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qlbvcubks8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TRANG ĐẦU</w:t>
      </w:r>
      <w:r w:rsidDel="00000000" w:rsidR="00000000" w:rsidRPr="00000000">
        <w:rPr>
          <w:rtl w:val="0"/>
        </w:rPr>
      </w:r>
    </w:p>
    <w:p w:rsidR="00000000" w:rsidDel="00000000" w:rsidP="00000000" w:rsidRDefault="00000000" w:rsidRPr="00000000" w14:paraId="00000002">
      <w:pPr>
        <w:widowControl w:val="0"/>
        <w:spacing w:line="276" w:lineRule="auto"/>
        <w:ind w:right="-2"/>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NHẬT KÝ KỸ THUẬT</w:t>
      </w:r>
    </w:p>
    <w:p w:rsidR="00000000" w:rsidDel="00000000" w:rsidP="00000000" w:rsidRDefault="00000000" w:rsidRPr="00000000" w14:paraId="00000003">
      <w:pPr>
        <w:widowControl w:val="0"/>
        <w:spacing w:line="276" w:lineRule="auto"/>
        <w:ind w:right="-2"/>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Nhóm 5-169227</w:t>
      </w:r>
    </w:p>
    <w:p w:rsidR="00000000" w:rsidDel="00000000" w:rsidP="00000000" w:rsidRDefault="00000000" w:rsidRPr="00000000" w14:paraId="00000004">
      <w:pPr>
        <w:widowControl w:val="0"/>
        <w:spacing w:line="276" w:lineRule="auto"/>
        <w:ind w:right="-2"/>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Đề tài: Nâng cấp hệ thống đo chất lượng không khí</w:t>
      </w:r>
    </w:p>
    <w:p w:rsidR="00000000" w:rsidDel="00000000" w:rsidP="00000000" w:rsidRDefault="00000000" w:rsidRPr="00000000" w14:paraId="00000005">
      <w:pPr>
        <w:widowControl w:val="0"/>
        <w:spacing w:before="218"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sinh viên trong nhóm</w:t>
      </w:r>
    </w:p>
    <w:tbl>
      <w:tblPr>
        <w:tblStyle w:val="Table1"/>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2926"/>
        <w:gridCol w:w="2926"/>
        <w:tblGridChange w:id="0">
          <w:tblGrid>
            <w:gridCol w:w="2925"/>
            <w:gridCol w:w="2926"/>
            <w:gridCol w:w="2926"/>
          </w:tblGrid>
        </w:tblGridChange>
      </w:tblGrid>
      <w:tr>
        <w:trPr>
          <w:cantSplit w:val="0"/>
          <w:tblHeader w:val="0"/>
        </w:trPr>
        <w:tc>
          <w:tcPr/>
          <w:p w:rsidR="00000000" w:rsidDel="00000000" w:rsidP="00000000" w:rsidRDefault="00000000" w:rsidRPr="00000000" w14:paraId="00000007">
            <w:pPr>
              <w:widowControl w:val="0"/>
              <w:spacing w:before="27"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p w:rsidR="00000000" w:rsidDel="00000000" w:rsidP="00000000" w:rsidRDefault="00000000" w:rsidRPr="00000000" w14:paraId="00000008">
            <w:pPr>
              <w:widowControl w:val="0"/>
              <w:spacing w:before="27"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w:t>
            </w:r>
          </w:p>
        </w:tc>
        <w:tc>
          <w:tcPr/>
          <w:p w:rsidR="00000000" w:rsidDel="00000000" w:rsidP="00000000" w:rsidRDefault="00000000" w:rsidRPr="00000000" w14:paraId="00000009">
            <w:pPr>
              <w:widowControl w:val="0"/>
              <w:spacing w:before="27"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MSSV</w:t>
            </w:r>
          </w:p>
        </w:tc>
      </w:tr>
      <w:tr>
        <w:trPr>
          <w:cantSplit w:val="0"/>
          <w:tblHeader w:val="0"/>
        </w:trPr>
        <w:tc>
          <w:tcPr/>
          <w:p w:rsidR="00000000" w:rsidDel="00000000" w:rsidP="00000000" w:rsidRDefault="00000000" w:rsidRPr="00000000" w14:paraId="0000000A">
            <w:pPr>
              <w:widowControl w:val="0"/>
              <w:spacing w:before="27"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B">
            <w:pPr>
              <w:widowControl w:val="0"/>
              <w:spacing w:before="27"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Đức Huy</w:t>
            </w:r>
          </w:p>
        </w:tc>
        <w:tc>
          <w:tcPr/>
          <w:p w:rsidR="00000000" w:rsidDel="00000000" w:rsidP="00000000" w:rsidRDefault="00000000" w:rsidRPr="00000000" w14:paraId="0000000C">
            <w:pPr>
              <w:widowControl w:val="0"/>
              <w:spacing w:before="27"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20233441</w:t>
            </w:r>
          </w:p>
        </w:tc>
      </w:tr>
      <w:tr>
        <w:trPr>
          <w:cantSplit w:val="0"/>
          <w:tblHeader w:val="0"/>
        </w:trPr>
        <w:tc>
          <w:tcPr/>
          <w:p w:rsidR="00000000" w:rsidDel="00000000" w:rsidP="00000000" w:rsidRDefault="00000000" w:rsidRPr="00000000" w14:paraId="0000000D">
            <w:pPr>
              <w:widowControl w:val="0"/>
              <w:spacing w:before="27"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0E">
            <w:pPr>
              <w:widowControl w:val="0"/>
              <w:spacing w:before="27"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Việt Anh</w:t>
            </w:r>
          </w:p>
        </w:tc>
        <w:tc>
          <w:tcPr/>
          <w:p w:rsidR="00000000" w:rsidDel="00000000" w:rsidP="00000000" w:rsidRDefault="00000000" w:rsidRPr="00000000" w14:paraId="0000000F">
            <w:pPr>
              <w:widowControl w:val="0"/>
              <w:spacing w:before="27" w:line="276" w:lineRule="auto"/>
              <w:jc w:val="center"/>
              <w:rPr>
                <w:rFonts w:ascii="Times New Roman" w:cs="Times New Roman" w:eastAsia="Times New Roman" w:hAnsi="Times New Roman"/>
                <w:sz w:val="24"/>
                <w:szCs w:val="24"/>
              </w:rPr>
            </w:pPr>
            <w:ins w:author="Đặng Thái Sơn" w:id="0" w:date="2026-05-26T02:35:59Z">
              <w:r w:rsidDel="00000000" w:rsidR="00000000" w:rsidRPr="00000000">
                <w:rPr>
                  <w:rFonts w:ascii="Times New Roman" w:cs="Times New Roman" w:eastAsia="Times New Roman" w:hAnsi="Times New Roman"/>
                  <w:sz w:val="24"/>
                  <w:szCs w:val="24"/>
                  <w:rtl w:val="0"/>
                </w:rPr>
                <w:t xml:space="preserve">20233265</w:t>
              </w:r>
            </w:ins>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before="27"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11">
            <w:pPr>
              <w:widowControl w:val="0"/>
              <w:spacing w:before="27"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Thái Sơn</w:t>
            </w:r>
          </w:p>
        </w:tc>
        <w:tc>
          <w:tcPr/>
          <w:p w:rsidR="00000000" w:rsidDel="00000000" w:rsidP="00000000" w:rsidRDefault="00000000" w:rsidRPr="00000000" w14:paraId="00000012">
            <w:pPr>
              <w:widowControl w:val="0"/>
              <w:spacing w:before="27" w:line="276" w:lineRule="auto"/>
              <w:jc w:val="center"/>
              <w:rPr>
                <w:rFonts w:ascii="Times New Roman" w:cs="Times New Roman" w:eastAsia="Times New Roman" w:hAnsi="Times New Roman"/>
                <w:sz w:val="24"/>
                <w:szCs w:val="24"/>
              </w:rPr>
            </w:pPr>
            <w:ins w:author="Đặng Thái Sơn" w:id="1" w:date="2026-05-26T02:36:04Z">
              <w:r w:rsidDel="00000000" w:rsidR="00000000" w:rsidRPr="00000000">
                <w:rPr>
                  <w:rFonts w:ascii="Times New Roman" w:cs="Times New Roman" w:eastAsia="Times New Roman" w:hAnsi="Times New Roman"/>
                  <w:sz w:val="24"/>
                  <w:szCs w:val="24"/>
                  <w:rtl w:val="0"/>
                </w:rPr>
                <w:t xml:space="preserve">20233617</w:t>
              </w:r>
            </w:ins>
            <w:r w:rsidDel="00000000" w:rsidR="00000000" w:rsidRPr="00000000">
              <w:rPr>
                <w:rtl w:val="0"/>
              </w:rPr>
            </w:r>
          </w:p>
        </w:tc>
      </w:tr>
    </w:tbl>
    <w:p w:rsidR="00000000" w:rsidDel="00000000" w:rsidP="00000000" w:rsidRDefault="00000000" w:rsidRPr="00000000" w14:paraId="00000013">
      <w:pPr>
        <w:widowControl w:val="0"/>
        <w:spacing w:before="27"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15461"/>
          <w:sz w:val="24"/>
          <w:szCs w:val="24"/>
          <w:rtl w:val="0"/>
        </w:rPr>
        <w:t xml:space="preserve">Lớp: Điện tử 11-K68 </w:t>
      </w:r>
      <w:r w:rsidDel="00000000" w:rsidR="00000000" w:rsidRPr="00000000">
        <w:rPr>
          <w:rFonts w:ascii="Times New Roman" w:cs="Times New Roman" w:eastAsia="Times New Roman" w:hAnsi="Times New Roman"/>
          <w:color w:val="415461"/>
          <w:sz w:val="24"/>
          <w:szCs w:val="24"/>
          <w:rtl w:val="0"/>
        </w:rPr>
        <w:tab/>
      </w:r>
      <w:r w:rsidDel="00000000" w:rsidR="00000000" w:rsidRPr="00000000">
        <w:rPr>
          <w:rFonts w:ascii="Times New Roman" w:cs="Times New Roman" w:eastAsia="Times New Roman" w:hAnsi="Times New Roman"/>
          <w:b w:val="1"/>
          <w:bCs w:val="1"/>
          <w:color w:val="415461"/>
          <w:sz w:val="24"/>
          <w:szCs w:val="24"/>
          <w:rtl w:val="0"/>
        </w:rPr>
        <w:t xml:space="preserve">Khoa: </w:t>
      </w:r>
      <w:r w:rsidDel="00000000" w:rsidR="00000000" w:rsidRPr="00000000">
        <w:rPr>
          <w:rFonts w:ascii="Times New Roman" w:cs="Times New Roman" w:eastAsia="Times New Roman" w:hAnsi="Times New Roman"/>
          <w:color w:val="415461"/>
          <w:sz w:val="24"/>
          <w:szCs w:val="24"/>
          <w:rtl w:val="0"/>
        </w:rPr>
        <w:t xml:space="preserve">Điện tử - Viễn thông</w:t>
      </w:r>
      <w:r w:rsidDel="00000000" w:rsidR="00000000" w:rsidRPr="00000000">
        <w:rPr>
          <w:rtl w:val="0"/>
        </w:rPr>
      </w:r>
    </w:p>
    <w:p w:rsidR="00000000" w:rsidDel="00000000" w:rsidP="00000000" w:rsidRDefault="00000000" w:rsidRPr="00000000" w14:paraId="00000015">
      <w:pPr>
        <w:widowControl w:val="0"/>
        <w:spacing w:before="27"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76" w:lineRule="auto"/>
        <w:rPr>
          <w:rFonts w:ascii="Times New Roman" w:cs="Times New Roman" w:eastAsia="Times New Roman" w:hAnsi="Times New Roman"/>
          <w:color w:val="415461"/>
          <w:sz w:val="24"/>
          <w:szCs w:val="24"/>
        </w:rPr>
      </w:pPr>
      <w:r w:rsidDel="00000000" w:rsidR="00000000" w:rsidRPr="00000000">
        <w:rPr>
          <w:rFonts w:ascii="Times New Roman" w:cs="Times New Roman" w:eastAsia="Times New Roman" w:hAnsi="Times New Roman"/>
          <w:b w:val="1"/>
          <w:bCs w:val="1"/>
          <w:color w:val="415461"/>
          <w:sz w:val="24"/>
          <w:szCs w:val="24"/>
          <w:rtl w:val="0"/>
        </w:rPr>
        <w:t xml:space="preserve">Giảng viên hướng dẫn: </w:t>
      </w:r>
      <w:r w:rsidDel="00000000" w:rsidR="00000000" w:rsidRPr="00000000">
        <w:rPr>
          <w:rFonts w:ascii="Times New Roman" w:cs="Times New Roman" w:eastAsia="Times New Roman" w:hAnsi="Times New Roman"/>
          <w:color w:val="415461"/>
          <w:sz w:val="24"/>
          <w:szCs w:val="24"/>
          <w:rtl w:val="0"/>
        </w:rPr>
        <w:t xml:space="preserve">____TS. Hàn Huy Dũng</w:t>
      </w:r>
    </w:p>
    <w:p w:rsidR="00000000" w:rsidDel="00000000" w:rsidP="00000000" w:rsidRDefault="00000000" w:rsidRPr="00000000" w14:paraId="00000017">
      <w:pPr>
        <w:widowControl w:val="0"/>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Tô Việt Hoàng</w:t>
      </w:r>
      <w:r w:rsidDel="00000000" w:rsidR="00000000" w:rsidRPr="00000000">
        <w:rPr>
          <w:rtl w:val="0"/>
        </w:rPr>
      </w:r>
    </w:p>
    <w:p w:rsidR="00000000" w:rsidDel="00000000" w:rsidP="00000000" w:rsidRDefault="00000000" w:rsidRPr="00000000" w14:paraId="0000001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15461"/>
          <w:sz w:val="24"/>
          <w:szCs w:val="24"/>
          <w:rtl w:val="0"/>
        </w:rPr>
        <w:t xml:space="preserve">Thời gian thực hiện: </w:t>
      </w:r>
      <w:r w:rsidDel="00000000" w:rsidR="00000000" w:rsidRPr="00000000">
        <w:rPr>
          <w:rFonts w:ascii="Times New Roman" w:cs="Times New Roman" w:eastAsia="Times New Roman" w:hAnsi="Times New Roman"/>
          <w:color w:val="415461"/>
          <w:sz w:val="24"/>
          <w:szCs w:val="24"/>
          <w:rtl w:val="0"/>
        </w:rPr>
        <w:t xml:space="preserve">_____03/2026________ đến _____06/2026________</w:t>
      </w:r>
      <w:r w:rsidDel="00000000" w:rsidR="00000000" w:rsidRPr="00000000">
        <w:rPr>
          <w:rtl w:val="0"/>
        </w:rPr>
      </w:r>
    </w:p>
    <w:p w:rsidR="00000000" w:rsidDel="00000000" w:rsidP="00000000" w:rsidRDefault="00000000" w:rsidRPr="00000000" w14:paraId="00000019">
      <w:pPr>
        <w:widowControl w:val="0"/>
        <w:spacing w:before="228"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GIỚI THIỆU VỀ NHẬT KÝ KỸ THUẬT</w:t>
      </w:r>
      <w:r w:rsidDel="00000000" w:rsidR="00000000" w:rsidRPr="00000000">
        <w:rPr>
          <w:rtl w:val="0"/>
        </w:rPr>
      </w:r>
    </w:p>
    <w:p w:rsidR="00000000" w:rsidDel="00000000" w:rsidP="00000000" w:rsidRDefault="00000000" w:rsidRPr="00000000" w14:paraId="0000001B">
      <w:pPr>
        <w:widowControl w:val="0"/>
        <w:spacing w:before="15"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Nhật ký kỹ thuật là tài liệu quan trọng ghi lại toàn bộ quá trình thiết kế, phát triển và triển khai một dự án kỹ thuật. Đối với dự án nâng cấp hệ thống chất lượng không khí(chủ yếu phần cứng) sử dụng ESP32, nhật ký này sẽ:</w:t>
      </w:r>
      <w:r w:rsidDel="00000000" w:rsidR="00000000" w:rsidRPr="00000000">
        <w:rPr>
          <w:rtl w:val="0"/>
        </w:rPr>
      </w:r>
    </w:p>
    <w:p w:rsidR="00000000" w:rsidDel="00000000" w:rsidP="00000000" w:rsidRDefault="00000000" w:rsidRPr="00000000" w14:paraId="0000001D">
      <w:pPr>
        <w:widowControl w:val="0"/>
        <w:spacing w:before="197" w:line="276" w:lineRule="auto"/>
        <w:ind w:left="222" w:right="-2" w:firstLine="222"/>
        <w:rPr>
          <w:rFonts w:ascii="Times New Roman" w:cs="Times New Roman" w:eastAsia="Times New Roman" w:hAnsi="Times New Roman"/>
          <w:color w:val="415461"/>
          <w:sz w:val="24"/>
          <w:szCs w:val="24"/>
        </w:rPr>
      </w:pPr>
      <w:r w:rsidDel="00000000" w:rsidR="00000000" w:rsidRPr="00000000">
        <w:rPr>
          <w:rFonts w:ascii="Times New Roman" w:cs="Times New Roman" w:eastAsia="Times New Roman" w:hAnsi="Times New Roman"/>
          <w:color w:val="415461"/>
          <w:sz w:val="24"/>
          <w:szCs w:val="24"/>
          <w:rtl w:val="0"/>
        </w:rPr>
        <w:t xml:space="preserve">Ghi lại tất cả các quyết định thiết kế và lý do đằng sau chúng </w:t>
      </w:r>
    </w:p>
    <w:p w:rsidR="00000000" w:rsidDel="00000000" w:rsidP="00000000" w:rsidRDefault="00000000" w:rsidRPr="00000000" w14:paraId="0000001E">
      <w:pPr>
        <w:widowControl w:val="0"/>
        <w:spacing w:before="197" w:line="276" w:lineRule="auto"/>
        <w:ind w:left="222" w:right="-2" w:firstLine="22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Theo dõi tiến độ thực hiện từng giai đoạn</w:t>
      </w:r>
      <w:r w:rsidDel="00000000" w:rsidR="00000000" w:rsidRPr="00000000">
        <w:rPr>
          <w:rtl w:val="0"/>
        </w:rPr>
      </w:r>
    </w:p>
    <w:p w:rsidR="00000000" w:rsidDel="00000000" w:rsidP="00000000" w:rsidRDefault="00000000" w:rsidRPr="00000000" w14:paraId="0000001F">
      <w:pPr>
        <w:widowControl w:val="0"/>
        <w:spacing w:line="276" w:lineRule="auto"/>
        <w:ind w:left="222" w:right="-2" w:firstLine="222"/>
        <w:rPr>
          <w:rFonts w:ascii="Times New Roman" w:cs="Times New Roman" w:eastAsia="Times New Roman" w:hAnsi="Times New Roman"/>
          <w:color w:val="415461"/>
          <w:sz w:val="24"/>
          <w:szCs w:val="24"/>
        </w:rPr>
      </w:pPr>
      <w:r w:rsidDel="00000000" w:rsidR="00000000" w:rsidRPr="00000000">
        <w:rPr>
          <w:rFonts w:ascii="Times New Roman" w:cs="Times New Roman" w:eastAsia="Times New Roman" w:hAnsi="Times New Roman"/>
          <w:color w:val="415461"/>
          <w:sz w:val="24"/>
          <w:szCs w:val="24"/>
          <w:rtl w:val="0"/>
        </w:rPr>
        <w:t xml:space="preserve">Lưu trữ các vấn đề gặp phải và cách giải quyết </w:t>
      </w:r>
    </w:p>
    <w:p w:rsidR="00000000" w:rsidDel="00000000" w:rsidP="00000000" w:rsidRDefault="00000000" w:rsidRPr="00000000" w14:paraId="00000020">
      <w:pPr>
        <w:widowControl w:val="0"/>
        <w:spacing w:line="276" w:lineRule="auto"/>
        <w:ind w:left="222" w:right="-2" w:firstLine="222"/>
        <w:rPr>
          <w:rFonts w:ascii="Times New Roman" w:cs="Times New Roman" w:eastAsia="Times New Roman" w:hAnsi="Times New Roman"/>
          <w:color w:val="415461"/>
          <w:sz w:val="24"/>
          <w:szCs w:val="24"/>
        </w:rPr>
      </w:pPr>
      <w:r w:rsidDel="00000000" w:rsidR="00000000" w:rsidRPr="00000000">
        <w:rPr>
          <w:rFonts w:ascii="Times New Roman" w:cs="Times New Roman" w:eastAsia="Times New Roman" w:hAnsi="Times New Roman"/>
          <w:color w:val="415461"/>
          <w:sz w:val="24"/>
          <w:szCs w:val="24"/>
          <w:rtl w:val="0"/>
        </w:rPr>
        <w:t xml:space="preserve">Tạo cơ sở cho việc đánh giá và cải tiến dự án </w:t>
      </w:r>
    </w:p>
    <w:p w:rsidR="00000000" w:rsidDel="00000000" w:rsidP="00000000" w:rsidRDefault="00000000" w:rsidRPr="00000000" w14:paraId="00000021">
      <w:pPr>
        <w:widowControl w:val="0"/>
        <w:spacing w:line="276" w:lineRule="auto"/>
        <w:ind w:left="222" w:right="-2" w:firstLine="222"/>
        <w:rPr>
          <w:rFonts w:ascii="Times New Roman" w:cs="Times New Roman" w:eastAsia="Times New Roman" w:hAnsi="Times New Roman"/>
          <w:color w:val="415461"/>
          <w:sz w:val="24"/>
          <w:szCs w:val="24"/>
        </w:rPr>
      </w:pPr>
      <w:r w:rsidDel="00000000" w:rsidR="00000000" w:rsidRPr="00000000">
        <w:rPr>
          <w:rFonts w:ascii="Times New Roman" w:cs="Times New Roman" w:eastAsia="Times New Roman" w:hAnsi="Times New Roman"/>
          <w:color w:val="415461"/>
          <w:sz w:val="24"/>
          <w:szCs w:val="24"/>
          <w:rtl w:val="0"/>
        </w:rPr>
        <w:t xml:space="preserve">Phát triển kỹ năng tư duy phản biện và phân tích</w:t>
      </w:r>
    </w:p>
    <w:p w:rsidR="00000000" w:rsidDel="00000000" w:rsidP="00000000" w:rsidRDefault="00000000" w:rsidRPr="00000000" w14:paraId="00000022">
      <w:pPr>
        <w:widowControl w:val="0"/>
        <w:spacing w:before="45"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before="1"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QUY ƯỚC VIẾT NHẬT KÝ</w:t>
      </w:r>
    </w:p>
    <w:p w:rsidR="00000000" w:rsidDel="00000000" w:rsidP="00000000" w:rsidRDefault="00000000" w:rsidRPr="00000000" w14:paraId="00000024">
      <w:pPr>
        <w:widowControl w:val="0"/>
        <w:spacing w:before="1"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widowControl w:val="0"/>
        <w:numPr>
          <w:ilvl w:val="0"/>
          <w:numId w:val="77"/>
        </w:numPr>
        <w:spacing w:before="1"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nhật ký theo mỗi tuần </w:t>
      </w:r>
    </w:p>
    <w:p w:rsidR="00000000" w:rsidDel="00000000" w:rsidP="00000000" w:rsidRDefault="00000000" w:rsidRPr="00000000" w14:paraId="00000026">
      <w:pPr>
        <w:widowControl w:val="0"/>
        <w:numPr>
          <w:ilvl w:val="0"/>
          <w:numId w:val="77"/>
        </w:numPr>
        <w:spacing w:before="1"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7, Chủ nhật hàng tuần chốt lại những vấn đề quan trọng</w:t>
      </w:r>
    </w:p>
    <w:p w:rsidR="00000000" w:rsidDel="00000000" w:rsidP="00000000" w:rsidRDefault="00000000" w:rsidRPr="00000000" w14:paraId="00000027">
      <w:pPr>
        <w:widowControl w:val="0"/>
        <w:numPr>
          <w:ilvl w:val="0"/>
          <w:numId w:val="77"/>
        </w:numPr>
        <w:spacing w:before="1"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lại những gì đã tìm kiếm, khó hiểu vấn đề nào</w:t>
      </w:r>
    </w:p>
    <w:p w:rsidR="00000000" w:rsidDel="00000000" w:rsidP="00000000" w:rsidRDefault="00000000" w:rsidRPr="00000000" w14:paraId="00000028">
      <w:pPr>
        <w:widowControl w:val="0"/>
        <w:spacing w:before="1" w:line="27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CÁCH LÀM VIỆC NHÓM</w:t>
      </w:r>
      <w:r w:rsidDel="00000000" w:rsidR="00000000" w:rsidRPr="00000000">
        <w:rPr>
          <w:rtl w:val="0"/>
        </w:rPr>
      </w:r>
    </w:p>
    <w:p w:rsidR="00000000" w:rsidDel="00000000" w:rsidP="00000000" w:rsidRDefault="00000000" w:rsidRPr="00000000" w14:paraId="0000002A">
      <w:pPr>
        <w:widowControl w:val="0"/>
        <w:spacing w:before="1"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widowControl w:val="0"/>
        <w:numPr>
          <w:ilvl w:val="0"/>
          <w:numId w:val="77"/>
        </w:numPr>
        <w:spacing w:before="1"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Trao đổi công việc hàng ngày và lưu file qua folder drive thống nhất:</w:t>
      </w:r>
    </w:p>
    <w:p w:rsidR="00000000" w:rsidDel="00000000" w:rsidP="00000000" w:rsidRDefault="00000000" w:rsidRPr="00000000" w14:paraId="0000002C">
      <w:pPr>
        <w:widowControl w:val="0"/>
        <w:spacing w:before="1"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numPr>
          <w:ilvl w:val="0"/>
          <w:numId w:val="77"/>
        </w:numPr>
        <w:spacing w:before="1"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định 1 tuần họp qua Team 1 lần hoặc offline ngay sau buổi học</w:t>
      </w:r>
    </w:p>
    <w:p w:rsidR="00000000" w:rsidDel="00000000" w:rsidP="00000000" w:rsidRDefault="00000000" w:rsidRPr="00000000" w14:paraId="0000002E">
      <w:pPr>
        <w:widowControl w:val="0"/>
        <w:spacing w:before="1"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quan nhiệm vụ của các thành viên trong quá trình nghiên cứu</w:t>
      </w:r>
    </w:p>
    <w:tbl>
      <w:tblPr>
        <w:tblStyle w:val="Table2"/>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9"/>
        <w:gridCol w:w="4388"/>
        <w:tblGridChange w:id="0">
          <w:tblGrid>
            <w:gridCol w:w="4389"/>
            <w:gridCol w:w="4388"/>
          </w:tblGrid>
        </w:tblGridChange>
      </w:tblGrid>
      <w:tr>
        <w:trPr>
          <w:cantSplit w:val="0"/>
          <w:trHeight w:val="300" w:hRule="atLeast"/>
          <w:tblHeader w:val="0"/>
        </w:trPr>
        <w:tc>
          <w:tcPr/>
          <w:p w:rsidR="00000000" w:rsidDel="00000000" w:rsidP="00000000" w:rsidRDefault="00000000" w:rsidRPr="00000000" w14:paraId="00000030">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Đức Huy</w:t>
            </w:r>
          </w:p>
        </w:tc>
        <w:tc>
          <w:tcPr/>
          <w:p w:rsidR="00000000" w:rsidDel="00000000" w:rsidP="00000000" w:rsidRDefault="00000000" w:rsidRPr="00000000" w14:paraId="00000031">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linh kiện, triển khai, quản lý sản phẩm.hiểu nguyên lý làm việc, bao quát hoạt động của nhóm</w:t>
            </w:r>
          </w:p>
        </w:tc>
      </w:tr>
      <w:tr>
        <w:trPr>
          <w:cantSplit w:val="0"/>
          <w:trHeight w:val="300" w:hRule="atLeast"/>
          <w:tblHeader w:val="0"/>
        </w:trPr>
        <w:tc>
          <w:tcPr/>
          <w:p w:rsidR="00000000" w:rsidDel="00000000" w:rsidP="00000000" w:rsidRDefault="00000000" w:rsidRPr="00000000" w14:paraId="00000032">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Trương Việt Anh</w:t>
            </w:r>
          </w:p>
        </w:tc>
        <w:tc>
          <w:tcPr/>
          <w:p w:rsidR="00000000" w:rsidDel="00000000" w:rsidP="00000000" w:rsidRDefault="00000000" w:rsidRPr="00000000" w14:paraId="00000033">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linh kiện, nguyên lý hoạt động</w:t>
            </w:r>
          </w:p>
        </w:tc>
      </w:tr>
      <w:tr>
        <w:trPr>
          <w:cantSplit w:val="0"/>
          <w:trHeight w:val="233" w:hRule="atLeast"/>
          <w:tblHeader w:val="0"/>
        </w:trPr>
        <w:tc>
          <w:tcPr/>
          <w:p w:rsidR="00000000" w:rsidDel="00000000" w:rsidP="00000000" w:rsidRDefault="00000000" w:rsidRPr="00000000" w14:paraId="00000034">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Đặng Thái Sơn</w:t>
            </w:r>
          </w:p>
        </w:tc>
        <w:tc>
          <w:tcPr/>
          <w:p w:rsidR="00000000" w:rsidDel="00000000" w:rsidP="00000000" w:rsidRDefault="00000000" w:rsidRPr="00000000" w14:paraId="00000035">
            <w:pPr>
              <w:widowControl w:val="0"/>
              <w:spacing w:before="1"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Lựa chọn linh kiện, nguyên lý hoạt động</w:t>
            </w:r>
          </w:p>
        </w:tc>
      </w:tr>
    </w:tbl>
    <w:p w:rsidR="00000000" w:rsidDel="00000000" w:rsidP="00000000" w:rsidRDefault="00000000" w:rsidRPr="00000000" w14:paraId="00000036">
      <w:pPr>
        <w:widowControl w:val="0"/>
        <w:spacing w:line="276" w:lineRule="auto"/>
        <w:ind w:left="288" w:firstLine="28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CẤU TRÚC MỘT BUỔI LÀM VIỆC</w:t>
      </w:r>
    </w:p>
    <w:p w:rsidR="00000000" w:rsidDel="00000000" w:rsidP="00000000" w:rsidRDefault="00000000" w:rsidRPr="00000000" w14:paraId="0000003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       Mỗi buổi làm việc phải được ghi chép theo cấu trúc chuẩn sau:</w:t>
      </w:r>
      <w:r w:rsidDel="00000000" w:rsidR="00000000" w:rsidRPr="00000000">
        <w:rPr>
          <w:rtl w:val="0"/>
        </w:rPr>
      </w:r>
    </w:p>
    <w:p w:rsidR="00000000" w:rsidDel="00000000" w:rsidP="00000000" w:rsidRDefault="00000000" w:rsidRPr="00000000" w14:paraId="00000038">
      <w:pPr>
        <w:widowControl w:val="0"/>
        <w:spacing w:before="44"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1. </w:t>
      </w:r>
      <w:r w:rsidDel="00000000" w:rsidR="00000000" w:rsidRPr="00000000">
        <w:rPr>
          <w:rFonts w:ascii="Times New Roman" w:cs="Times New Roman" w:eastAsia="Times New Roman" w:hAnsi="Times New Roman"/>
          <w:b w:val="1"/>
          <w:bCs w:val="1"/>
          <w:color w:val="415461"/>
          <w:sz w:val="24"/>
          <w:szCs w:val="24"/>
          <w:rtl w:val="0"/>
        </w:rPr>
        <w:t xml:space="preserve">Thông tin cơ bản: </w:t>
      </w:r>
      <w:r w:rsidDel="00000000" w:rsidR="00000000" w:rsidRPr="00000000">
        <w:rPr>
          <w:rFonts w:ascii="Times New Roman" w:cs="Times New Roman" w:eastAsia="Times New Roman" w:hAnsi="Times New Roman"/>
          <w:color w:val="415461"/>
          <w:sz w:val="24"/>
          <w:szCs w:val="24"/>
          <w:rtl w:val="0"/>
        </w:rPr>
        <w:t xml:space="preserve">Ngày, giờ, địa điểm, thành viên tham gia</w:t>
      </w:r>
      <w:r w:rsidDel="00000000" w:rsidR="00000000" w:rsidRPr="00000000">
        <w:rPr>
          <w:rtl w:val="0"/>
        </w:rPr>
      </w:r>
    </w:p>
    <w:p w:rsidR="00000000" w:rsidDel="00000000" w:rsidP="00000000" w:rsidRDefault="00000000" w:rsidRPr="00000000" w14:paraId="0000003A">
      <w:pPr>
        <w:widowControl w:val="0"/>
        <w:spacing w:before="156"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2. </w:t>
      </w:r>
      <w:r w:rsidDel="00000000" w:rsidR="00000000" w:rsidRPr="00000000">
        <w:rPr>
          <w:rFonts w:ascii="Times New Roman" w:cs="Times New Roman" w:eastAsia="Times New Roman" w:hAnsi="Times New Roman"/>
          <w:b w:val="1"/>
          <w:bCs w:val="1"/>
          <w:color w:val="415461"/>
          <w:sz w:val="24"/>
          <w:szCs w:val="24"/>
          <w:rtl w:val="0"/>
        </w:rPr>
        <w:t xml:space="preserve">Mục tiêu buổi làm việc: </w:t>
      </w:r>
      <w:r w:rsidDel="00000000" w:rsidR="00000000" w:rsidRPr="00000000">
        <w:rPr>
          <w:rFonts w:ascii="Times New Roman" w:cs="Times New Roman" w:eastAsia="Times New Roman" w:hAnsi="Times New Roman"/>
          <w:color w:val="415461"/>
          <w:sz w:val="24"/>
          <w:szCs w:val="24"/>
          <w:rtl w:val="0"/>
        </w:rPr>
        <w:t xml:space="preserve">Mục đích cụ thể cần đạt được</w:t>
      </w:r>
      <w:r w:rsidDel="00000000" w:rsidR="00000000" w:rsidRPr="00000000">
        <w:rPr>
          <w:rtl w:val="0"/>
        </w:rPr>
      </w:r>
    </w:p>
    <w:p w:rsidR="00000000" w:rsidDel="00000000" w:rsidP="00000000" w:rsidRDefault="00000000" w:rsidRPr="00000000" w14:paraId="0000003B">
      <w:pPr>
        <w:widowControl w:val="0"/>
        <w:spacing w:before="168"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3. </w:t>
      </w:r>
      <w:r w:rsidDel="00000000" w:rsidR="00000000" w:rsidRPr="00000000">
        <w:rPr>
          <w:rFonts w:ascii="Times New Roman" w:cs="Times New Roman" w:eastAsia="Times New Roman" w:hAnsi="Times New Roman"/>
          <w:b w:val="1"/>
          <w:bCs w:val="1"/>
          <w:color w:val="415461"/>
          <w:sz w:val="24"/>
          <w:szCs w:val="24"/>
          <w:rtl w:val="0"/>
        </w:rPr>
        <w:t xml:space="preserve">Kế hoạch thực hiện: </w:t>
      </w:r>
      <w:r w:rsidDel="00000000" w:rsidR="00000000" w:rsidRPr="00000000">
        <w:rPr>
          <w:rFonts w:ascii="Times New Roman" w:cs="Times New Roman" w:eastAsia="Times New Roman" w:hAnsi="Times New Roman"/>
          <w:color w:val="415461"/>
          <w:sz w:val="24"/>
          <w:szCs w:val="24"/>
          <w:rtl w:val="0"/>
        </w:rPr>
        <w:t xml:space="preserve">Các bước dự định thực hiện</w:t>
      </w:r>
      <w:r w:rsidDel="00000000" w:rsidR="00000000" w:rsidRPr="00000000">
        <w:rPr>
          <w:rtl w:val="0"/>
        </w:rPr>
      </w:r>
    </w:p>
    <w:p w:rsidR="00000000" w:rsidDel="00000000" w:rsidP="00000000" w:rsidRDefault="00000000" w:rsidRPr="00000000" w14:paraId="0000003C">
      <w:pPr>
        <w:widowControl w:val="0"/>
        <w:spacing w:before="170"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4. </w:t>
      </w:r>
      <w:r w:rsidDel="00000000" w:rsidR="00000000" w:rsidRPr="00000000">
        <w:rPr>
          <w:rFonts w:ascii="Times New Roman" w:cs="Times New Roman" w:eastAsia="Times New Roman" w:hAnsi="Times New Roman"/>
          <w:b w:val="1"/>
          <w:bCs w:val="1"/>
          <w:color w:val="415461"/>
          <w:sz w:val="24"/>
          <w:szCs w:val="24"/>
          <w:rtl w:val="0"/>
        </w:rPr>
        <w:t xml:space="preserve">Hoạt động thực tế: </w:t>
      </w:r>
      <w:r w:rsidDel="00000000" w:rsidR="00000000" w:rsidRPr="00000000">
        <w:rPr>
          <w:rFonts w:ascii="Times New Roman" w:cs="Times New Roman" w:eastAsia="Times New Roman" w:hAnsi="Times New Roman"/>
          <w:color w:val="415461"/>
          <w:sz w:val="24"/>
          <w:szCs w:val="24"/>
          <w:rtl w:val="0"/>
        </w:rPr>
        <w:t xml:space="preserve">Những gì đã làm chi tiết</w:t>
      </w:r>
      <w:r w:rsidDel="00000000" w:rsidR="00000000" w:rsidRPr="00000000">
        <w:rPr>
          <w:rtl w:val="0"/>
        </w:rPr>
      </w:r>
    </w:p>
    <w:p w:rsidR="00000000" w:rsidDel="00000000" w:rsidP="00000000" w:rsidRDefault="00000000" w:rsidRPr="00000000" w14:paraId="0000003D">
      <w:pPr>
        <w:widowControl w:val="0"/>
        <w:spacing w:before="168"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5. </w:t>
      </w:r>
      <w:r w:rsidDel="00000000" w:rsidR="00000000" w:rsidRPr="00000000">
        <w:rPr>
          <w:rFonts w:ascii="Times New Roman" w:cs="Times New Roman" w:eastAsia="Times New Roman" w:hAnsi="Times New Roman"/>
          <w:b w:val="1"/>
          <w:bCs w:val="1"/>
          <w:color w:val="415461"/>
          <w:sz w:val="24"/>
          <w:szCs w:val="24"/>
          <w:rtl w:val="0"/>
        </w:rPr>
        <w:t xml:space="preserve">Kết quả đạt được: </w:t>
      </w:r>
      <w:r w:rsidDel="00000000" w:rsidR="00000000" w:rsidRPr="00000000">
        <w:rPr>
          <w:rFonts w:ascii="Times New Roman" w:cs="Times New Roman" w:eastAsia="Times New Roman" w:hAnsi="Times New Roman"/>
          <w:color w:val="415461"/>
          <w:sz w:val="24"/>
          <w:szCs w:val="24"/>
          <w:rtl w:val="0"/>
        </w:rPr>
        <w:t xml:space="preserve">Sản phẩm, kết luận cụ thể</w:t>
      </w:r>
      <w:r w:rsidDel="00000000" w:rsidR="00000000" w:rsidRPr="00000000">
        <w:rPr>
          <w:rtl w:val="0"/>
        </w:rPr>
      </w:r>
    </w:p>
    <w:p w:rsidR="00000000" w:rsidDel="00000000" w:rsidP="00000000" w:rsidRDefault="00000000" w:rsidRPr="00000000" w14:paraId="0000003E">
      <w:pPr>
        <w:widowControl w:val="0"/>
        <w:spacing w:before="156"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6. </w:t>
      </w:r>
      <w:r w:rsidDel="00000000" w:rsidR="00000000" w:rsidRPr="00000000">
        <w:rPr>
          <w:rFonts w:ascii="Times New Roman" w:cs="Times New Roman" w:eastAsia="Times New Roman" w:hAnsi="Times New Roman"/>
          <w:b w:val="1"/>
          <w:bCs w:val="1"/>
          <w:color w:val="415461"/>
          <w:sz w:val="24"/>
          <w:szCs w:val="24"/>
          <w:rtl w:val="0"/>
        </w:rPr>
        <w:t xml:space="preserve">Vấn đề gặp phải: </w:t>
      </w:r>
      <w:r w:rsidDel="00000000" w:rsidR="00000000" w:rsidRPr="00000000">
        <w:rPr>
          <w:rFonts w:ascii="Times New Roman" w:cs="Times New Roman" w:eastAsia="Times New Roman" w:hAnsi="Times New Roman"/>
          <w:color w:val="415461"/>
          <w:sz w:val="24"/>
          <w:szCs w:val="24"/>
          <w:rtl w:val="0"/>
        </w:rPr>
        <w:t xml:space="preserve">Khó khăn, trở ngại trong quá trình thực hiện</w:t>
      </w:r>
      <w:r w:rsidDel="00000000" w:rsidR="00000000" w:rsidRPr="00000000">
        <w:rPr>
          <w:rtl w:val="0"/>
        </w:rPr>
      </w:r>
    </w:p>
    <w:p w:rsidR="00000000" w:rsidDel="00000000" w:rsidP="00000000" w:rsidRDefault="00000000" w:rsidRPr="00000000" w14:paraId="0000003F">
      <w:pPr>
        <w:widowControl w:val="0"/>
        <w:spacing w:before="168"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7. </w:t>
      </w:r>
      <w:r w:rsidDel="00000000" w:rsidR="00000000" w:rsidRPr="00000000">
        <w:rPr>
          <w:rFonts w:ascii="Times New Roman" w:cs="Times New Roman" w:eastAsia="Times New Roman" w:hAnsi="Times New Roman"/>
          <w:b w:val="1"/>
          <w:bCs w:val="1"/>
          <w:color w:val="415461"/>
          <w:sz w:val="24"/>
          <w:szCs w:val="24"/>
          <w:rtl w:val="0"/>
        </w:rPr>
        <w:t xml:space="preserve">Giải pháp áp dụng: </w:t>
      </w:r>
      <w:r w:rsidDel="00000000" w:rsidR="00000000" w:rsidRPr="00000000">
        <w:rPr>
          <w:rFonts w:ascii="Times New Roman" w:cs="Times New Roman" w:eastAsia="Times New Roman" w:hAnsi="Times New Roman"/>
          <w:color w:val="415461"/>
          <w:sz w:val="24"/>
          <w:szCs w:val="24"/>
          <w:rtl w:val="0"/>
        </w:rPr>
        <w:t xml:space="preserve">Cách thức khắc phục vấn đề</w:t>
      </w:r>
      <w:r w:rsidDel="00000000" w:rsidR="00000000" w:rsidRPr="00000000">
        <w:rPr>
          <w:rtl w:val="0"/>
        </w:rPr>
      </w:r>
    </w:p>
    <w:p w:rsidR="00000000" w:rsidDel="00000000" w:rsidP="00000000" w:rsidRDefault="00000000" w:rsidRPr="00000000" w14:paraId="00000040">
      <w:pPr>
        <w:widowControl w:val="0"/>
        <w:spacing w:before="170"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8. </w:t>
      </w:r>
      <w:r w:rsidDel="00000000" w:rsidR="00000000" w:rsidRPr="00000000">
        <w:rPr>
          <w:rFonts w:ascii="Times New Roman" w:cs="Times New Roman" w:eastAsia="Times New Roman" w:hAnsi="Times New Roman"/>
          <w:b w:val="1"/>
          <w:bCs w:val="1"/>
          <w:color w:val="415461"/>
          <w:sz w:val="24"/>
          <w:szCs w:val="24"/>
          <w:rtl w:val="0"/>
        </w:rPr>
        <w:t xml:space="preserve">Bài học kinh nghiệm: </w:t>
      </w:r>
      <w:r w:rsidDel="00000000" w:rsidR="00000000" w:rsidRPr="00000000">
        <w:rPr>
          <w:rFonts w:ascii="Times New Roman" w:cs="Times New Roman" w:eastAsia="Times New Roman" w:hAnsi="Times New Roman"/>
          <w:color w:val="415461"/>
          <w:sz w:val="24"/>
          <w:szCs w:val="24"/>
          <w:rtl w:val="0"/>
        </w:rPr>
        <w:t xml:space="preserve">Điều rút ra được từ buổi làm việc, </w:t>
      </w:r>
      <w:r w:rsidDel="00000000" w:rsidR="00000000" w:rsidRPr="00000000">
        <w:rPr>
          <w:rFonts w:ascii="Times New Roman" w:cs="Times New Roman" w:eastAsia="Times New Roman" w:hAnsi="Times New Roman"/>
          <w:color w:val="ee0000"/>
          <w:sz w:val="24"/>
          <w:szCs w:val="24"/>
          <w:rtl w:val="0"/>
        </w:rPr>
        <w:t xml:space="preserve">+ tự đánh giá và cho điểm cá nhân</w:t>
      </w:r>
      <w:r w:rsidDel="00000000" w:rsidR="00000000" w:rsidRPr="00000000">
        <w:rPr>
          <w:rtl w:val="0"/>
        </w:rPr>
      </w:r>
    </w:p>
    <w:p w:rsidR="00000000" w:rsidDel="00000000" w:rsidP="00000000" w:rsidRDefault="00000000" w:rsidRPr="00000000" w14:paraId="00000041">
      <w:pPr>
        <w:widowControl w:val="0"/>
        <w:spacing w:before="168" w:line="276" w:lineRule="auto"/>
        <w:ind w:left="288" w:firstLine="2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9. </w:t>
      </w:r>
      <w:r w:rsidDel="00000000" w:rsidR="00000000" w:rsidRPr="00000000">
        <w:rPr>
          <w:rFonts w:ascii="Times New Roman" w:cs="Times New Roman" w:eastAsia="Times New Roman" w:hAnsi="Times New Roman"/>
          <w:b w:val="1"/>
          <w:bCs w:val="1"/>
          <w:color w:val="415461"/>
          <w:sz w:val="24"/>
          <w:szCs w:val="24"/>
          <w:rtl w:val="0"/>
        </w:rPr>
        <w:t xml:space="preserve">Kế hoạch tiếp theo: </w:t>
      </w:r>
      <w:r w:rsidDel="00000000" w:rsidR="00000000" w:rsidRPr="00000000">
        <w:rPr>
          <w:rFonts w:ascii="Times New Roman" w:cs="Times New Roman" w:eastAsia="Times New Roman" w:hAnsi="Times New Roman"/>
          <w:color w:val="415461"/>
          <w:sz w:val="24"/>
          <w:szCs w:val="24"/>
          <w:rtl w:val="0"/>
        </w:rPr>
        <w:t xml:space="preserve">Các việc cần làm ở buổi sau</w:t>
      </w:r>
      <w:r w:rsidDel="00000000" w:rsidR="00000000" w:rsidRPr="00000000">
        <w:rPr>
          <w:rtl w:val="0"/>
        </w:rPr>
      </w:r>
    </w:p>
    <w:p w:rsidR="00000000" w:rsidDel="00000000" w:rsidP="00000000" w:rsidRDefault="00000000" w:rsidRPr="00000000" w14:paraId="00000042">
      <w:pPr>
        <w:widowControl w:val="0"/>
        <w:spacing w:before="156" w:line="276" w:lineRule="auto"/>
        <w:ind w:left="177" w:firstLine="1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10. </w:t>
      </w:r>
      <w:r w:rsidDel="00000000" w:rsidR="00000000" w:rsidRPr="00000000">
        <w:rPr>
          <w:rFonts w:ascii="Times New Roman" w:cs="Times New Roman" w:eastAsia="Times New Roman" w:hAnsi="Times New Roman"/>
          <w:b w:val="1"/>
          <w:bCs w:val="1"/>
          <w:color w:val="415461"/>
          <w:sz w:val="24"/>
          <w:szCs w:val="24"/>
          <w:rtl w:val="0"/>
        </w:rPr>
        <w:t xml:space="preserve">Tài liệu tham khảo: </w:t>
      </w:r>
      <w:r w:rsidDel="00000000" w:rsidR="00000000" w:rsidRPr="00000000">
        <w:rPr>
          <w:rFonts w:ascii="Times New Roman" w:cs="Times New Roman" w:eastAsia="Times New Roman" w:hAnsi="Times New Roman"/>
          <w:color w:val="415461"/>
          <w:sz w:val="24"/>
          <w:szCs w:val="24"/>
          <w:rtl w:val="0"/>
        </w:rPr>
        <w:t xml:space="preserve">Nguồn thông tin đã sử dụng</w:t>
      </w:r>
      <w:r w:rsidDel="00000000" w:rsidR="00000000" w:rsidRPr="00000000">
        <w:rPr>
          <w:rtl w:val="0"/>
        </w:rPr>
      </w:r>
    </w:p>
    <w:p w:rsidR="00000000" w:rsidDel="00000000" w:rsidP="00000000" w:rsidRDefault="00000000" w:rsidRPr="00000000" w14:paraId="0000004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before="1" w:line="276"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fux4a2dhh2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1(13/03/2026)_Sửa theo mẫu</w: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rFonts w:ascii="Montserrat" w:cs="Montserrat" w:eastAsia="Montserrat" w:hAnsi="Montserrat"/>
          <w:b w:val="1"/>
          <w:bCs w:val="1"/>
          <w:sz w:val="46"/>
          <w:szCs w:val="46"/>
        </w:rPr>
      </w:pPr>
      <w:bookmarkStart w:colFirst="0" w:colLast="0" w:name="_9l5xf6di0mtn" w:id="2"/>
      <w:bookmarkEnd w:id="2"/>
      <w:r w:rsidDel="00000000" w:rsidR="00000000" w:rsidRPr="00000000">
        <w:rPr>
          <w:rFonts w:ascii="Montserrat" w:cs="Montserrat" w:eastAsia="Montserrat" w:hAnsi="Montserrat"/>
          <w:b w:val="1"/>
          <w:bCs w:val="1"/>
          <w:sz w:val="46"/>
          <w:szCs w:val="46"/>
          <w:rtl w:val="0"/>
        </w:rPr>
        <w:t xml:space="preserve">Tuần 1: Xác định đề tài, người dùng mục tiêu và phạm vi thiết kế</w:t>
      </w:r>
    </w:p>
    <w:p w:rsidR="00000000" w:rsidDel="00000000" w:rsidP="00000000" w:rsidRDefault="00000000" w:rsidRPr="00000000" w14:paraId="00000047">
      <w:pPr>
        <w:pStyle w:val="Heading2"/>
        <w:keepNext w:val="0"/>
        <w:keepLines w:val="0"/>
        <w:spacing w:after="80" w:lineRule="auto"/>
        <w:rPr>
          <w:rFonts w:ascii="Montserrat" w:cs="Montserrat" w:eastAsia="Montserrat" w:hAnsi="Montserrat"/>
          <w:b w:val="1"/>
          <w:bCs w:val="1"/>
          <w:sz w:val="34"/>
          <w:szCs w:val="34"/>
        </w:rPr>
      </w:pPr>
      <w:bookmarkStart w:colFirst="0" w:colLast="0" w:name="_2kpjrev6uunj" w:id="3"/>
      <w:bookmarkEnd w:id="3"/>
      <w:r w:rsidDel="00000000" w:rsidR="00000000" w:rsidRPr="00000000">
        <w:rPr>
          <w:rFonts w:ascii="Montserrat" w:cs="Montserrat" w:eastAsia="Montserrat" w:hAnsi="Montserrat"/>
          <w:b w:val="1"/>
          <w:bCs w:val="1"/>
          <w:sz w:val="34"/>
          <w:szCs w:val="34"/>
          <w:rtl w:val="0"/>
        </w:rPr>
        <w:t xml:space="preserve">Buổi làm việc số: 01</w:t>
      </w:r>
    </w:p>
    <w:p w:rsidR="00000000" w:rsidDel="00000000" w:rsidP="00000000" w:rsidRDefault="00000000" w:rsidRPr="00000000" w14:paraId="0000004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Ngày/Giờ:</w:t>
      </w:r>
      <w:r w:rsidDel="00000000" w:rsidR="00000000" w:rsidRPr="00000000">
        <w:rPr>
          <w:rFonts w:ascii="Montserrat" w:cs="Montserrat" w:eastAsia="Montserrat" w:hAnsi="Montserrat"/>
          <w:rtl w:val="0"/>
        </w:rPr>
        <w:t xml:space="preserve"> 13/03/2026, 20:00 - 22:00</w:t>
        <w:br w:type="textWrapping"/>
        <w:t xml:space="preserve"> </w:t>
      </w:r>
      <w:r w:rsidDel="00000000" w:rsidR="00000000" w:rsidRPr="00000000">
        <w:rPr>
          <w:rFonts w:ascii="Montserrat" w:cs="Montserrat" w:eastAsia="Montserrat" w:hAnsi="Montserrat"/>
          <w:b w:val="1"/>
          <w:bCs w:val="1"/>
          <w:rtl w:val="0"/>
        </w:rPr>
        <w:t xml:space="preserve">Địa điểm:</w:t>
      </w:r>
      <w:r w:rsidDel="00000000" w:rsidR="00000000" w:rsidRPr="00000000">
        <w:rPr>
          <w:rFonts w:ascii="Montserrat" w:cs="Montserrat" w:eastAsia="Montserrat" w:hAnsi="Montserrat"/>
          <w:rtl w:val="0"/>
        </w:rPr>
        <w:t xml:space="preserve"> Họp online qua Microsoft Teams</w:t>
        <w:br w:type="textWrapping"/>
        <w:t xml:space="preserve"> </w:t>
      </w:r>
      <w:r w:rsidDel="00000000" w:rsidR="00000000" w:rsidRPr="00000000">
        <w:rPr>
          <w:rFonts w:ascii="Montserrat" w:cs="Montserrat" w:eastAsia="Montserrat" w:hAnsi="Montserrat"/>
          <w:b w:val="1"/>
          <w:bCs w:val="1"/>
          <w:rtl w:val="0"/>
        </w:rPr>
        <w:t xml:space="preserve">Thành viên tham gia:</w:t>
      </w:r>
    </w:p>
    <w:p w:rsidR="00000000" w:rsidDel="00000000" w:rsidP="00000000" w:rsidRDefault="00000000" w:rsidRPr="00000000" w14:paraId="00000049">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p w:rsidR="00000000" w:rsidDel="00000000" w:rsidP="00000000" w:rsidRDefault="00000000" w:rsidRPr="00000000" w14:paraId="0000004B">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p w:rsidR="00000000" w:rsidDel="00000000" w:rsidP="00000000" w:rsidRDefault="00000000" w:rsidRPr="00000000" w14:paraId="0000004C">
      <w:pPr>
        <w:pStyle w:val="Heading2"/>
        <w:keepNext w:val="0"/>
        <w:keepLines w:val="0"/>
        <w:spacing w:after="80" w:lineRule="auto"/>
        <w:rPr>
          <w:rFonts w:ascii="Montserrat" w:cs="Montserrat" w:eastAsia="Montserrat" w:hAnsi="Montserrat"/>
          <w:b w:val="1"/>
          <w:bCs w:val="1"/>
          <w:sz w:val="34"/>
          <w:szCs w:val="34"/>
        </w:rPr>
      </w:pPr>
      <w:bookmarkStart w:colFirst="0" w:colLast="0" w:name="_t06z7clvcoku" w:id="4"/>
      <w:bookmarkEnd w:id="4"/>
      <w:r w:rsidDel="00000000" w:rsidR="00000000" w:rsidRPr="00000000">
        <w:rPr>
          <w:rFonts w:ascii="Montserrat" w:cs="Montserrat" w:eastAsia="Montserrat" w:hAnsi="Montserrat"/>
          <w:b w:val="1"/>
          <w:bCs w:val="1"/>
          <w:sz w:val="34"/>
          <w:szCs w:val="34"/>
          <w:rtl w:val="0"/>
        </w:rPr>
        <w:t xml:space="preserve">MỤC TIÊU BUỔI LÀM VIỆC</w:t>
      </w:r>
    </w:p>
    <w:p w:rsidR="00000000" w:rsidDel="00000000" w:rsidP="00000000" w:rsidRDefault="00000000" w:rsidRPr="00000000" w14:paraId="0000004D">
      <w:pPr>
        <w:numPr>
          <w:ilvl w:val="0"/>
          <w:numId w:val="49"/>
        </w:numPr>
        <w:spacing w:after="0" w:afterAutospacing="0" w:before="240" w:lineRule="auto"/>
        <w:ind w:left="720" w:hanging="360"/>
      </w:pPr>
      <w:r w:rsidDel="00000000" w:rsidR="00000000" w:rsidRPr="00000000">
        <w:rPr>
          <w:rFonts w:ascii="Montserrat" w:cs="Montserrat" w:eastAsia="Montserrat" w:hAnsi="Montserrat"/>
          <w:rtl w:val="0"/>
        </w:rPr>
        <w:t xml:space="preserve">Thống nhất đề tài bài tập lớn: </w:t>
      </w:r>
      <w:r w:rsidDel="00000000" w:rsidR="00000000" w:rsidRPr="00000000">
        <w:rPr>
          <w:rFonts w:ascii="Montserrat" w:cs="Montserrat" w:eastAsia="Montserrat" w:hAnsi="Montserrat"/>
          <w:b w:val="1"/>
          <w:bCs w:val="1"/>
          <w:rtl w:val="0"/>
        </w:rPr>
        <w:t xml:space="preserve">Nâng cấp hệ thống đo chất lượng không khí sử dụng ESP32</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E">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vấn đề thực tế mà hệ thống cần giải quyết.</w:t>
      </w:r>
    </w:p>
    <w:p w:rsidR="00000000" w:rsidDel="00000000" w:rsidP="00000000" w:rsidRDefault="00000000" w:rsidRPr="00000000" w14:paraId="0000004F">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nhóm người dùng mục tiêu của sản phẩm.</w:t>
      </w:r>
    </w:p>
    <w:p w:rsidR="00000000" w:rsidDel="00000000" w:rsidP="00000000" w:rsidRDefault="00000000" w:rsidRPr="00000000" w14:paraId="00000050">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tích nhu cầu người dùng theo phương pháp 5W1H.</w:t>
      </w:r>
    </w:p>
    <w:p w:rsidR="00000000" w:rsidDel="00000000" w:rsidP="00000000" w:rsidRDefault="00000000" w:rsidRPr="00000000" w14:paraId="00000051">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phạm vi thực hiện ban đầu của đề tài.</w:t>
      </w:r>
    </w:p>
    <w:p w:rsidR="00000000" w:rsidDel="00000000" w:rsidP="00000000" w:rsidRDefault="00000000" w:rsidRPr="00000000" w14:paraId="00000052">
      <w:pPr>
        <w:numPr>
          <w:ilvl w:val="0"/>
          <w:numId w:val="4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cách ghi nhật ký kỹ thuật và cách làm việc nhóm.</w:t>
      </w:r>
    </w:p>
    <w:p w:rsidR="00000000" w:rsidDel="00000000" w:rsidP="00000000" w:rsidRDefault="00000000" w:rsidRPr="00000000" w14:paraId="00000053">
      <w:pPr>
        <w:pStyle w:val="Heading2"/>
        <w:keepNext w:val="0"/>
        <w:keepLines w:val="0"/>
        <w:spacing w:after="80" w:lineRule="auto"/>
        <w:rPr>
          <w:rFonts w:ascii="Montserrat" w:cs="Montserrat" w:eastAsia="Montserrat" w:hAnsi="Montserrat"/>
          <w:b w:val="1"/>
          <w:bCs w:val="1"/>
          <w:sz w:val="34"/>
          <w:szCs w:val="34"/>
        </w:rPr>
      </w:pPr>
      <w:bookmarkStart w:colFirst="0" w:colLast="0" w:name="_j9fmaxi0vowl" w:id="5"/>
      <w:bookmarkEnd w:id="5"/>
      <w:r w:rsidDel="00000000" w:rsidR="00000000" w:rsidRPr="00000000">
        <w:rPr>
          <w:rFonts w:ascii="Montserrat" w:cs="Montserrat" w:eastAsia="Montserrat" w:hAnsi="Montserrat"/>
          <w:b w:val="1"/>
          <w:bCs w:val="1"/>
          <w:sz w:val="34"/>
          <w:szCs w:val="34"/>
          <w:rtl w:val="0"/>
        </w:rPr>
        <w:t xml:space="preserve">KẾ HOẠCH THỰC HIỆN</w:t>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tbl>
      <w:tblPr>
        <w:tblStyle w:val="Table3"/>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3410"/>
        <w:tblGridChange w:id="0">
          <w:tblGrid>
            <w:gridCol w:w="3410"/>
            <w:gridCol w:w="341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Nội dung công việc</w:t>
            </w:r>
          </w:p>
        </w:tc>
      </w:tr>
      <w:tr>
        <w:trPr>
          <w:cantSplit w:val="0"/>
          <w:trHeight w:val="10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rtl w:val="0"/>
              </w:rPr>
              <w:t xml:space="preserve">20:00 - 20:20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8">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Trao đổi yêu cầu của bài tập lớn và cách ghi</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rtl w:val="0"/>
              </w:rPr>
              <w:t xml:space="preserve">  nhật ký kỹ thuật</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A">
            <w:pPr>
              <w:rPr>
                <w:rFonts w:ascii="Montserrat" w:cs="Montserrat" w:eastAsia="Montserrat" w:hAnsi="Montserrat"/>
              </w:rPr>
            </w:pPr>
            <w:r w:rsidDel="00000000" w:rsidR="00000000" w:rsidRPr="00000000">
              <w:rPr>
                <w:rFonts w:ascii="Montserrat" w:cs="Montserrat" w:eastAsia="Montserrat" w:hAnsi="Montserrat"/>
                <w:rtl w:val="0"/>
              </w:rPr>
              <w:t xml:space="preserve">20:20 - 20:45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B">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Xác định vấn đề thực tế liên quan đến chất lượng</w:t>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rtl w:val="0"/>
              </w:rPr>
              <w:t xml:space="preserve">  không khí</w:t>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20:45 - 21:15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rtl w:val="0"/>
              </w:rPr>
              <w:t xml:space="preserve">Xác định người dùng mục tiêu và nhu cầu sử dụng</w:t>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21:15 - 21:40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rtl w:val="0"/>
              </w:rPr>
              <w:t xml:space="preserve">Phân tích bài toán theo mô hình 5W1H</w:t>
            </w:r>
          </w:p>
        </w:tc>
      </w:tr>
      <w:tr>
        <w:trPr>
          <w:cantSplit w:val="0"/>
          <w:trHeight w:val="1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21:40 - 22:00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2">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Thống nhất phạm vi đề tài, cách làm việc nhóm và</w:t>
            </w:r>
          </w:p>
          <w:p w:rsidR="00000000" w:rsidDel="00000000" w:rsidP="00000000" w:rsidRDefault="00000000" w:rsidRPr="00000000" w14:paraId="00000063">
            <w:pPr>
              <w:widowControl w:val="0"/>
              <w:rPr>
                <w:rFonts w:ascii="Montserrat" w:cs="Montserrat" w:eastAsia="Montserrat" w:hAnsi="Montserrat"/>
              </w:rPr>
            </w:pPr>
            <w:r w:rsidDel="00000000" w:rsidR="00000000" w:rsidRPr="00000000">
              <w:rPr>
                <w:rFonts w:ascii="Montserrat" w:cs="Montserrat" w:eastAsia="Montserrat" w:hAnsi="Montserrat"/>
                <w:rtl w:val="0"/>
              </w:rPr>
              <w:t xml:space="preserve">  kế hoạch tuần sau</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Montserrat" w:cs="Montserrat" w:eastAsia="Montserrat" w:hAnsi="Montserrat"/>
          <w:b w:val="1"/>
          <w:bCs w:val="1"/>
          <w:sz w:val="34"/>
          <w:szCs w:val="34"/>
        </w:rPr>
      </w:pPr>
      <w:bookmarkStart w:colFirst="0" w:colLast="0" w:name="_mjpvhczazwg2" w:id="6"/>
      <w:bookmarkEnd w:id="6"/>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1076516198834"/>
        <w:gridCol w:w="1051.8280940073332"/>
        <w:gridCol w:w="2223.077718338643"/>
        <w:gridCol w:w="1919.93075674701"/>
        <w:gridCol w:w="1065.6075013524076"/>
        <w:gridCol w:w="2167.960088958346"/>
        <w:tblGridChange w:id="0">
          <w:tblGrid>
            <w:gridCol w:w="597.1076516198834"/>
            <w:gridCol w:w="1051.8280940073332"/>
            <w:gridCol w:w="2223.077718338643"/>
            <w:gridCol w:w="1919.93075674701"/>
            <w:gridCol w:w="1065.6075013524076"/>
            <w:gridCol w:w="2167.960088958346"/>
          </w:tblGrid>
        </w:tblGridChange>
      </w:tblGrid>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after="8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8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Thành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8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Công việc được giao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8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Sản phẩm cần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8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8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Tự đánh giá</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Tổng hợp yêu cầu đề tài, xác định vấn đề thực tế và định hướng phạm vi thiết kế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 mô tả vấn đề, phạm vi đề tài và định hướng nâng cấp phần cứng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tiếp tục hệ thống hóa yêu cầu kỹ thuật rõ ràng hơn</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Tìm hiểu người dùng mục tiêu và nhu cầu sử dụng của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Bảng phân tích người dùng mục tiêu và nhu cầu sử dụng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bổ sung thêm mối liên hệ giữa người dùng và yêu cầu hệ thống</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Tìm hiểu phương pháp 5W1H và hỗ trợ xây dựng quy trình thiết kế kỹ thuật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Bảng phân tích 5W1H và sơ đồ quy trình thiết kế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trình bày ngắn gọn và khoa học hơn trong báo cáo</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Thống nhất tên đề tài, cách làm việc nhóm và cấu trúc nhật ký kỹ thuật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Quy ước làm việc nhóm, cách ghi nhật ký, kế hoạch tuần tiếp theo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phối hợp tốt, tuy nhiên cần tránh mở rộng phạm vi đề tài quá mức</w:t>
            </w:r>
          </w:p>
        </w:tc>
      </w:tr>
    </w:tbl>
    <w:p w:rsidR="00000000" w:rsidDel="00000000" w:rsidP="00000000" w:rsidRDefault="00000000" w:rsidRPr="00000000" w14:paraId="00000085">
      <w:pPr>
        <w:pStyle w:val="Heading2"/>
        <w:keepNext w:val="0"/>
        <w:keepLines w:val="0"/>
        <w:spacing w:after="80" w:lineRule="auto"/>
        <w:rPr>
          <w:rFonts w:ascii="Montserrat" w:cs="Montserrat" w:eastAsia="Montserrat" w:hAnsi="Montserrat"/>
          <w:b w:val="1"/>
          <w:bCs w:val="1"/>
          <w:sz w:val="34"/>
          <w:szCs w:val="34"/>
        </w:rPr>
      </w:pPr>
      <w:bookmarkStart w:colFirst="0" w:colLast="0" w:name="_mjpvhczazwg2" w:id="6"/>
      <w:bookmarkEnd w:id="6"/>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Montserrat" w:cs="Montserrat" w:eastAsia="Montserrat" w:hAnsi="Montserrat"/>
          <w:b w:val="1"/>
          <w:bCs w:val="1"/>
          <w:sz w:val="34"/>
          <w:szCs w:val="34"/>
        </w:rPr>
      </w:pPr>
      <w:bookmarkStart w:colFirst="0" w:colLast="0" w:name="_je3fw4i68et0" w:id="7"/>
      <w:bookmarkEnd w:id="7"/>
      <w:r w:rsidDel="00000000" w:rsidR="00000000" w:rsidRPr="00000000">
        <w:rPr>
          <w:rFonts w:ascii="Montserrat" w:cs="Montserrat" w:eastAsia="Montserrat" w:hAnsi="Montserrat"/>
          <w:b w:val="1"/>
          <w:bCs w:val="1"/>
          <w:sz w:val="34"/>
          <w:szCs w:val="34"/>
          <w:rtl w:val="0"/>
        </w:rPr>
        <w:t xml:space="preserve">HOẠT ĐỘNG THỰC TẾ</w:t>
      </w:r>
    </w:p>
    <w:p w:rsidR="00000000" w:rsidDel="00000000" w:rsidP="00000000" w:rsidRDefault="00000000" w:rsidRPr="00000000" w14:paraId="0000008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wa6xdgjkemju" w:id="8"/>
      <w:bookmarkEnd w:id="8"/>
      <w:r w:rsidDel="00000000" w:rsidR="00000000" w:rsidRPr="00000000">
        <w:rPr>
          <w:rFonts w:ascii="Montserrat" w:cs="Montserrat" w:eastAsia="Montserrat" w:hAnsi="Montserrat"/>
          <w:b w:val="1"/>
          <w:bCs w:val="1"/>
          <w:color w:val="000000"/>
          <w:sz w:val="26"/>
          <w:szCs w:val="26"/>
          <w:rtl w:val="0"/>
        </w:rPr>
        <w:t xml:space="preserve">1. Thống nhất đề tài</w:t>
      </w:r>
    </w:p>
    <w:p w:rsidR="00000000" w:rsidDel="00000000" w:rsidP="00000000" w:rsidRDefault="00000000" w:rsidRPr="00000000" w14:paraId="0000008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thống nhất lựa chọn đề tài:</w:t>
      </w:r>
    </w:p>
    <w:p w:rsidR="00000000" w:rsidDel="00000000" w:rsidP="00000000" w:rsidRDefault="00000000" w:rsidRPr="00000000" w14:paraId="00000089">
      <w:pPr>
        <w:spacing w:after="240" w:before="240" w:lineRule="auto"/>
        <w:ind w:left="600" w:right="60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Nâng cấp hệ thống đo và cảnh báo chất lượng không khí sử dụng ESP32 theo hướng cải tiến phần cứng lấy mẫu khí đảm bảo độ ổn định trong quá trình sử dụng.</w:t>
      </w:r>
    </w:p>
    <w:p w:rsidR="00000000" w:rsidDel="00000000" w:rsidP="00000000" w:rsidRDefault="00000000" w:rsidRPr="00000000" w14:paraId="0000008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 với tên đề tài ban đầu là </w:t>
      </w:r>
      <w:r w:rsidDel="00000000" w:rsidR="00000000" w:rsidRPr="00000000">
        <w:rPr>
          <w:rFonts w:ascii="Montserrat" w:cs="Montserrat" w:eastAsia="Montserrat" w:hAnsi="Montserrat"/>
          <w:b w:val="1"/>
          <w:bCs w:val="1"/>
          <w:rtl w:val="0"/>
        </w:rPr>
        <w:t xml:space="preserve">“Nâng cấp hệ thống đo chất lượng không khí”</w:t>
      </w:r>
      <w:r w:rsidDel="00000000" w:rsidR="00000000" w:rsidRPr="00000000">
        <w:rPr>
          <w:rFonts w:ascii="Montserrat" w:cs="Montserrat" w:eastAsia="Montserrat" w:hAnsi="Montserrat"/>
          <w:rtl w:val="0"/>
        </w:rPr>
        <w:t xml:space="preserve">, nhóm điều chỉnh cách diễn đạt để làm rõ hơn trọng tâm của bài tập lớn. Cụ thể, đề tài không chỉ dừng ở việc đọc dữ liệu cảm biến, mà hướng tới việc cải tiến hệ thống phần cứng gồm cảm biến, khối lấy mẫu khí, khối hiển thị, khối cảnh báo và khối nguồn.</w:t>
      </w:r>
    </w:p>
    <w:p w:rsidR="00000000" w:rsidDel="00000000" w:rsidP="00000000" w:rsidRDefault="00000000" w:rsidRPr="00000000" w14:paraId="0000008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xix9qowuqqow" w:id="9"/>
      <w:bookmarkEnd w:id="9"/>
      <w:r w:rsidDel="00000000" w:rsidR="00000000" w:rsidRPr="00000000">
        <w:rPr>
          <w:rFonts w:ascii="Montserrat" w:cs="Montserrat" w:eastAsia="Montserrat" w:hAnsi="Montserrat"/>
          <w:b w:val="1"/>
          <w:bCs w:val="1"/>
          <w:color w:val="000000"/>
          <w:sz w:val="26"/>
          <w:szCs w:val="26"/>
          <w:rtl w:val="0"/>
        </w:rPr>
        <w:t xml:space="preserve">2. Xác định vấn đề thực tế</w:t>
      </w:r>
    </w:p>
    <w:p w:rsidR="00000000" w:rsidDel="00000000" w:rsidP="00000000" w:rsidRDefault="00000000" w:rsidRPr="00000000" w14:paraId="000000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Chất lượng không khí trong các không gian kín như phòng học, phòng làm việc, phòng trọ hoặc phòng thí nghiệm có thể thay đổi do bụi, khói, khí thải, độ ẩm và điều kiện thông gió. Tuy nhiên, người dùng thông thường khó nhận biết sự thay đổi này nếu không có thiết bị đo hoặc cảnh báo.</w:t>
      </w:r>
    </w:p>
    <w:p w:rsidR="00000000" w:rsidDel="00000000" w:rsidP="00000000" w:rsidRDefault="00000000" w:rsidRPr="00000000" w14:paraId="000000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hệ thống đo chất lượng không khí cơ bản thường có một số hạn chế:</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8.612591548328"/>
        <w:gridCol w:w="5576.8992194752955"/>
        <w:tblGridChange w:id="0">
          <w:tblGrid>
            <w:gridCol w:w="3448.612591548328"/>
            <w:gridCol w:w="5576.8992194752955"/>
          </w:tblGrid>
        </w:tblGridChange>
      </w:tblGrid>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E">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Hạn chế của hệ thống cơ bản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F">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Ảnh hưởng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Chỉ dùng một cảm biến khí đơn</w:t>
            </w:r>
          </w:p>
          <w:p w:rsidR="00000000" w:rsidDel="00000000" w:rsidP="00000000" w:rsidRDefault="00000000" w:rsidRPr="00000000" w14:paraId="000000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lẻ</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phản ánh được nhiều yếu tố môi trường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Cảm biến đặt hở ngoài môi</w:t>
            </w:r>
          </w:p>
          <w:p w:rsidR="00000000" w:rsidDel="00000000" w:rsidP="00000000" w:rsidRDefault="00000000" w:rsidRPr="00000000" w14:paraId="000000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trường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dễ dao động do luồng gió, bụi cục bộ</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Chỉ hiển thị dữ liệu trên</w:t>
            </w:r>
          </w:p>
          <w:p w:rsidR="00000000" w:rsidDel="00000000" w:rsidP="00000000" w:rsidRDefault="00000000" w:rsidRPr="00000000" w14:paraId="000000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Serial Monitor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Người dùng không quan sát được trực tiếp</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có cảnh báo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Người dùng không nhận biết nhanh khi chất lượng</w:t>
            </w:r>
          </w:p>
          <w:p w:rsidR="00000000" w:rsidDel="00000000" w:rsidP="00000000" w:rsidRDefault="00000000" w:rsidRPr="00000000" w14:paraId="0000009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không khí xấu</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Nguồn và tải chưa được tách</w:t>
            </w:r>
          </w:p>
          <w:p w:rsidR="00000000" w:rsidDel="00000000" w:rsidP="00000000" w:rsidRDefault="00000000" w:rsidRPr="00000000" w14:paraId="000000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hợp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Dễ gây sụt áp khi dùng quạt hoặc cảm biến tiêu</w:t>
            </w:r>
          </w:p>
          <w:p w:rsidR="00000000" w:rsidDel="00000000" w:rsidP="00000000" w:rsidRDefault="00000000" w:rsidRPr="00000000" w14:paraId="000000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thụ dòng lớn</w:t>
            </w:r>
          </w:p>
          <w:p w:rsidR="00000000" w:rsidDel="00000000" w:rsidP="00000000" w:rsidRDefault="00000000" w:rsidRPr="00000000" w14:paraId="000000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=&gt; hướng nâng cấp: nhóm định hướng xây dựng hệ thống có khả năng đo nhiều thông số, hiển thị tại chỗ, cảnh báo trực quan, cải thiện phần cứng lấy mẫu khí và có cấu trúc project rõ ràng để thuận tiện cho thiết kế, kiểm thử và báo cáo. .</w:t>
      </w:r>
    </w:p>
    <w:p w:rsidR="00000000" w:rsidDel="00000000" w:rsidP="00000000" w:rsidRDefault="00000000" w:rsidRPr="00000000" w14:paraId="000000A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q61qpmsr9dzo" w:id="10"/>
      <w:bookmarkEnd w:id="10"/>
      <w:r w:rsidDel="00000000" w:rsidR="00000000" w:rsidRPr="00000000">
        <w:rPr>
          <w:rFonts w:ascii="Montserrat" w:cs="Montserrat" w:eastAsia="Montserrat" w:hAnsi="Montserrat"/>
          <w:b w:val="1"/>
          <w:bCs w:val="1"/>
          <w:color w:val="000000"/>
          <w:sz w:val="26"/>
          <w:szCs w:val="26"/>
          <w:rtl w:val="0"/>
        </w:rPr>
        <w:t xml:space="preserve">3. Xác định người dùng mục tiêu</w:t>
      </w:r>
    </w:p>
    <w:p w:rsidR="00000000" w:rsidDel="00000000" w:rsidP="00000000" w:rsidRDefault="00000000" w:rsidRPr="00000000" w14:paraId="000000A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Việc xác định người dùng được thực hiện trước khi xây dựng yêu cầu kỹ thuật, vì đặc điểm người dùng sẽ quyết định hệ thống cần đo gì, hiển thị như thế nào, chi phí bao nhiêu và mức độ phức tạp đến đâu.</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4.763146568094"/>
        <w:gridCol w:w="2950.4620604096517"/>
        <w:gridCol w:w="3400.2866040458775"/>
        <w:tblGridChange w:id="0">
          <w:tblGrid>
            <w:gridCol w:w="2674.763146568094"/>
            <w:gridCol w:w="2950.4620604096517"/>
            <w:gridCol w:w="3400.2866040458775"/>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4">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Nhóm người dùng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5">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Nhu cầu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6">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Yêu cầu suy ra cho hệ thống</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Sinh viên thực hiện bài tập</w:t>
            </w:r>
          </w:p>
          <w:p w:rsidR="00000000" w:rsidDel="00000000" w:rsidP="00000000" w:rsidRDefault="00000000" w:rsidRPr="00000000" w14:paraId="000000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lớn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mô hình dễ lắp ráp, dễ kiểm thử, chi phí hợp</w:t>
            </w:r>
          </w:p>
          <w:p w:rsidR="00000000" w:rsidDel="00000000" w:rsidP="00000000" w:rsidRDefault="00000000" w:rsidRPr="00000000" w14:paraId="000000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Linh kiện phổ biến, dễ mua, sơ đồ rõ ràng</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Người dùng trong phòng</w:t>
            </w:r>
          </w:p>
          <w:p w:rsidR="00000000" w:rsidDel="00000000" w:rsidP="00000000" w:rsidRDefault="00000000" w:rsidRPr="00000000" w14:paraId="000000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học/phòng trọ</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Muốn biết chất lượng không khí ở mức tham khảo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hiển thị trực tiếp và cảnh báo đơn giản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Người dùng không chuyên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cần hiểu giá trị kỹ thuật phức tạp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phân loại trạng thái Tốt / Trung bình / Xấu</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Giảng viên đánh giá</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thấy quy trình thiết kế kỹ thuật và tính</w:t>
            </w:r>
          </w:p>
          <w:p w:rsidR="00000000" w:rsidDel="00000000" w:rsidP="00000000" w:rsidRDefault="00000000" w:rsidRPr="00000000" w14:paraId="000000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nâng cấp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có yêu cầu kỹ thuật, sơ đồ khối, lựa chọn</w:t>
            </w:r>
          </w:p>
          <w:p w:rsidR="00000000" w:rsidDel="00000000" w:rsidP="00000000" w:rsidRDefault="00000000" w:rsidRPr="00000000" w14:paraId="000000B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linh kiện có lý do</w:t>
            </w:r>
          </w:p>
          <w:p w:rsidR="00000000" w:rsidDel="00000000" w:rsidP="00000000" w:rsidRDefault="00000000" w:rsidRPr="00000000" w14:paraId="000000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0B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hướng tới người dùng cần một thiết bị dễ quan sát, dễ sử dụng, chi phí thấp và có khả năng cảnh báo tại chỗ. Hệ thống không đặt mục tiêu thay thế thiết bị đo chuyên nghiệp, mà đóng vai trò là nguyên mẫu học tập có quy trình thiết kế và kiểm thử rõ ràng. </w:t>
      </w:r>
    </w:p>
    <w:p w:rsidR="00000000" w:rsidDel="00000000" w:rsidP="00000000" w:rsidRDefault="00000000" w:rsidRPr="00000000" w14:paraId="000000B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yhmb8v9b1sn" w:id="11"/>
      <w:bookmarkEnd w:id="11"/>
      <w:r w:rsidDel="00000000" w:rsidR="00000000" w:rsidRPr="00000000">
        <w:rPr>
          <w:rFonts w:ascii="Montserrat" w:cs="Montserrat" w:eastAsia="Montserrat" w:hAnsi="Montserrat"/>
          <w:b w:val="1"/>
          <w:bCs w:val="1"/>
          <w:color w:val="000000"/>
          <w:sz w:val="26"/>
          <w:szCs w:val="26"/>
          <w:rtl w:val="0"/>
        </w:rPr>
        <w:t xml:space="preserve">4. Phân tích 5W1H</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15"/>
        <w:tblGridChange w:id="0">
          <w:tblGrid>
            <w:gridCol w:w="1815"/>
            <w:gridCol w:w="7215"/>
          </w:tblGrid>
        </w:tblGridChange>
      </w:tblGrid>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B">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Thành phần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Người dùng mục tiêu là sinh viên, hộ gia đình, người dùng trong phòng học, phòng trọ hoặc phòng làm việc nhỏ cần theo dõi chất lượng không khí ở mức tham khảo.</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Thiết kế nguyên mẫu hệ thống đo và cảnh báo chất lượng không khí sử dụng ESP32, gồm các khối: cảm biến bụi, cảm biến khí, cảm biến nhiệt độ - độ ẩm, hiển thị, cảnh báo, lấy mẫu khí và xử lý dữ liệu.</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Where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được triển khai trong môi trường trong nhà như phòng học, phòng thí nghiệm, phòng trọ hoặc khu vực làm việc nhỏ.</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Thiết bị hoạt động theo chu kỳ đo định kỳ, cập nhật dữ liệu sau vài giây và cảnh báo khi giá trị đo vượt ngưỡng đặt trước.</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mô hình cơ bản thường chỉ đo một thông số, chưa có cơ chế lấy mẫu khí ổn định, chưa có cảnh báo trực quan và chưa có quy trình kiểm thử rõ ràng.</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 đọc dữ liệu từ các cảm biến, xử lý giá trị đo, phân loại trạng thái chất lượng không khí, hiển thị kết quả, điều khiển LED/buzzer/quạt và lưu dữ liệu phục vụ đánh giá.</w:t>
            </w:r>
          </w:p>
        </w:tc>
      </w:tr>
    </w:tbl>
    <w:p w:rsidR="00000000" w:rsidDel="00000000" w:rsidP="00000000" w:rsidRDefault="00000000" w:rsidRPr="00000000" w14:paraId="000000C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p6wfujpco42b" w:id="12"/>
      <w:bookmarkEnd w:id="12"/>
      <w:r w:rsidDel="00000000" w:rsidR="00000000" w:rsidRPr="00000000">
        <w:rPr>
          <w:rFonts w:ascii="Montserrat" w:cs="Montserrat" w:eastAsia="Montserrat" w:hAnsi="Montserrat"/>
          <w:b w:val="1"/>
          <w:bCs w:val="1"/>
          <w:color w:val="000000"/>
          <w:sz w:val="26"/>
          <w:szCs w:val="26"/>
          <w:rtl w:val="0"/>
        </w:rPr>
        <w:t xml:space="preserve">5. Xác định phạm vi thực hiện ban đầu</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231131588901"/>
        <w:gridCol w:w="6759.2806794347225"/>
        <w:tblGridChange w:id="0">
          <w:tblGrid>
            <w:gridCol w:w="2266.231131588901"/>
            <w:gridCol w:w="6759.2806794347225"/>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A">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B">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Phạm vi thực hiện</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Đại lượng đo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Bụi tương đối, khí ô nhiễm tổng quát, nhiệt độ, độ ẩm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Xử lý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Đọc dữ liệu cảm biến, lấy trung bình nhiều mẫu, so sánh với ngưỡng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 giá trị đo và trạng thái trên OLED</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LED và buzzer</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Nâng cấp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Buồng đo khí, quạt hút 5V, khối điều khiển tải, nguồn ổn định</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PCB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Thiết kế sơ đồ nguyên lý và PCB cho phiên bản nguyên mẫu</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log dữ liệu phục vụ đánh giá, lưu trong thư mục data/</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Dashboard/Web</w:t>
            </w:r>
          </w:p>
          <w:p w:rsidR="00000000" w:rsidDel="00000000" w:rsidP="00000000" w:rsidRDefault="00000000" w:rsidRPr="00000000" w14:paraId="000000D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Đưa vào hướng mở rộng nếu kịp tiến độ</w:t>
            </w:r>
          </w:p>
          <w:p w:rsidR="00000000" w:rsidDel="00000000" w:rsidP="00000000" w:rsidRDefault="00000000" w:rsidRPr="00000000" w14:paraId="000000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 (nếu có thể)</w:t>
            </w:r>
          </w:p>
        </w:tc>
      </w:tr>
    </w:tbl>
    <w:p w:rsidR="00000000" w:rsidDel="00000000" w:rsidP="00000000" w:rsidRDefault="00000000" w:rsidRPr="00000000" w14:paraId="000000D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tk5uxiy7839" w:id="13"/>
      <w:bookmarkEnd w:id="13"/>
      <w:r w:rsidDel="00000000" w:rsidR="00000000" w:rsidRPr="00000000">
        <w:rPr>
          <w:rFonts w:ascii="Montserrat" w:cs="Montserrat" w:eastAsia="Montserrat" w:hAnsi="Montserrat"/>
          <w:b w:val="1"/>
          <w:bCs w:val="1"/>
          <w:color w:val="000000"/>
          <w:sz w:val="26"/>
          <w:szCs w:val="26"/>
          <w:rtl w:val="0"/>
        </w:rPr>
        <w:t xml:space="preserve">6. Thống nhất cách làm việc nhóm và cấu trúc quản lý </w:t>
      </w:r>
    </w:p>
    <w:p w:rsidR="00000000" w:rsidDel="00000000" w:rsidP="00000000" w:rsidRDefault="00000000" w:rsidRPr="00000000" w14:paraId="000000DF">
      <w:pPr>
        <w:numPr>
          <w:ilvl w:val="0"/>
          <w:numId w:val="78"/>
        </w:numPr>
        <w:ind w:left="720" w:hanging="360"/>
      </w:pPr>
      <w:r w:rsidDel="00000000" w:rsidR="00000000" w:rsidRPr="00000000">
        <w:rPr>
          <w:rtl w:val="0"/>
        </w:rPr>
        <w:t xml:space="preserve">thống nhất quản lý project theo cấu trúc thư mục</w:t>
      </w:r>
    </w:p>
    <w:p w:rsidR="00000000" w:rsidDel="00000000" w:rsidP="00000000" w:rsidRDefault="00000000" w:rsidRPr="00000000" w14:paraId="000000E0">
      <w:pPr>
        <w:numPr>
          <w:ilvl w:val="0"/>
          <w:numId w:val="78"/>
        </w:numPr>
        <w:ind w:left="720" w:hanging="360"/>
      </w:pPr>
      <w:r w:rsidDel="00000000" w:rsidR="00000000" w:rsidRPr="00000000">
        <w:rPr>
          <w:rtl w:val="0"/>
        </w:rPr>
        <w:t xml:space="preserve">AirQualityMonitor/</w:t>
      </w:r>
    </w:p>
    <w:p w:rsidR="00000000" w:rsidDel="00000000" w:rsidP="00000000" w:rsidRDefault="00000000" w:rsidRPr="00000000" w14:paraId="000000E1">
      <w:pPr>
        <w:numPr>
          <w:ilvl w:val="0"/>
          <w:numId w:val="78"/>
        </w:numPr>
        <w:ind w:left="720" w:hanging="360"/>
      </w:pPr>
      <w:r w:rsidDel="00000000" w:rsidR="00000000" w:rsidRPr="00000000">
        <w:rPr>
          <w:rtl w:val="0"/>
        </w:rPr>
        <w:t xml:space="preserve">├── firmware/</w:t>
      </w:r>
    </w:p>
    <w:p w:rsidR="00000000" w:rsidDel="00000000" w:rsidP="00000000" w:rsidRDefault="00000000" w:rsidRPr="00000000" w14:paraId="000000E2">
      <w:pPr>
        <w:numPr>
          <w:ilvl w:val="0"/>
          <w:numId w:val="78"/>
        </w:numPr>
        <w:ind w:left="720" w:hanging="360"/>
      </w:pPr>
      <w:r w:rsidDel="00000000" w:rsidR="00000000" w:rsidRPr="00000000">
        <w:rPr>
          <w:rtl w:val="0"/>
        </w:rPr>
        <w:t xml:space="preserve">├── hardware/</w:t>
      </w:r>
    </w:p>
    <w:p w:rsidR="00000000" w:rsidDel="00000000" w:rsidP="00000000" w:rsidRDefault="00000000" w:rsidRPr="00000000" w14:paraId="000000E3">
      <w:pPr>
        <w:numPr>
          <w:ilvl w:val="0"/>
          <w:numId w:val="78"/>
        </w:numPr>
        <w:ind w:left="720" w:hanging="360"/>
      </w:pPr>
      <w:r w:rsidDel="00000000" w:rsidR="00000000" w:rsidRPr="00000000">
        <w:rPr>
          <w:rtl w:val="0"/>
        </w:rPr>
        <w:t xml:space="preserve">├── docs/</w:t>
      </w:r>
    </w:p>
    <w:p w:rsidR="00000000" w:rsidDel="00000000" w:rsidP="00000000" w:rsidRDefault="00000000" w:rsidRPr="00000000" w14:paraId="000000E4">
      <w:pPr>
        <w:numPr>
          <w:ilvl w:val="0"/>
          <w:numId w:val="78"/>
        </w:numPr>
        <w:ind w:left="720" w:hanging="360"/>
      </w:pPr>
      <w:r w:rsidDel="00000000" w:rsidR="00000000" w:rsidRPr="00000000">
        <w:rPr>
          <w:rtl w:val="0"/>
        </w:rPr>
        <w:t xml:space="preserve">├── data/</w:t>
      </w:r>
    </w:p>
    <w:p w:rsidR="00000000" w:rsidDel="00000000" w:rsidP="00000000" w:rsidRDefault="00000000" w:rsidRPr="00000000" w14:paraId="000000E5">
      <w:pPr>
        <w:numPr>
          <w:ilvl w:val="0"/>
          <w:numId w:val="78"/>
        </w:numPr>
        <w:ind w:left="720" w:hanging="360"/>
      </w:pPr>
      <w:r w:rsidDel="00000000" w:rsidR="00000000" w:rsidRPr="00000000">
        <w:rPr>
          <w:rtl w:val="0"/>
        </w:rPr>
        <w:t xml:space="preserve">├── media/</w:t>
      </w:r>
    </w:p>
    <w:p w:rsidR="00000000" w:rsidDel="00000000" w:rsidP="00000000" w:rsidRDefault="00000000" w:rsidRPr="00000000" w14:paraId="000000E6">
      <w:pPr>
        <w:numPr>
          <w:ilvl w:val="0"/>
          <w:numId w:val="78"/>
        </w:numPr>
        <w:ind w:left="720" w:hanging="360"/>
      </w:pPr>
      <w:r w:rsidDel="00000000" w:rsidR="00000000" w:rsidRPr="00000000">
        <w:rPr>
          <w:rtl w:val="0"/>
        </w:rPr>
        <w:t xml:space="preserve">└── README.md</w:t>
      </w:r>
    </w:p>
    <w:p w:rsidR="00000000" w:rsidDel="00000000" w:rsidP="00000000" w:rsidRDefault="00000000" w:rsidRPr="00000000" w14:paraId="000000E7">
      <w:pPr>
        <w:rPr/>
      </w:pPr>
      <w:r w:rsidDel="00000000" w:rsidR="00000000" w:rsidRPr="00000000">
        <w:rPr>
          <w:rtl w:val="0"/>
        </w:rPr>
        <w:t xml:space="preserve">ý nghĩa: </w:t>
      </w:r>
    </w:p>
    <w:p w:rsidR="00000000" w:rsidDel="00000000" w:rsidP="00000000" w:rsidRDefault="00000000" w:rsidRPr="00000000" w14:paraId="000000E8">
      <w:pPr>
        <w:rPr/>
      </w:pPr>
      <w:r w:rsidDel="00000000" w:rsidR="00000000" w:rsidRPr="00000000">
        <w:rPr>
          <w:rtl w:val="0"/>
        </w:rPr>
      </w:r>
    </w:p>
    <w:tbl>
      <w:tblPr>
        <w:tblStyle w:val="Table9"/>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4280"/>
        <w:tblGridChange w:id="0">
          <w:tblGrid>
            <w:gridCol w:w="4265"/>
            <w:gridCol w:w="428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rPr/>
            </w:pPr>
            <w:r w:rsidDel="00000000" w:rsidR="00000000" w:rsidRPr="00000000">
              <w:rPr>
                <w:rtl w:val="0"/>
              </w:rPr>
              <w:t xml:space="preserve">Thư mục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rPr/>
            </w:pPr>
            <w:r w:rsidDel="00000000" w:rsidR="00000000" w:rsidRPr="00000000">
              <w:rPr>
                <w:rtl w:val="0"/>
              </w:rPr>
              <w:t xml:space="preserve">Vai trò</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B">
            <w:pPr>
              <w:rPr/>
            </w:pPr>
            <w:r w:rsidDel="00000000" w:rsidR="00000000" w:rsidRPr="00000000">
              <w:rPr>
                <w:rtl w:val="0"/>
              </w:rPr>
              <w:t xml:space="preserve">firmware/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C">
            <w:pPr>
              <w:rPr/>
            </w:pPr>
            <w:r w:rsidDel="00000000" w:rsidR="00000000" w:rsidRPr="00000000">
              <w:rPr>
                <w:rtl w:val="0"/>
              </w:rPr>
              <w:t xml:space="preserve">Lưu mã nguồn ESP32, driver cảm biến, xử lý dữ liệu, web/dashboard và test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D">
            <w:pPr>
              <w:rPr/>
            </w:pPr>
            <w:r w:rsidDel="00000000" w:rsidR="00000000" w:rsidRPr="00000000">
              <w:rPr>
                <w:rtl w:val="0"/>
              </w:rPr>
              <w:t xml:space="preserve">hardware/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rPr/>
            </w:pPr>
            <w:r w:rsidDel="00000000" w:rsidR="00000000" w:rsidRPr="00000000">
              <w:rPr>
                <w:rtl w:val="0"/>
              </w:rPr>
              <w:t xml:space="preserve">Lưu schematic, PCB, BOM, mô hình 3D và lịch sử chỉnh sửa PCB</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rPr/>
            </w:pPr>
            <w:r w:rsidDel="00000000" w:rsidR="00000000" w:rsidRPr="00000000">
              <w:rPr>
                <w:rtl w:val="0"/>
              </w:rPr>
              <w:t xml:space="preserve">docs/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rPr/>
            </w:pPr>
            <w:r w:rsidDel="00000000" w:rsidR="00000000" w:rsidRPr="00000000">
              <w:rPr>
                <w:rtl w:val="0"/>
              </w:rPr>
              <w:t xml:space="preserve">Lưu SRS, kiến trúc hệ thống, kế hoạch kiểm thử, validation, risk analysis, user manual</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rPr/>
            </w:pPr>
            <w:r w:rsidDel="00000000" w:rsidR="00000000" w:rsidRPr="00000000">
              <w:rPr>
                <w:rtl w:val="0"/>
              </w:rPr>
              <w:t xml:space="preserve">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rPr/>
            </w:pPr>
            <w:r w:rsidDel="00000000" w:rsidR="00000000" w:rsidRPr="00000000">
              <w:rPr>
                <w:rtl w:val="0"/>
              </w:rPr>
              <w:t xml:space="preserve">Lưu dữ liệu đo thô, dữ liệu xử lý và biểu đồ</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rPr/>
            </w:pPr>
            <w:r w:rsidDel="00000000" w:rsidR="00000000" w:rsidRPr="00000000">
              <w:rPr>
                <w:rtl w:val="0"/>
              </w:rPr>
              <w:t xml:space="preserve">media/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rPr/>
            </w:pPr>
            <w:r w:rsidDel="00000000" w:rsidR="00000000" w:rsidRPr="00000000">
              <w:rPr>
                <w:rtl w:val="0"/>
              </w:rPr>
              <w:t xml:space="preserve">Lưu ảnh mô hình, ảnh wiring và video demo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rPr/>
            </w:pPr>
            <w:r w:rsidDel="00000000" w:rsidR="00000000" w:rsidRPr="00000000">
              <w:rPr>
                <w:rtl w:val="0"/>
              </w:rPr>
              <w:t xml:space="preserve">README.md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rPr/>
            </w:pPr>
            <w:r w:rsidDel="00000000" w:rsidR="00000000" w:rsidRPr="00000000">
              <w:rPr>
                <w:rtl w:val="0"/>
              </w:rPr>
              <w:t xml:space="preserve">Mô tả tổng quan project, cách chạy firmware và cấu trúc thư mục</w:t>
            </w:r>
          </w:p>
        </w:tc>
      </w:tr>
    </w:tbl>
    <w:p w:rsidR="00000000" w:rsidDel="00000000" w:rsidP="00000000" w:rsidRDefault="00000000" w:rsidRPr="00000000" w14:paraId="000000F7">
      <w:pPr>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4.9750713475228"/>
        <w:gridCol w:w="7010.5367396761"/>
        <w:tblGridChange w:id="0">
          <w:tblGrid>
            <w:gridCol w:w="2014.9750713475228"/>
            <w:gridCol w:w="7010.5367396761"/>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Quy ước</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Hình thức trao đổi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chat và họp online/offline khi cần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Nhật ký kỹ thuật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theo từng buổi làm việc, bám theo mẫu 10 mục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Quản lý tài liệu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tài liệu, hình ảnh, sơ đồ và code trong thư mục dùng chung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Phân công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thành viên phụ trách tìm hiểu một nhóm chức năng của hệ thống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Tổng kết tuần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Cuối mỗi tuần tổng hợp kết quả, vấn đề và kế hoạch tiếp theo</w:t>
            </w:r>
          </w:p>
        </w:tc>
      </w:tr>
    </w:tbl>
    <w:p w:rsidR="00000000" w:rsidDel="00000000" w:rsidP="00000000" w:rsidRDefault="00000000" w:rsidRPr="00000000" w14:paraId="00000104">
      <w:pPr>
        <w:pStyle w:val="Heading2"/>
        <w:keepNext w:val="0"/>
        <w:keepLines w:val="0"/>
        <w:spacing w:after="80" w:lineRule="auto"/>
        <w:rPr>
          <w:rFonts w:ascii="Montserrat" w:cs="Montserrat" w:eastAsia="Montserrat" w:hAnsi="Montserrat"/>
          <w:b w:val="1"/>
          <w:bCs w:val="1"/>
          <w:sz w:val="34"/>
          <w:szCs w:val="34"/>
        </w:rPr>
      </w:pPr>
      <w:bookmarkStart w:colFirst="0" w:colLast="0" w:name="_t2lkgydxaega" w:id="14"/>
      <w:bookmarkEnd w:id="14"/>
      <w:r w:rsidDel="00000000" w:rsidR="00000000" w:rsidRPr="00000000">
        <w:rPr>
          <w:rFonts w:ascii="Montserrat" w:cs="Montserrat" w:eastAsia="Montserrat" w:hAnsi="Montserrat"/>
          <w:b w:val="1"/>
          <w:bCs w:val="1"/>
          <w:sz w:val="34"/>
          <w:szCs w:val="34"/>
          <w:rtl w:val="0"/>
        </w:rPr>
        <w:t xml:space="preserve">KẾT QUẢ ĐẠT ĐƯỢC</w:t>
      </w:r>
    </w:p>
    <w:p w:rsidR="00000000" w:rsidDel="00000000" w:rsidP="00000000" w:rsidRDefault="00000000" w:rsidRPr="00000000" w14:paraId="00000105">
      <w:pPr>
        <w:numPr>
          <w:ilvl w:val="0"/>
          <w:numId w:val="21"/>
        </w:numPr>
        <w:spacing w:after="0" w:afterAutospacing="0" w:before="240" w:lineRule="auto"/>
        <w:ind w:left="720" w:hanging="360"/>
      </w:pPr>
      <w:r w:rsidDel="00000000" w:rsidR="00000000" w:rsidRPr="00000000">
        <w:rPr>
          <w:rFonts w:ascii="Montserrat" w:cs="Montserrat" w:eastAsia="Montserrat" w:hAnsi="Montserrat"/>
          <w:rtl w:val="0"/>
        </w:rPr>
        <w:t xml:space="preserve">Nhóm thống nhất đề tài theo hướng nâng cấp phần cứng hệ thống đo và cảnh báo chất lượng không khí sử dụng ESP32.</w:t>
      </w:r>
    </w:p>
    <w:p w:rsidR="00000000" w:rsidDel="00000000" w:rsidP="00000000" w:rsidRDefault="00000000" w:rsidRPr="00000000" w14:paraId="00000106">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được người dùng mục tiêu gồm sinh viên, hộ gia đình/phòng học nhỏ và người dùng không chuyên.</w:t>
      </w:r>
    </w:p>
    <w:p w:rsidR="00000000" w:rsidDel="00000000" w:rsidP="00000000" w:rsidRDefault="00000000" w:rsidRPr="00000000" w14:paraId="00000107">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phân tích 5W1H cho bài toán.</w:t>
      </w:r>
    </w:p>
    <w:p w:rsidR="00000000" w:rsidDel="00000000" w:rsidP="00000000" w:rsidRDefault="00000000" w:rsidRPr="00000000" w14:paraId="00000108">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phạm vi thực hiện ban đầu: đo bụi tương đối, khí tổng quát, nhiệt độ, độ ẩm; hiển thị; cảnh báo; cải tiến phần cứng lấy mẫu khí.</w:t>
      </w:r>
    </w:p>
    <w:p w:rsidR="00000000" w:rsidDel="00000000" w:rsidP="00000000" w:rsidRDefault="00000000" w:rsidRPr="00000000" w14:paraId="00000109">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cấu trúc quản lý project theo thư mục với folder lớn: AirqualityMonitor</w:t>
      </w:r>
    </w:p>
    <w:p w:rsidR="00000000" w:rsidDel="00000000" w:rsidP="00000000" w:rsidRDefault="00000000" w:rsidRPr="00000000" w14:paraId="0000010A">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cách ghi nhật ký kỹ thuật theo từng buổi làm việc.</w:t>
      </w:r>
    </w:p>
    <w:p w:rsidR="00000000" w:rsidDel="00000000" w:rsidP="00000000" w:rsidRDefault="00000000" w:rsidRPr="00000000" w14:paraId="0000010B">
      <w:pPr>
        <w:pStyle w:val="Heading2"/>
        <w:keepNext w:val="0"/>
        <w:keepLines w:val="0"/>
        <w:spacing w:after="80" w:lineRule="auto"/>
        <w:rPr>
          <w:rFonts w:ascii="Montserrat" w:cs="Montserrat" w:eastAsia="Montserrat" w:hAnsi="Montserrat"/>
          <w:b w:val="1"/>
          <w:bCs w:val="1"/>
          <w:sz w:val="34"/>
          <w:szCs w:val="34"/>
        </w:rPr>
      </w:pPr>
      <w:bookmarkStart w:colFirst="0" w:colLast="0" w:name="_geqft1xdz4tz" w:id="15"/>
      <w:bookmarkEnd w:id="15"/>
      <w:r w:rsidDel="00000000" w:rsidR="00000000" w:rsidRPr="00000000">
        <w:rPr>
          <w:rFonts w:ascii="Montserrat" w:cs="Montserrat" w:eastAsia="Montserrat" w:hAnsi="Montserrat"/>
          <w:b w:val="1"/>
          <w:bCs w:val="1"/>
          <w:sz w:val="34"/>
          <w:szCs w:val="34"/>
          <w:rtl w:val="0"/>
        </w:rPr>
        <w:t xml:space="preserve">VẤN ĐỀ GẶP PHẢI</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0.945569576729"/>
        <w:gridCol w:w="6404.566241446893"/>
        <w:tblGridChange w:id="0">
          <w:tblGrid>
            <w:gridCol w:w="2620.945569576729"/>
            <w:gridCol w:w="6404.566241446893"/>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Phạm vi đề tài ban đầu quá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muốn thêm nhiều chức năng như dashboard, lưu dữ liệu, PCB, buồng đo khí, nhưng thời gian có hạn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Chưa phân biệt rõ tính năng chính và tính năng 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Một số chức năng như dashboard hoặc pin sạc cần được phân loại lại</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Dễ chọn linh kiện quá sớm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chọn linh kiện trước khi có yêu cầu, thiết kế có thể thiếu logic</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Chưa có cấu trúc quản lý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không thống nhất từ đầu, các file code, ảnh, dữ liệu và báo cáo dễ bị rời rạc</w:t>
            </w:r>
          </w:p>
        </w:tc>
      </w:tr>
    </w:tbl>
    <w:p w:rsidR="00000000" w:rsidDel="00000000" w:rsidP="00000000" w:rsidRDefault="00000000" w:rsidRPr="00000000" w14:paraId="00000116">
      <w:pPr>
        <w:pStyle w:val="Heading2"/>
        <w:keepNext w:val="0"/>
        <w:keepLines w:val="0"/>
        <w:spacing w:after="80" w:lineRule="auto"/>
        <w:rPr>
          <w:rFonts w:ascii="Montserrat" w:cs="Montserrat" w:eastAsia="Montserrat" w:hAnsi="Montserrat"/>
          <w:b w:val="1"/>
          <w:bCs w:val="1"/>
          <w:sz w:val="34"/>
          <w:szCs w:val="34"/>
        </w:rPr>
      </w:pPr>
      <w:bookmarkStart w:colFirst="0" w:colLast="0" w:name="_s2piw5l4uxiv" w:id="16"/>
      <w:bookmarkEnd w:id="16"/>
      <w:r w:rsidDel="00000000" w:rsidR="00000000" w:rsidRPr="00000000">
        <w:rPr>
          <w:rFonts w:ascii="Montserrat" w:cs="Montserrat" w:eastAsia="Montserrat" w:hAnsi="Montserrat"/>
          <w:b w:val="1"/>
          <w:bCs w:val="1"/>
          <w:sz w:val="34"/>
          <w:szCs w:val="34"/>
          <w:rtl w:val="0"/>
        </w:rPr>
        <w:t xml:space="preserve">GIẢI PHÁP ÁP DỤNG</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5.725337826222"/>
        <w:gridCol w:w="6389.786473197401"/>
        <w:tblGridChange w:id="0">
          <w:tblGrid>
            <w:gridCol w:w="2635.725337826222"/>
            <w:gridCol w:w="6389.786473197401"/>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Giải pháp</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Phạm vi quá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Chia hệ thống thành bản nguyên mẫu chính và hướng phát triển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Lẫn tính năng chính/mở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Xếp buồng đo khí, quạt, OLED, cảnh báo, PCB vào phạm vi chính; dashboard và pin sạc là hướng mở rộng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Dễ chọn linh kiện cảm tính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Thống nhất quy trình: người dùng -&gt; yêu cầu -&gt; chỉ tiêu kỹ thuật -&gt; sơ đồ khối -&gt; chọn linh kiện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Quản lý file rời rạc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Thống nhất cấu trúc thư mục AirQualityMonitor/ ngay từ đầu</w:t>
            </w:r>
          </w:p>
        </w:tc>
      </w:tr>
    </w:tbl>
    <w:p w:rsidR="00000000" w:rsidDel="00000000" w:rsidP="00000000" w:rsidRDefault="00000000" w:rsidRPr="00000000" w14:paraId="00000121">
      <w:pPr>
        <w:pStyle w:val="Heading2"/>
        <w:keepNext w:val="0"/>
        <w:keepLines w:val="0"/>
        <w:spacing w:after="80" w:lineRule="auto"/>
        <w:rPr>
          <w:rFonts w:ascii="Montserrat" w:cs="Montserrat" w:eastAsia="Montserrat" w:hAnsi="Montserrat"/>
          <w:b w:val="1"/>
          <w:bCs w:val="1"/>
          <w:sz w:val="34"/>
          <w:szCs w:val="34"/>
        </w:rPr>
      </w:pPr>
      <w:bookmarkStart w:colFirst="0" w:colLast="0" w:name="_omzciouvgn84" w:id="17"/>
      <w:bookmarkEnd w:id="17"/>
      <w:r w:rsidDel="00000000" w:rsidR="00000000" w:rsidRPr="00000000">
        <w:rPr>
          <w:rFonts w:ascii="Montserrat" w:cs="Montserrat" w:eastAsia="Montserrat" w:hAnsi="Montserrat"/>
          <w:b w:val="1"/>
          <w:bCs w:val="1"/>
          <w:sz w:val="34"/>
          <w:szCs w:val="34"/>
          <w:rtl w:val="0"/>
        </w:rPr>
        <w:t xml:space="preserve">BÀI HỌC KINH NGHIỆM</w:t>
      </w:r>
    </w:p>
    <w:p w:rsidR="00000000" w:rsidDel="00000000" w:rsidP="00000000" w:rsidRDefault="00000000" w:rsidRPr="00000000" w14:paraId="00000122">
      <w:pPr>
        <w:numPr>
          <w:ilvl w:val="0"/>
          <w:numId w:val="7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Trước khi chọn linh kiện, cần xác định rõ hệ thống phục vụ ai và cần giải quyết vấn đề gì.</w:t>
      </w:r>
    </w:p>
    <w:p w:rsidR="00000000" w:rsidDel="00000000" w:rsidP="00000000" w:rsidRDefault="00000000" w:rsidRPr="00000000" w14:paraId="00000123">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Một đề tài “nâng cấp” không nhất thiết phải dùng linh kiện đắt tiền, mà cần chứng minh được điểm cải tiến so với hệ thống cơ bản.</w:t>
      </w:r>
    </w:p>
    <w:p w:rsidR="00000000" w:rsidDel="00000000" w:rsidP="00000000" w:rsidRDefault="00000000" w:rsidRPr="00000000" w14:paraId="00000124">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tách rõ tính năng bắt buộc và tính năng mở rộng để tránh vượt phạm vi. </w:t>
      </w:r>
    </w:p>
    <w:p w:rsidR="00000000" w:rsidDel="00000000" w:rsidP="00000000" w:rsidRDefault="00000000" w:rsidRPr="00000000" w14:paraId="00000125">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Với bài tập lớn, phạm vi thiết kế cần phù hợp với thời gian, chi phí và khả năng kiểm thử thực tế.</w:t>
      </w:r>
    </w:p>
    <w:p w:rsidR="00000000" w:rsidDel="00000000" w:rsidP="00000000" w:rsidRDefault="00000000" w:rsidRPr="00000000" w14:paraId="00000126">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Nhật ký kỹ thuật cần ghi lại cả quyết định thiết kế và lý do đưa ra quyết định đó, không chỉ ghi công việc đã làm.</w:t>
      </w:r>
    </w:p>
    <w:p w:rsidR="00000000" w:rsidDel="00000000" w:rsidP="00000000" w:rsidRDefault="00000000" w:rsidRPr="00000000" w14:paraId="00000127">
      <w:pPr>
        <w:numPr>
          <w:ilvl w:val="0"/>
          <w:numId w:val="7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tách rõ yêu cầu chức năng, yêu cầu phi chức năng và chỉ tiêu kỹ thuật để báo cáo có tính khoa học hơn.\</w:t>
      </w:r>
    </w:p>
    <w:p w:rsidR="00000000" w:rsidDel="00000000" w:rsidP="00000000" w:rsidRDefault="00000000" w:rsidRPr="00000000" w14:paraId="000001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PHÂN CÔNG CÔNG VIỆC VÀ MỨC ĐỘ HOÀN THÀNH</w:t>
      </w:r>
    </w:p>
    <w:p w:rsidR="00000000" w:rsidDel="00000000" w:rsidP="00000000" w:rsidRDefault="00000000" w:rsidRPr="00000000" w14:paraId="00000129">
      <w:pPr>
        <w:spacing w:after="240" w:before="240" w:lineRule="auto"/>
        <w:rPr>
          <w:rFonts w:ascii="Montserrat" w:cs="Montserrat" w:eastAsia="Montserrat" w:hAnsi="Montserrat"/>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0061033040727"/>
        <w:gridCol w:w="1004.7539464265533"/>
        <w:gridCol w:w="2438.4716121011193"/>
        <w:gridCol w:w="2447.1084655087975"/>
        <w:gridCol w:w="685.1903703424632"/>
        <w:gridCol w:w="1807.9813133406174"/>
        <w:tblGridChange w:id="0">
          <w:tblGrid>
            <w:gridCol w:w="642.0061033040727"/>
            <w:gridCol w:w="1004.7539464265533"/>
            <w:gridCol w:w="2438.4716121011193"/>
            <w:gridCol w:w="2447.1084655087975"/>
            <w:gridCol w:w="685.1903703424632"/>
            <w:gridCol w:w="1807.9813133406174"/>
          </w:tblGrid>
        </w:tblGridChange>
      </w:tblGrid>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Công việc được giao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Sản phẩm cần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Tự đánh giá</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Tổng hợp yêu cầu đề tài, xác định vấn đề thực tế và định hướng phạm vi thiết kế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 mô tả vấn đề, phạm vi đề tài và định hướng nâng cấp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tiếp tục hệ thống hóa yêu cầu kỹ thuật rõ hơn</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Tìm hiểu người dùng mục tiêu và nhu cầu sử dụng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Bảng phân tích người dùng và nhu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liên hệ nhu cầu với yêu cầu phần cứng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Tìm hiểu phương pháp 5W1H và hỗ trợ xây dựng quy trình ghi nhật ký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Bảng 5W1H và quy ước ghi nhật ký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trình bày ngắn gọn hơn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Thống nhất tên đề tài, phạm vi và cấu trúc project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Cấu trúc AirQualityMonitor/ và kế hoạch tuần sau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phối hợp tốt, cần tránh mở rộng đề tài quá mức</w:t>
            </w:r>
          </w:p>
        </w:tc>
      </w:tr>
    </w:tbl>
    <w:p w:rsidR="00000000" w:rsidDel="00000000" w:rsidP="00000000" w:rsidRDefault="00000000" w:rsidRPr="00000000" w14:paraId="00000148">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rFonts w:ascii="Montserrat" w:cs="Montserrat" w:eastAsia="Montserrat" w:hAnsi="Montserrat"/>
          <w:b w:val="1"/>
          <w:bCs w:val="1"/>
          <w:sz w:val="34"/>
          <w:szCs w:val="34"/>
        </w:rPr>
      </w:pPr>
      <w:bookmarkStart w:colFirst="0" w:colLast="0" w:name="_i7bdo4h6brid" w:id="18"/>
      <w:bookmarkEnd w:id="18"/>
      <w:r w:rsidDel="00000000" w:rsidR="00000000" w:rsidRPr="00000000">
        <w:rPr>
          <w:rFonts w:ascii="Montserrat" w:cs="Montserrat" w:eastAsia="Montserrat" w:hAnsi="Montserrat"/>
          <w:b w:val="1"/>
          <w:bCs w:val="1"/>
          <w:sz w:val="34"/>
          <w:szCs w:val="34"/>
          <w:rtl w:val="0"/>
        </w:rPr>
        <w:t xml:space="preserve">KẾ HOẠCH TIẾP THEO</w:t>
      </w:r>
    </w:p>
    <w:p w:rsidR="00000000" w:rsidDel="00000000" w:rsidP="00000000" w:rsidRDefault="00000000" w:rsidRPr="00000000" w14:paraId="0000014A">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Buổi làm việc tiếp theo:</w:t>
      </w:r>
      <w:r w:rsidDel="00000000" w:rsidR="00000000" w:rsidRPr="00000000">
        <w:rPr>
          <w:rFonts w:ascii="Montserrat" w:cs="Montserrat" w:eastAsia="Montserrat" w:hAnsi="Montserrat"/>
          <w:rtl w:val="0"/>
        </w:rPr>
        <w:t xml:space="preserve"> Tuần 2</w:t>
      </w:r>
    </w:p>
    <w:p w:rsidR="00000000" w:rsidDel="00000000" w:rsidP="00000000" w:rsidRDefault="00000000" w:rsidRPr="00000000" w14:paraId="000001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Nội dung dự kiến:</w:t>
      </w:r>
    </w:p>
    <w:p w:rsidR="00000000" w:rsidDel="00000000" w:rsidP="00000000" w:rsidRDefault="00000000" w:rsidRPr="00000000" w14:paraId="0000014C">
      <w:pPr>
        <w:numPr>
          <w:ilvl w:val="0"/>
          <w:numId w:val="6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chức năng của hệ thống.</w:t>
      </w:r>
    </w:p>
    <w:p w:rsidR="00000000" w:rsidDel="00000000" w:rsidP="00000000" w:rsidRDefault="00000000" w:rsidRPr="00000000" w14:paraId="0000014D">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phi chức năng.</w:t>
      </w:r>
    </w:p>
    <w:p w:rsidR="00000000" w:rsidDel="00000000" w:rsidP="00000000" w:rsidRDefault="00000000" w:rsidRPr="00000000" w14:paraId="0000014E">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Đề xuất chỉ tiêu kỹ thuật sơ bộ.</w:t>
      </w:r>
    </w:p>
    <w:p w:rsidR="00000000" w:rsidDel="00000000" w:rsidP="00000000" w:rsidRDefault="00000000" w:rsidRPr="00000000" w14:paraId="0000014F">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các khối chức năng cần có trong hệ thống.</w:t>
      </w:r>
    </w:p>
    <w:p w:rsidR="00000000" w:rsidDel="00000000" w:rsidP="00000000" w:rsidRDefault="00000000" w:rsidRPr="00000000" w14:paraId="00000150">
      <w:pPr>
        <w:numPr>
          <w:ilvl w:val="0"/>
          <w:numId w:val="6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sơ đồ khối tổng quát trước khi lựa chọn linh kiện cụ thể.</w:t>
      </w:r>
    </w:p>
    <w:p w:rsidR="00000000" w:rsidDel="00000000" w:rsidP="00000000" w:rsidRDefault="00000000" w:rsidRPr="00000000" w14:paraId="00000151">
      <w:pPr>
        <w:pStyle w:val="Heading2"/>
        <w:keepNext w:val="0"/>
        <w:keepLines w:val="0"/>
        <w:spacing w:after="80" w:lineRule="auto"/>
        <w:rPr>
          <w:rFonts w:ascii="Montserrat" w:cs="Montserrat" w:eastAsia="Montserrat" w:hAnsi="Montserrat"/>
          <w:b w:val="1"/>
          <w:bCs w:val="1"/>
          <w:sz w:val="34"/>
          <w:szCs w:val="34"/>
        </w:rPr>
      </w:pPr>
      <w:bookmarkStart w:colFirst="0" w:colLast="0" w:name="_1jmm0twrp21q" w:id="19"/>
      <w:bookmarkEnd w:id="19"/>
      <w:r w:rsidDel="00000000" w:rsidR="00000000" w:rsidRPr="00000000">
        <w:rPr>
          <w:rFonts w:ascii="Montserrat" w:cs="Montserrat" w:eastAsia="Montserrat" w:hAnsi="Montserrat"/>
          <w:b w:val="1"/>
          <w:bCs w:val="1"/>
          <w:sz w:val="34"/>
          <w:szCs w:val="34"/>
          <w:rtl w:val="0"/>
        </w:rPr>
        <w:t xml:space="preserve">TÀI LIỆU THAM KHẢO</w:t>
      </w:r>
    </w:p>
    <w:p w:rsidR="00000000" w:rsidDel="00000000" w:rsidP="00000000" w:rsidRDefault="00000000" w:rsidRPr="00000000" w14:paraId="00000152">
      <w:pPr>
        <w:numPr>
          <w:ilvl w:val="0"/>
          <w:numId w:val="3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mẫu nhật ký kỹ thuật do giảng viên cung cấp.</w:t>
      </w:r>
    </w:p>
    <w:p w:rsidR="00000000" w:rsidDel="00000000" w:rsidP="00000000" w:rsidRDefault="00000000" w:rsidRPr="00000000" w14:paraId="00000153">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Datasheet ESP32 DevKit / ESP32-WROOM-32.</w:t>
      </w:r>
    </w:p>
    <w:p w:rsidR="00000000" w:rsidDel="00000000" w:rsidP="00000000" w:rsidRDefault="00000000" w:rsidRPr="00000000" w14:paraId="00000154">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cơ bản về cảm biến khí MQ135.</w:t>
      </w:r>
    </w:p>
    <w:p w:rsidR="00000000" w:rsidDel="00000000" w:rsidP="00000000" w:rsidRDefault="00000000" w:rsidRPr="00000000" w14:paraId="00000155">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cơ bản về cảm biến nhiệt độ - độ ẩm DHT22.</w:t>
      </w:r>
    </w:p>
    <w:p w:rsidR="00000000" w:rsidDel="00000000" w:rsidP="00000000" w:rsidRDefault="00000000" w:rsidRPr="00000000" w14:paraId="00000156">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 về cảm biến bụi quang học GP2Y1010AU0F / DSM501A.</w:t>
      </w:r>
    </w:p>
    <w:p w:rsidR="00000000" w:rsidDel="00000000" w:rsidP="00000000" w:rsidRDefault="00000000" w:rsidRPr="00000000" w14:paraId="00000157">
      <w:pPr>
        <w:numPr>
          <w:ilvl w:val="0"/>
          <w:numId w:val="3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hướng dẫn sử dụng OLED SSD1306 hoặc LCD I2C với ESP32.</w:t>
      </w:r>
    </w:p>
    <w:p w:rsidR="00000000" w:rsidDel="00000000" w:rsidP="00000000" w:rsidRDefault="00000000" w:rsidRPr="00000000" w14:paraId="00000158">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5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64">
      <w:pPr>
        <w:rPr>
          <w:rFonts w:ascii="Montserrat" w:cs="Montserrat" w:eastAsia="Montserrat" w:hAnsi="Montserrat"/>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348670354724"/>
        <w:gridCol w:w="3974.450287776036"/>
        <w:gridCol w:w="1185.6951932506074"/>
        <w:gridCol w:w="2452.017659642256"/>
        <w:tblGridChange w:id="0">
          <w:tblGrid>
            <w:gridCol w:w="1413.348670354724"/>
            <w:gridCol w:w="3974.450287776036"/>
            <w:gridCol w:w="1185.6951932506074"/>
            <w:gridCol w:w="2452.017659642256"/>
          </w:tblGrid>
        </w:tblGridChange>
      </w:tblGrid>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Nội dung 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Kết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Mức độ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Ghi chú</w:t>
            </w: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rtl w:val="0"/>
              </w:rPr>
              <w:t xml:space="preserve">Thống nhất đề tài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Đã thống nhất hướng đề tài là nâng cấp hệ thống đo và cảnh báo chất lượng không khí sử dụng 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Tên đề tài được điều chỉnh để nhấn mạnh yếu tố nâng cấp phần cứng</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Xác định vấn đề thực tế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Đã xác định vấn đề liên quan đến giám sát chất lượng không khí trong không gian nhỏ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Cần tiếp tục lượng hóa thành chỉ tiêu kỹ thuật ở tuần sau</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Xác định người dùng mục tiêu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Đã xác định các nhóm người dùng: sinh viên, hộ gia đình/phòng học nhỏ, người dùng không chuyên và giảng viên đánh giá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rtl w:val="0"/>
              </w:rPr>
              <w:t xml:space="preserve">Đây là cơ sở để xây dựng yêu cầu kỹ thuật</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Phân tích 5W1H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 bảng 5W1H cho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Văn phong cần giữ theo hướng khoa học, không viết quá cảm tính</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Xác định phạm vi đề tài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Đã giới hạn phạm vi vào đo, hiển thị, cảnh báo và nâng cấp phần cứng lấy mẫu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Một số chức năng như IoT, SD card, pin sạc được đưa vào hướng phát triển</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rFonts w:ascii="Montserrat" w:cs="Montserrat" w:eastAsia="Montserrat" w:hAnsi="Montserrat"/>
              </w:rPr>
            </w:pPr>
            <w:r w:rsidDel="00000000" w:rsidR="00000000" w:rsidRPr="00000000">
              <w:rPr>
                <w:rFonts w:ascii="Montserrat" w:cs="Montserrat" w:eastAsia="Montserrat" w:hAnsi="Montserrat"/>
                <w:rtl w:val="0"/>
              </w:rPr>
              <w:t xml:space="preserve">Thống nhất quy trình thiết kế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rFonts w:ascii="Montserrat" w:cs="Montserrat" w:eastAsia="Montserrat" w:hAnsi="Montserrat"/>
              </w:rPr>
            </w:pPr>
            <w:r w:rsidDel="00000000" w:rsidR="00000000" w:rsidRPr="00000000">
              <w:rPr>
                <w:rFonts w:ascii="Montserrat" w:cs="Montserrat" w:eastAsia="Montserrat" w:hAnsi="Montserrat"/>
                <w:rtl w:val="0"/>
              </w:rPr>
              <w:t xml:space="preserve">Đã thống nhất quy trình: người dùng → yêu cầu → chỉ tiêu kỹ thuật → sơ đồ khối → chọn linh kiện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rFonts w:ascii="Montserrat" w:cs="Montserrat" w:eastAsia="Montserrat" w:hAnsi="Montserrat"/>
              </w:rPr>
            </w:pPr>
            <w:r w:rsidDel="00000000" w:rsidR="00000000" w:rsidRPr="00000000">
              <w:rPr>
                <w:rFonts w:ascii="Montserrat" w:cs="Montserrat" w:eastAsia="Montserrat" w:hAnsi="Montserrat"/>
                <w:rtl w:val="0"/>
              </w:rPr>
              <w:t xml:space="preserve">Quy trình này sẽ dùng cho các tuần tiếp theo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rFonts w:ascii="Montserrat" w:cs="Montserrat" w:eastAsia="Montserrat" w:hAnsi="Montserrat"/>
              </w:rPr>
            </w:pPr>
            <w:r w:rsidDel="00000000" w:rsidR="00000000" w:rsidRPr="00000000">
              <w:rPr>
                <w:rFonts w:ascii="Montserrat" w:cs="Montserrat" w:eastAsia="Montserrat" w:hAnsi="Montserrat"/>
                <w:rtl w:val="0"/>
              </w:rPr>
              <w:t xml:space="preserve">Phân công nhiệm vụ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tl w:val="0"/>
              </w:rPr>
              <w:t xml:space="preserve">Đã phân công nhiệm vụ ban đầu cho từng thành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Cần cập nhật lại sau mỗi tuần</w:t>
            </w:r>
          </w:p>
        </w:tc>
      </w:tr>
    </w:tbl>
    <w:p w:rsidR="00000000" w:rsidDel="00000000" w:rsidP="00000000" w:rsidRDefault="00000000" w:rsidRPr="00000000" w14:paraId="0000018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6.6715950899156"/>
        <w:gridCol w:w="6788.840215933707"/>
        <w:tblGridChange w:id="0">
          <w:tblGrid>
            <w:gridCol w:w="2236.6715950899156"/>
            <w:gridCol w:w="6788.840215933707"/>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Đánh giá</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Tiến độ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rFonts w:ascii="Montserrat" w:cs="Montserrat" w:eastAsia="Montserrat" w:hAnsi="Montserrat"/>
              </w:rPr>
            </w:pPr>
            <w:r w:rsidDel="00000000" w:rsidR="00000000" w:rsidRPr="00000000">
              <w:rPr>
                <w:rFonts w:ascii="Montserrat" w:cs="Montserrat" w:eastAsia="Montserrat" w:hAnsi="Montserrat"/>
                <w:rtl w:val="0"/>
              </w:rPr>
              <w:t xml:space="preserve">Đạt yêu cầu của tuần 1</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rFonts w:ascii="Montserrat" w:cs="Montserrat" w:eastAsia="Montserrat" w:hAnsi="Montserrat"/>
              </w:rPr>
            </w:pPr>
            <w:r w:rsidDel="00000000" w:rsidR="00000000" w:rsidRPr="00000000">
              <w:rPr>
                <w:rFonts w:ascii="Montserrat" w:cs="Montserrat" w:eastAsia="Montserrat" w:hAnsi="Montserrat"/>
                <w:rtl w:val="0"/>
              </w:rPr>
              <w:t xml:space="preserve">Chất lượng 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rFonts w:ascii="Montserrat" w:cs="Montserrat" w:eastAsia="Montserrat" w:hAnsi="Montserrat"/>
              </w:rPr>
            </w:pPr>
            <w:r w:rsidDel="00000000" w:rsidR="00000000" w:rsidRPr="00000000">
              <w:rPr>
                <w:rFonts w:ascii="Montserrat" w:cs="Montserrat" w:eastAsia="Montserrat" w:hAnsi="Montserrat"/>
                <w:rtl w:val="0"/>
              </w:rPr>
              <w:t xml:space="preserve">Tương đối tốt, đã xác định được hướng đi chính của đề tài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Tinh thần làm việc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rFonts w:ascii="Montserrat" w:cs="Montserrat" w:eastAsia="Montserrat" w:hAnsi="Montserrat"/>
              </w:rPr>
            </w:pPr>
            <w:r w:rsidDel="00000000" w:rsidR="00000000" w:rsidRPr="00000000">
              <w:rPr>
                <w:rFonts w:ascii="Montserrat" w:cs="Montserrat" w:eastAsia="Montserrat" w:hAnsi="Montserrat"/>
                <w:rtl w:val="0"/>
              </w:rPr>
              <w:t xml:space="preserve">Các thành viên tham gia đầy đủ, có trao đổi và thống nhất phạm vi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Điểm cần cải thiện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rFonts w:ascii="Montserrat" w:cs="Montserrat" w:eastAsia="Montserrat" w:hAnsi="Montserrat"/>
              </w:rPr>
            </w:pPr>
            <w:r w:rsidDel="00000000" w:rsidR="00000000" w:rsidRPr="00000000">
              <w:rPr>
                <w:rFonts w:ascii="Montserrat" w:cs="Montserrat" w:eastAsia="Montserrat" w:hAnsi="Montserrat"/>
                <w:rtl w:val="0"/>
              </w:rPr>
              <w:t xml:space="preserve">Cần tránh chọn linh kiện quá sớm khi chưa có yêu cầu kỹ thuật và sơ đồ khối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rFonts w:ascii="Montserrat" w:cs="Montserrat" w:eastAsia="Montserrat" w:hAnsi="Montserrat"/>
              </w:rPr>
            </w:pPr>
            <w:r w:rsidDel="00000000" w:rsidR="00000000" w:rsidRPr="00000000">
              <w:rPr>
                <w:rFonts w:ascii="Montserrat" w:cs="Montserrat" w:eastAsia="Montserrat" w:hAnsi="Montserrat"/>
                <w:rtl w:val="0"/>
              </w:rPr>
              <w:t xml:space="preserve">Kết luận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rFonts w:ascii="Montserrat" w:cs="Montserrat" w:eastAsia="Montserrat" w:hAnsi="Montserrat"/>
              </w:rPr>
            </w:pPr>
            <w:r w:rsidDel="00000000" w:rsidR="00000000" w:rsidRPr="00000000">
              <w:rPr>
                <w:rFonts w:ascii="Montserrat" w:cs="Montserrat" w:eastAsia="Montserrat" w:hAnsi="Montserrat"/>
                <w:rtl w:val="0"/>
              </w:rPr>
              <w:t xml:space="preserve">Tuần 1 hoàn thành mục tiêu xác định đề tài, người dùng, phạm vi và quy trình thiết kế</w:t>
            </w:r>
          </w:p>
        </w:tc>
      </w:tr>
    </w:tbl>
    <w:p w:rsidR="00000000" w:rsidDel="00000000" w:rsidP="00000000" w:rsidRDefault="00000000" w:rsidRPr="00000000" w14:paraId="0000019D">
      <w:pPr>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jb63ek2alim0"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2(20/03/2026)_sửa theo mẫu, update</w:t>
      </w:r>
      <w:r w:rsidDel="00000000" w:rsidR="00000000" w:rsidRPr="00000000">
        <w:rPr>
          <w:rtl w:val="0"/>
        </w:rPr>
      </w:r>
    </w:p>
    <w:p w:rsidR="00000000" w:rsidDel="00000000" w:rsidP="00000000" w:rsidRDefault="00000000" w:rsidRPr="00000000" w14:paraId="0000019F">
      <w:pPr>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Tuần 2: Xây dựng yêu cầu hệ thống và chỉ tiêu kỹ thuật sơ bộ</w:t>
      </w:r>
    </w:p>
    <w:p w:rsidR="00000000" w:rsidDel="00000000" w:rsidP="00000000" w:rsidRDefault="00000000" w:rsidRPr="00000000" w14:paraId="000001A0">
      <w:pPr>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Buổi làm việc số: 02</w:t>
      </w:r>
    </w:p>
    <w:p w:rsidR="00000000" w:rsidDel="00000000" w:rsidP="00000000" w:rsidRDefault="00000000" w:rsidRPr="00000000" w14:paraId="000001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Ngày/Giờ: 20/03/2026, 20:00 - 22:15</w:t>
        <w:br w:type="textWrapping"/>
        <w:t xml:space="preserve"> Địa điểm: Họp online qua Microsoft Teams</w:t>
        <w:br w:type="textWrapping"/>
        <w:t xml:space="preserve"> Thành viên tham gia:</w:t>
      </w:r>
    </w:p>
    <w:p w:rsidR="00000000" w:rsidDel="00000000" w:rsidP="00000000" w:rsidRDefault="00000000" w:rsidRPr="00000000" w14:paraId="000001A2">
      <w:pPr>
        <w:numPr>
          <w:ilvl w:val="0"/>
          <w:numId w:val="7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p w:rsidR="00000000" w:rsidDel="00000000" w:rsidP="00000000" w:rsidRDefault="00000000" w:rsidRPr="00000000" w14:paraId="000001A3">
      <w:pPr>
        <w:numPr>
          <w:ilvl w:val="0"/>
          <w:numId w:val="7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p w:rsidR="00000000" w:rsidDel="00000000" w:rsidP="00000000" w:rsidRDefault="00000000" w:rsidRPr="00000000" w14:paraId="000001A4">
      <w:pPr>
        <w:numPr>
          <w:ilvl w:val="0"/>
          <w:numId w:val="7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p w:rsidR="00000000" w:rsidDel="00000000" w:rsidP="00000000" w:rsidRDefault="00000000" w:rsidRPr="00000000" w14:paraId="000001A5">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 BUỔI LÀM VIỆC</w:t>
      </w:r>
    </w:p>
    <w:p w:rsidR="00000000" w:rsidDel="00000000" w:rsidP="00000000" w:rsidRDefault="00000000" w:rsidRPr="00000000" w14:paraId="000001A6">
      <w:pPr>
        <w:numPr>
          <w:ilvl w:val="0"/>
          <w:numId w:val="9"/>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lại phạm vi đề tài ở tuaàn 1</w:t>
      </w:r>
    </w:p>
    <w:p w:rsidR="00000000" w:rsidDel="00000000" w:rsidP="00000000" w:rsidRDefault="00000000" w:rsidRPr="00000000" w14:paraId="000001A7">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chức năng cho hệ thống.</w:t>
      </w:r>
    </w:p>
    <w:p w:rsidR="00000000" w:rsidDel="00000000" w:rsidP="00000000" w:rsidRDefault="00000000" w:rsidRPr="00000000" w14:paraId="000001A8">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phi chức năng cho hệ thống.</w:t>
      </w:r>
    </w:p>
    <w:p w:rsidR="00000000" w:rsidDel="00000000" w:rsidP="00000000" w:rsidRDefault="00000000" w:rsidRPr="00000000" w14:paraId="000001A9">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Đề xuất chỉ tiêu kỹ thuật sơ bộ cho nguyên mẫu.</w:t>
      </w:r>
    </w:p>
    <w:p w:rsidR="00000000" w:rsidDel="00000000" w:rsidP="00000000" w:rsidRDefault="00000000" w:rsidRPr="00000000" w14:paraId="000001AA">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Làm rõ các nội dung thuộc phạm vi thực hiện và các nội dung đưa vào hướng phát triển.</w:t>
      </w:r>
    </w:p>
    <w:p w:rsidR="00000000" w:rsidDel="00000000" w:rsidP="00000000" w:rsidRDefault="00000000" w:rsidRPr="00000000" w14:paraId="000001AB">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cơ sở để Tuần 3 thiết kế sơ đồ khối hệ thống.</w:t>
      </w:r>
    </w:p>
    <w:p w:rsidR="00000000" w:rsidDel="00000000" w:rsidP="00000000" w:rsidRDefault="00000000" w:rsidRPr="00000000" w14:paraId="000001AC">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KẾ HOẠCH THỰC HIỆN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8057800753927"/>
        <w:gridCol w:w="7435.706030948231"/>
        <w:tblGridChange w:id="0">
          <w:tblGrid>
            <w:gridCol w:w="1589.8057800753927"/>
            <w:gridCol w:w="7435.706030948231"/>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D">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 công việc</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rPr>
                <w:rFonts w:ascii="Montserrat" w:cs="Montserrat" w:eastAsia="Montserrat" w:hAnsi="Montserrat"/>
              </w:rPr>
            </w:pPr>
            <w:r w:rsidDel="00000000" w:rsidR="00000000" w:rsidRPr="00000000">
              <w:rPr>
                <w:rFonts w:ascii="Montserrat" w:cs="Montserrat" w:eastAsia="Montserrat" w:hAnsi="Montserrat"/>
                <w:rtl w:val="0"/>
              </w:rPr>
              <w:t xml:space="preserve">20:00 - 20:20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Nhắc lại kết quả Tuần 1: người dùng mục tiêu,</w:t>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  5W1H, phạm vi đề tài</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rPr>
                <w:rFonts w:ascii="Montserrat" w:cs="Montserrat" w:eastAsia="Montserrat" w:hAnsi="Montserrat"/>
              </w:rPr>
            </w:pPr>
            <w:r w:rsidDel="00000000" w:rsidR="00000000" w:rsidRPr="00000000">
              <w:rPr>
                <w:rFonts w:ascii="Montserrat" w:cs="Montserrat" w:eastAsia="Montserrat" w:hAnsi="Montserrat"/>
                <w:rtl w:val="0"/>
              </w:rPr>
              <w:t xml:space="preserve">20:20 - 20:50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Phân tích nhu cầu sử dụng của từng nhóm người</w:t>
            </w:r>
          </w:p>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  dùng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20:50 - 21:20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chức năng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rtl w:val="0"/>
              </w:rPr>
              <w:t xml:space="preserve">21:20 - 21:45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phi chức năng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rPr>
                <w:rFonts w:ascii="Montserrat" w:cs="Montserrat" w:eastAsia="Montserrat" w:hAnsi="Montserrat"/>
              </w:rPr>
            </w:pPr>
            <w:r w:rsidDel="00000000" w:rsidR="00000000" w:rsidRPr="00000000">
              <w:rPr>
                <w:rFonts w:ascii="Montserrat" w:cs="Montserrat" w:eastAsia="Montserrat" w:hAnsi="Montserrat"/>
                <w:rtl w:val="0"/>
              </w:rPr>
              <w:t xml:space="preserve">21:45 - 22:05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Đề xuất chỉ tiêu kỹ thuật sơ bộ</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rPr>
                <w:rFonts w:ascii="Montserrat" w:cs="Montserrat" w:eastAsia="Montserrat" w:hAnsi="Montserrat"/>
              </w:rPr>
            </w:pPr>
            <w:r w:rsidDel="00000000" w:rsidR="00000000" w:rsidRPr="00000000">
              <w:rPr>
                <w:rFonts w:ascii="Montserrat" w:cs="Montserrat" w:eastAsia="Montserrat" w:hAnsi="Montserrat"/>
                <w:rtl w:val="0"/>
              </w:rPr>
              <w:t xml:space="preserve">22:05 - 22:15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rPr>
                <w:rFonts w:ascii="Montserrat" w:cs="Montserrat" w:eastAsia="Montserrat" w:hAnsi="Montserrat"/>
              </w:rPr>
            </w:pPr>
            <w:r w:rsidDel="00000000" w:rsidR="00000000" w:rsidRPr="00000000">
              <w:rPr>
                <w:rFonts w:ascii="Montserrat" w:cs="Montserrat" w:eastAsia="Montserrat" w:hAnsi="Montserrat"/>
                <w:rtl w:val="0"/>
              </w:rPr>
              <w:t xml:space="preserve">Tổng kết, phân công công việc và lập kế hoạch</w:t>
            </w:r>
          </w:p>
          <w:p w:rsidR="00000000" w:rsidDel="00000000" w:rsidP="00000000" w:rsidRDefault="00000000" w:rsidRPr="00000000" w14:paraId="000001BD">
            <w:pPr>
              <w:rPr>
                <w:rFonts w:ascii="Montserrat" w:cs="Montserrat" w:eastAsia="Montserrat" w:hAnsi="Montserrat"/>
              </w:rPr>
            </w:pPr>
            <w:r w:rsidDel="00000000" w:rsidR="00000000" w:rsidRPr="00000000">
              <w:rPr>
                <w:rFonts w:ascii="Montserrat" w:cs="Montserrat" w:eastAsia="Montserrat" w:hAnsi="Montserrat"/>
                <w:rtl w:val="0"/>
              </w:rPr>
              <w:t xml:space="preserve">  Tuần 3</w:t>
            </w:r>
          </w:p>
          <w:p w:rsidR="00000000" w:rsidDel="00000000" w:rsidP="00000000" w:rsidRDefault="00000000" w:rsidRPr="00000000" w14:paraId="000001BE">
            <w:pPr>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01BF">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HOẠT ĐỘNG THỰC TẾ</w:t>
      </w:r>
    </w:p>
    <w:p w:rsidR="00000000" w:rsidDel="00000000" w:rsidP="00000000" w:rsidRDefault="00000000" w:rsidRPr="00000000" w14:paraId="000001C0">
      <w:pPr>
        <w:spacing w:before="280" w:lineRule="auto"/>
        <w:rPr>
          <w:rFonts w:ascii="Montserrat" w:cs="Montserrat" w:eastAsia="Montserrat" w:hAnsi="Montserrat"/>
        </w:rPr>
      </w:pPr>
      <w:r w:rsidDel="00000000" w:rsidR="00000000" w:rsidRPr="00000000">
        <w:rPr>
          <w:rFonts w:ascii="Montserrat" w:cs="Montserrat" w:eastAsia="Montserrat" w:hAnsi="Montserrat"/>
          <w:rtl w:val="0"/>
        </w:rPr>
        <w:t xml:space="preserve">1. Rà soát lại phạm vi đề tài</w:t>
      </w:r>
    </w:p>
    <w:p w:rsidR="00000000" w:rsidDel="00000000" w:rsidP="00000000" w:rsidRDefault="00000000" w:rsidRPr="00000000" w14:paraId="000001C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Sau khi thống nhất ở Tuần 1, nhóm tiếp tục làm rõ phạm vi của đề tài theo hướng nâng cấp phần cứng. Nhóm xác định hệ thống không đặt mục tiêu thay thế thiết bị đo chất lượng không khí chuyên dụng, mà hướng tới xây dựng một nguyên mẫu học tập có khả năng đo và cảnh báo chất lượng không khí ở mức tham khảo.</w:t>
      </w:r>
    </w:p>
    <w:p w:rsidR="00000000" w:rsidDel="00000000" w:rsidP="00000000" w:rsidRDefault="00000000" w:rsidRPr="00000000" w14:paraId="000001C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Trọng tâm nâng cấp gồm:</w:t>
      </w:r>
    </w:p>
    <w:tbl>
      <w:tblPr>
        <w:tblStyle w:val="Table1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8149090534"/>
        <w:gridCol w:w="5724.696901970225"/>
        <w:tblGridChange w:id="0">
          <w:tblGrid>
            <w:gridCol w:w="3300.8149090534"/>
            <w:gridCol w:w="5724.6969019702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Hướng nâng cấp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Ý nghĩa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rFonts w:ascii="Montserrat" w:cs="Montserrat" w:eastAsia="Montserrat" w:hAnsi="Montserrat"/>
              </w:rPr>
            </w:pPr>
            <w:r w:rsidDel="00000000" w:rsidR="00000000" w:rsidRPr="00000000">
              <w:rPr>
                <w:rFonts w:ascii="Montserrat" w:cs="Montserrat" w:eastAsia="Montserrat" w:hAnsi="Montserrat"/>
                <w:rtl w:val="0"/>
              </w:rPr>
              <w:t xml:space="preserve">Bổ sung nhiều loại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rFonts w:ascii="Montserrat" w:cs="Montserrat" w:eastAsia="Montserrat" w:hAnsi="Montserrat"/>
              </w:rPr>
            </w:pPr>
            <w:r w:rsidDel="00000000" w:rsidR="00000000" w:rsidRPr="00000000">
              <w:rPr>
                <w:rFonts w:ascii="Montserrat" w:cs="Montserrat" w:eastAsia="Montserrat" w:hAnsi="Montserrat"/>
                <w:rtl w:val="0"/>
              </w:rPr>
              <w:t xml:space="preserve">Không chỉ đo một đại lượng đơn lẻ</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rFonts w:ascii="Montserrat" w:cs="Montserrat" w:eastAsia="Montserrat" w:hAnsi="Montserrat"/>
              </w:rPr>
            </w:pPr>
            <w:r w:rsidDel="00000000" w:rsidR="00000000" w:rsidRPr="00000000">
              <w:rPr>
                <w:rFonts w:ascii="Montserrat" w:cs="Montserrat" w:eastAsia="Montserrat" w:hAnsi="Montserrat"/>
                <w:rtl w:val="0"/>
              </w:rPr>
              <w:t xml:space="preserve">Bổ sung buồng đo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rFonts w:ascii="Montserrat" w:cs="Montserrat" w:eastAsia="Montserrat" w:hAnsi="Montserrat"/>
              </w:rPr>
            </w:pPr>
            <w:r w:rsidDel="00000000" w:rsidR="00000000" w:rsidRPr="00000000">
              <w:rPr>
                <w:rFonts w:ascii="Montserrat" w:cs="Montserrat" w:eastAsia="Montserrat" w:hAnsi="Montserrat"/>
                <w:rtl w:val="0"/>
              </w:rPr>
              <w:t xml:space="preserve">Giúp luồng khí đi qua vùng cảm biến có kiểm soát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rFonts w:ascii="Montserrat" w:cs="Montserrat" w:eastAsia="Montserrat" w:hAnsi="Montserrat"/>
              </w:rPr>
            </w:pPr>
            <w:r w:rsidDel="00000000" w:rsidR="00000000" w:rsidRPr="00000000">
              <w:rPr>
                <w:rFonts w:ascii="Montserrat" w:cs="Montserrat" w:eastAsia="Montserrat" w:hAnsi="Montserrat"/>
                <w:rtl w:val="0"/>
              </w:rPr>
              <w:t xml:space="preserve">Bổ sung quạt hút chủ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rFonts w:ascii="Montserrat" w:cs="Montserrat" w:eastAsia="Montserrat" w:hAnsi="Montserrat"/>
              </w:rPr>
            </w:pPr>
            <w:r w:rsidDel="00000000" w:rsidR="00000000" w:rsidRPr="00000000">
              <w:rPr>
                <w:rFonts w:ascii="Montserrat" w:cs="Montserrat" w:eastAsia="Montserrat" w:hAnsi="Montserrat"/>
                <w:rtl w:val="0"/>
              </w:rPr>
              <w:t xml:space="preserve">Tạo dòng khí lấy mẫu thay vì phụ thuộc hoàn toàn vào không khí tĩnh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rFonts w:ascii="Montserrat" w:cs="Montserrat" w:eastAsia="Montserrat" w:hAnsi="Montserrat"/>
              </w:rPr>
            </w:pPr>
            <w:r w:rsidDel="00000000" w:rsidR="00000000" w:rsidRPr="00000000">
              <w:rPr>
                <w:rFonts w:ascii="Montserrat" w:cs="Montserrat" w:eastAsia="Montserrat" w:hAnsi="Montserrat"/>
                <w:rtl w:val="0"/>
              </w:rPr>
              <w:t xml:space="preserve">Bổ sung cảnh báo phần cứng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nhận biết trạng thái nhanh qua LED và buzzer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rFonts w:ascii="Montserrat" w:cs="Montserrat" w:eastAsia="Montserrat" w:hAnsi="Montserrat"/>
              </w:rPr>
            </w:pPr>
            <w:r w:rsidDel="00000000" w:rsidR="00000000" w:rsidRPr="00000000">
              <w:rPr>
                <w:rFonts w:ascii="Montserrat" w:cs="Montserrat" w:eastAsia="Montserrat" w:hAnsi="Montserrat"/>
                <w:rtl w:val="0"/>
              </w:rPr>
              <w:t xml:space="preserve">Bổ sung hiển thị tại chỗ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quan sát được dữ liệu mà không cần mở Serial Monitor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rFonts w:ascii="Montserrat" w:cs="Montserrat" w:eastAsia="Montserrat" w:hAnsi="Montserrat"/>
              </w:rPr>
            </w:pPr>
            <w:r w:rsidDel="00000000" w:rsidR="00000000" w:rsidRPr="00000000">
              <w:rPr>
                <w:rFonts w:ascii="Montserrat" w:cs="Montserrat" w:eastAsia="Montserrat" w:hAnsi="Montserrat"/>
                <w:rtl w:val="0"/>
              </w:rPr>
              <w:t xml:space="preserve">Cải thiện khối nguồn và điều khiển tải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rFonts w:ascii="Montserrat" w:cs="Montserrat" w:eastAsia="Montserrat" w:hAnsi="Montserrat"/>
              </w:rPr>
            </w:pPr>
            <w:r w:rsidDel="00000000" w:rsidR="00000000" w:rsidRPr="00000000">
              <w:rPr>
                <w:rFonts w:ascii="Montserrat" w:cs="Montserrat" w:eastAsia="Montserrat" w:hAnsi="Montserrat"/>
                <w:rtl w:val="0"/>
              </w:rPr>
              <w:t xml:space="preserve">Tăng độ ổn định, tránh cấp tải trực tiếp từ GPIO ESP32</w:t>
            </w:r>
          </w:p>
        </w:tc>
      </w:tr>
    </w:tbl>
    <w:p w:rsidR="00000000" w:rsidDel="00000000" w:rsidP="00000000" w:rsidRDefault="00000000" w:rsidRPr="00000000" w14:paraId="000001D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D2">
      <w:pPr>
        <w:spacing w:before="280" w:lineRule="auto"/>
        <w:rPr>
          <w:rFonts w:ascii="Montserrat" w:cs="Montserrat" w:eastAsia="Montserrat" w:hAnsi="Montserrat"/>
        </w:rPr>
      </w:pPr>
      <w:r w:rsidDel="00000000" w:rsidR="00000000" w:rsidRPr="00000000">
        <w:rPr>
          <w:rFonts w:ascii="Montserrat" w:cs="Montserrat" w:eastAsia="Montserrat" w:hAnsi="Montserrat"/>
          <w:rtl w:val="0"/>
        </w:rPr>
        <w:t xml:space="preserve">2. Xác định tài liệu đầu ra của tuần</w:t>
      </w:r>
    </w:p>
    <w:p w:rsidR="00000000" w:rsidDel="00000000" w:rsidP="00000000" w:rsidRDefault="00000000" w:rsidRPr="00000000" w14:paraId="000001D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Nhóm thống nhất từ Tuần 2 bắt đầu quản lý tài liệu theo cấu trúc project:</w:t>
      </w:r>
    </w:p>
    <w:p w:rsidR="00000000" w:rsidDel="00000000" w:rsidP="00000000" w:rsidRDefault="00000000" w:rsidRPr="00000000" w14:paraId="000001D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AirQualityMonitor/</w:t>
      </w:r>
    </w:p>
    <w:p w:rsidR="00000000" w:rsidDel="00000000" w:rsidP="00000000" w:rsidRDefault="00000000" w:rsidRPr="00000000" w14:paraId="000001D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docs/</w:t>
      </w:r>
    </w:p>
    <w:p w:rsidR="00000000" w:rsidDel="00000000" w:rsidP="00000000" w:rsidRDefault="00000000" w:rsidRPr="00000000" w14:paraId="000001D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 SRS.pdf</w:t>
      </w:r>
    </w:p>
    <w:p w:rsidR="00000000" w:rsidDel="00000000" w:rsidP="00000000" w:rsidRDefault="00000000" w:rsidRPr="00000000" w14:paraId="000001D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firmware/</w:t>
      </w:r>
    </w:p>
    <w:p w:rsidR="00000000" w:rsidDel="00000000" w:rsidP="00000000" w:rsidRDefault="00000000" w:rsidRPr="00000000" w14:paraId="000001D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hardware/</w:t>
      </w:r>
    </w:p>
    <w:p w:rsidR="00000000" w:rsidDel="00000000" w:rsidP="00000000" w:rsidRDefault="00000000" w:rsidRPr="00000000" w14:paraId="000001D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data/</w:t>
      </w:r>
    </w:p>
    <w:p w:rsidR="00000000" w:rsidDel="00000000" w:rsidP="00000000" w:rsidRDefault="00000000" w:rsidRPr="00000000" w14:paraId="000001D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media/</w:t>
      </w:r>
    </w:p>
    <w:p w:rsidR="00000000" w:rsidDel="00000000" w:rsidP="00000000" w:rsidRDefault="00000000" w:rsidRPr="00000000" w14:paraId="000001D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Trong đó, docs/SRS.pdf là tài liệu yêu cầu hệ thống, bao gồm:</w:t>
      </w:r>
    </w:p>
    <w:p w:rsidR="00000000" w:rsidDel="00000000" w:rsidP="00000000" w:rsidRDefault="00000000" w:rsidRPr="00000000" w14:paraId="000001DC">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1DD">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Mô tả bài toán.</w:t>
      </w:r>
    </w:p>
    <w:p w:rsidR="00000000" w:rsidDel="00000000" w:rsidP="00000000" w:rsidRDefault="00000000" w:rsidRPr="00000000" w14:paraId="000001DE">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Người dùng mục tiêu.</w:t>
      </w:r>
    </w:p>
    <w:p w:rsidR="00000000" w:rsidDel="00000000" w:rsidP="00000000" w:rsidRDefault="00000000" w:rsidRPr="00000000" w14:paraId="000001DF">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Phạm vi hệ thống.</w:t>
      </w:r>
    </w:p>
    <w:p w:rsidR="00000000" w:rsidDel="00000000" w:rsidP="00000000" w:rsidRDefault="00000000" w:rsidRPr="00000000" w14:paraId="000001E0">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Yêu cầu chức năng.</w:t>
      </w:r>
    </w:p>
    <w:p w:rsidR="00000000" w:rsidDel="00000000" w:rsidP="00000000" w:rsidRDefault="00000000" w:rsidRPr="00000000" w14:paraId="000001E1">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Yêu cầu phi chức năng.</w:t>
      </w:r>
    </w:p>
    <w:p w:rsidR="00000000" w:rsidDel="00000000" w:rsidP="00000000" w:rsidRDefault="00000000" w:rsidRPr="00000000" w14:paraId="000001E2">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tiêu kỹ thuật sơ bộ.</w:t>
      </w:r>
    </w:p>
    <w:p w:rsidR="00000000" w:rsidDel="00000000" w:rsidP="00000000" w:rsidRDefault="00000000" w:rsidRPr="00000000" w14:paraId="000001E3">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Tiêu chí đánh giá thành công.</w:t>
      </w:r>
    </w:p>
    <w:p w:rsidR="00000000" w:rsidDel="00000000" w:rsidP="00000000" w:rsidRDefault="00000000" w:rsidRPr="00000000" w14:paraId="000001E4">
      <w:pPr>
        <w:spacing w:before="2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E5">
      <w:pPr>
        <w:spacing w:before="280" w:lineRule="auto"/>
        <w:rPr>
          <w:rFonts w:ascii="Montserrat" w:cs="Montserrat" w:eastAsia="Montserrat" w:hAnsi="Montserrat"/>
        </w:rPr>
      </w:pPr>
      <w:r w:rsidDel="00000000" w:rsidR="00000000" w:rsidRPr="00000000">
        <w:rPr>
          <w:rFonts w:ascii="Montserrat" w:cs="Montserrat" w:eastAsia="Montserrat" w:hAnsi="Montserrat"/>
          <w:rtl w:val="0"/>
        </w:rPr>
        <w:t xml:space="preserve">3. Phân tích nhu cầu người dùng</w:t>
      </w:r>
    </w:p>
    <w:tbl>
      <w:tblPr>
        <w:tblStyle w:val="Table1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6165784743152"/>
        <w:gridCol w:w="2790.84689976454"/>
        <w:gridCol w:w="3763.0483327847696"/>
        <w:tblGridChange w:id="0">
          <w:tblGrid>
            <w:gridCol w:w="2471.6165784743152"/>
            <w:gridCol w:w="2790.84689976454"/>
            <w:gridCol w:w="3763.0483327847696"/>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Nhóm người dùng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Nhu cầu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Cách chuyển thành yêu cầu hệ thống</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Sinh viên thực hiện bài tập lớn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Cần mô hình dễ lắp ráp, dễ kiểm thử, chi phí hợp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Hệ thống dùng linh kiện phổ biến, có sơ đồ khối rõ ràng</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trong phòng học/phòng trọ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rFonts w:ascii="Montserrat" w:cs="Montserrat" w:eastAsia="Montserrat" w:hAnsi="Montserrat"/>
              </w:rPr>
            </w:pPr>
            <w:r w:rsidDel="00000000" w:rsidR="00000000" w:rsidRPr="00000000">
              <w:rPr>
                <w:rFonts w:ascii="Montserrat" w:cs="Montserrat" w:eastAsia="Montserrat" w:hAnsi="Montserrat"/>
                <w:rtl w:val="0"/>
              </w:rPr>
              <w:t xml:space="preserve">Cần biết chất lượng không khí trong không gian nhỏ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Hệ thống cần đo bụi, khí tổng quát, nhiệt độ và độ ẩm</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không chuyên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rFonts w:ascii="Montserrat" w:cs="Montserrat" w:eastAsia="Montserrat" w:hAnsi="Montserrat"/>
              </w:rPr>
            </w:pPr>
            <w:r w:rsidDel="00000000" w:rsidR="00000000" w:rsidRPr="00000000">
              <w:rPr>
                <w:rFonts w:ascii="Montserrat" w:cs="Montserrat" w:eastAsia="Montserrat" w:hAnsi="Montserrat"/>
                <w:rtl w:val="0"/>
              </w:rPr>
              <w:t xml:space="preserve">Cần biết trạng thái tốt/xấu, không cần đọc số phức tạp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rFonts w:ascii="Montserrat" w:cs="Montserrat" w:eastAsia="Montserrat" w:hAnsi="Montserrat"/>
              </w:rPr>
            </w:pPr>
            <w:r w:rsidDel="00000000" w:rsidR="00000000" w:rsidRPr="00000000">
              <w:rPr>
                <w:rFonts w:ascii="Montserrat" w:cs="Montserrat" w:eastAsia="Montserrat" w:hAnsi="Montserrat"/>
                <w:rtl w:val="0"/>
              </w:rPr>
              <w:t xml:space="preserve">Hệ thống cần phân loại Tốt / Trung bình / Xấu</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tl w:val="0"/>
              </w:rPr>
              <w:t xml:space="preserve">Giảng viên đánh giá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rFonts w:ascii="Montserrat" w:cs="Montserrat" w:eastAsia="Montserrat" w:hAnsi="Montserrat"/>
              </w:rPr>
            </w:pPr>
            <w:r w:rsidDel="00000000" w:rsidR="00000000" w:rsidRPr="00000000">
              <w:rPr>
                <w:rFonts w:ascii="Montserrat" w:cs="Montserrat" w:eastAsia="Montserrat" w:hAnsi="Montserrat"/>
                <w:rtl w:val="0"/>
              </w:rPr>
              <w:t xml:space="preserve">Cần thấy quy trình thiết kế và tính nâng cấp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rFonts w:ascii="Montserrat" w:cs="Montserrat" w:eastAsia="Montserrat" w:hAnsi="Montserrat"/>
              </w:rPr>
            </w:pPr>
            <w:r w:rsidDel="00000000" w:rsidR="00000000" w:rsidRPr="00000000">
              <w:rPr>
                <w:rFonts w:ascii="Montserrat" w:cs="Montserrat" w:eastAsia="Montserrat" w:hAnsi="Montserrat"/>
                <w:rtl w:val="0"/>
              </w:rPr>
              <w:t xml:space="preserve">Hệ thống cần có yêu cầu, chỉ tiêu kỹ thuật, sơ đồ khối, lựa chọn linh kiện có lý do</w:t>
            </w:r>
          </w:p>
        </w:tc>
      </w:tr>
    </w:tbl>
    <w:p w:rsidR="00000000" w:rsidDel="00000000" w:rsidP="00000000" w:rsidRDefault="00000000" w:rsidRPr="00000000" w14:paraId="000001F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Từ bảng phân tích trên, nhóm xác định hệ thống cần ưu tiên tính dễ sử dụng, dễ quan sát, chi phí thấp, có khả năng cảnh báo và thể hiện được cải tiến phần cứng.</w:t>
      </w:r>
    </w:p>
    <w:p w:rsidR="00000000" w:rsidDel="00000000" w:rsidP="00000000" w:rsidRDefault="00000000" w:rsidRPr="00000000" w14:paraId="000001F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F7">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3. YÊU CẦU CHỨC NĂNG</w:t>
      </w:r>
    </w:p>
    <w:p w:rsidR="00000000" w:rsidDel="00000000" w:rsidP="00000000" w:rsidRDefault="00000000" w:rsidRPr="00000000" w14:paraId="000001F8">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F9">
      <w:pPr>
        <w:spacing w:after="240" w:before="240" w:lineRule="auto"/>
        <w:rPr>
          <w:rFonts w:ascii="Montserrat" w:cs="Montserrat" w:eastAsia="Montserrat" w:hAnsi="Montserrat"/>
        </w:rPr>
      </w:pPr>
      <w:r w:rsidDel="00000000" w:rsidR="00000000" w:rsidRPr="00000000">
        <w:rPr>
          <w:rtl w:val="0"/>
        </w:rPr>
      </w:r>
    </w:p>
    <w:tbl>
      <w:tblPr>
        <w:tblStyle w:val="Table1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765"/>
        <w:gridCol w:w="3875"/>
        <w:tblGridChange w:id="0">
          <w:tblGrid>
            <w:gridCol w:w="2120"/>
            <w:gridCol w:w="2765"/>
            <w:gridCol w:w="387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Mã yêu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khí ô nhiễm tổng quát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cảm biến MQ135 để đọc giá trị khí tổng quát trong không khí.</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bụi tương đối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cảm biến bụi để đánh giá mức bụi trong môi trường ở mức tham khảo.</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nhiệt độ và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DHT22 để đo nhiệt độ và độ ẩm trong khu vực đo.</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 dữ liệu tại chỗ</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hiển thị giá trị đo và trạng thái không khí trên màn hình OLED hoặc LCD.</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Cảnh báo bằng 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LED để biểu diễn trạng thái không khí: tốt, trung bình, xấu.</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Cảnh báo bằng 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Khi giá trị đo vượt ngưỡng nguy hiểm, hệ thống kích hoạt buzzer để cảnh báo.</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Lấy mẫu khí chủ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có buồng đo khí và quạt hút để hỗ trợ luồng khí đi qua cảm biến ổn định hơn.</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Xử lý dữ liệu đo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 đọc dữ liệu cảm biến, lấy trung bình nhiều mẫu và phân loại trạng thái.</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dữ liệu phục vụ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có thể xuất dữ liệu qua Serial để lưu vào file trong thư mục data/raw/.</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Mở rộng giao diện theo dõi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Ở giai đoạn sau, hệ thống có thể bổ sung dashboard hoặc giao diện web để quan sát dữ liệu.</w:t>
            </w:r>
          </w:p>
        </w:tc>
      </w:tr>
    </w:tbl>
    <w:p w:rsidR="00000000" w:rsidDel="00000000" w:rsidP="00000000" w:rsidRDefault="00000000" w:rsidRPr="00000000" w14:paraId="000002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chú: Trong buổi thảo luận, nhóm thống nhất F10 có thể xem là chức năng ở mức hệ thống, nhưng khi đánh giá trải nghiệm sử dụng thì phần hiển thị cũng được xếp vào nhóm yêu cầu phi chức năng/giao diện. Vì vậy trong báo cáo, nhóm sẽ trình bày rõ: hiển thị là chức năng đầu ra của hệ thống, đồng thời có yêu cầu phi chức năng về tính dễ quan sát.</w:t>
      </w:r>
    </w:p>
    <w:p w:rsidR="00000000" w:rsidDel="00000000" w:rsidP="00000000" w:rsidRDefault="00000000" w:rsidRPr="00000000" w14:paraId="0000021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D">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4. YÊU CẦU PHI CHỨC NĂNG</w:t>
      </w:r>
    </w:p>
    <w:p w:rsidR="00000000" w:rsidDel="00000000" w:rsidP="00000000" w:rsidRDefault="00000000" w:rsidRPr="00000000" w14:paraId="000002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Yêu cầu phi chức năng mô tả hệ thống cần hoạt động như thế nào, không chỉ là làm được việc gì.</w:t>
      </w:r>
    </w:p>
    <w:p w:rsidR="00000000" w:rsidDel="00000000" w:rsidP="00000000" w:rsidRDefault="00000000" w:rsidRPr="00000000" w14:paraId="0000021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20">
      <w:pPr>
        <w:spacing w:after="240" w:before="240" w:lineRule="auto"/>
        <w:rPr>
          <w:rFonts w:ascii="Montserrat" w:cs="Montserrat" w:eastAsia="Montserrat" w:hAnsi="Montserrat"/>
        </w:rPr>
      </w:pPr>
      <w:r w:rsidDel="00000000" w:rsidR="00000000" w:rsidRPr="00000000">
        <w:rPr>
          <w:rtl w:val="0"/>
        </w:rPr>
      </w:r>
    </w:p>
    <w:tbl>
      <w:tblPr>
        <w:tblStyle w:val="Table20"/>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270"/>
        <w:gridCol w:w="3590"/>
        <w:tblGridChange w:id="0">
          <w:tblGrid>
            <w:gridCol w:w="1370"/>
            <w:gridCol w:w="2270"/>
            <w:gridCol w:w="3590"/>
          </w:tblGrid>
        </w:tblGridChange>
      </w:tblGrid>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Mã yêu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Yêu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Chi phí hợp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Linh kiện cần phổ biến, dễ mua, phù hợp với phạm vi bài tập lớn.</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Dễ lắp ráp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Mạch và dây nối cần đủ rõ ràng để nhóm có thể kiểm thử từng module.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Dễ bảo trì</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khối cảm biến, hiển thị, cảnh báo và nguồn nên tách rõ để dễ kiểm tra lỗi.</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Hoạt động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cần chạy ổn định trong thời gian thử nghiệm tối thiểu vài giờ.</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 toàn điện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cấp trực tiếp tải như quạt hoặc buzzer công suất lớn từ chân GPIO ESP32.</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dễ quan sát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quả đo cần được hiển thị rõ ràng, có trạng thái dễ hiểu cho người dùng không chuyên.</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khả năng 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Cấu trúc project cần cho phép bổ sung firmware, dashboard, dữ liệu và tài liệu kiểm thử.</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tài liệu đi kèm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giai đoạn cần có tài liệu tương ứng trong thư mục docs/ hoặc hardware/.</w:t>
            </w:r>
          </w:p>
        </w:tc>
      </w:tr>
    </w:tbl>
    <w:p w:rsidR="00000000" w:rsidDel="00000000" w:rsidP="00000000" w:rsidRDefault="00000000" w:rsidRPr="00000000" w14:paraId="0000023C">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3D">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5. CHỈ TIÊU KỸ THUẬT SƠ BỘ</w:t>
      </w:r>
    </w:p>
    <w:tbl>
      <w:tblPr>
        <w:tblStyle w:val="Table2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6454667443102"/>
        <w:gridCol w:w="3661.4750487378797"/>
        <w:gridCol w:w="3545.391295541435"/>
        <w:tblGridChange w:id="0">
          <w:tblGrid>
            <w:gridCol w:w="1818.6454667443102"/>
            <w:gridCol w:w="3661.4750487378797"/>
            <w:gridCol w:w="3545.391295541435"/>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E">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F">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Chỉ tiêu dự kiến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0">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1">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2">
            <w:pPr>
              <w:rPr>
                <w:rFonts w:ascii="Montserrat" w:cs="Montserrat" w:eastAsia="Montserrat" w:hAnsi="Montserrat"/>
              </w:rPr>
            </w:pPr>
            <w:r w:rsidDel="00000000" w:rsidR="00000000" w:rsidRPr="00000000">
              <w:rPr>
                <w:rFonts w:ascii="Montserrat" w:cs="Montserrat" w:eastAsia="Montserrat" w:hAnsi="Montserrat"/>
                <w:rtl w:val="0"/>
              </w:rPr>
              <w:t xml:space="preserve">ESP32 DevKit V1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3">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4">
            <w:pPr>
              <w:rPr>
                <w:rFonts w:ascii="Montserrat" w:cs="Montserrat" w:eastAsia="Montserrat" w:hAnsi="Montserrat"/>
              </w:rPr>
            </w:pPr>
            <w:r w:rsidDel="00000000" w:rsidR="00000000" w:rsidRPr="00000000">
              <w:rPr>
                <w:rFonts w:ascii="Montserrat" w:cs="Montserrat" w:eastAsia="Montserrat" w:hAnsi="Montserrat"/>
                <w:rtl w:val="0"/>
              </w:rPr>
              <w:t xml:space="preserve">Nguồn cấp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5">
            <w:pPr>
              <w:rPr>
                <w:rFonts w:ascii="Montserrat" w:cs="Montserrat" w:eastAsia="Montserrat" w:hAnsi="Montserrat"/>
              </w:rPr>
            </w:pPr>
            <w:r w:rsidDel="00000000" w:rsidR="00000000" w:rsidRPr="00000000">
              <w:rPr>
                <w:rFonts w:ascii="Montserrat" w:cs="Montserrat" w:eastAsia="Montserrat" w:hAnsi="Montserrat"/>
                <w:rtl w:val="0"/>
              </w:rPr>
              <w:t xml:space="preserve">5VDC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6">
            <w:pPr>
              <w:rPr>
                <w:rFonts w:ascii="Montserrat" w:cs="Montserrat" w:eastAsia="Montserrat" w:hAnsi="Montserrat"/>
              </w:rPr>
            </w:pPr>
            <w:r w:rsidDel="00000000" w:rsidR="00000000" w:rsidRPr="00000000">
              <w:rPr>
                <w:rFonts w:ascii="Montserrat" w:cs="Montserrat" w:eastAsia="Montserrat" w:hAnsi="Montserrat"/>
                <w:rtl w:val="0"/>
              </w:rPr>
              <w:t xml:space="preserve">Nguồn cấp chính</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7">
            <w:pPr>
              <w:rPr>
                <w:rFonts w:ascii="Montserrat" w:cs="Montserrat" w:eastAsia="Montserrat" w:hAnsi="Montserrat"/>
              </w:rPr>
            </w:pPr>
            <w:r w:rsidDel="00000000" w:rsidR="00000000" w:rsidRPr="00000000">
              <w:rPr>
                <w:rFonts w:ascii="Montserrat" w:cs="Montserrat" w:eastAsia="Montserrat" w:hAnsi="Montserrat"/>
                <w:rtl w:val="0"/>
              </w:rPr>
              <w:t xml:space="preserve">Điện áp logic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8">
            <w:pPr>
              <w:rPr>
                <w:rFonts w:ascii="Montserrat" w:cs="Montserrat" w:eastAsia="Montserrat" w:hAnsi="Montserrat"/>
              </w:rPr>
            </w:pPr>
            <w:r w:rsidDel="00000000" w:rsidR="00000000" w:rsidRPr="00000000">
              <w:rPr>
                <w:rFonts w:ascii="Montserrat" w:cs="Montserrat" w:eastAsia="Montserrat" w:hAnsi="Montserrat"/>
                <w:rtl w:val="0"/>
              </w:rPr>
              <w:t xml:space="preserve">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9">
            <w:pPr>
              <w:rPr>
                <w:rFonts w:ascii="Montserrat" w:cs="Montserrat" w:eastAsia="Montserrat" w:hAnsi="Montserrat"/>
              </w:rPr>
            </w:pPr>
            <w:r w:rsidDel="00000000" w:rsidR="00000000" w:rsidRPr="00000000">
              <w:rPr>
                <w:rFonts w:ascii="Montserrat" w:cs="Montserrat" w:eastAsia="Montserrat" w:hAnsi="Montserrat"/>
                <w:rtl w:val="0"/>
              </w:rPr>
              <w:t xml:space="preserve">Điện áp logic</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A">
            <w:pPr>
              <w:rPr>
                <w:rFonts w:ascii="Montserrat" w:cs="Montserrat" w:eastAsia="Montserrat" w:hAnsi="Montserrat"/>
              </w:rPr>
            </w:pPr>
            <w:r w:rsidDel="00000000" w:rsidR="00000000" w:rsidRPr="00000000">
              <w:rPr>
                <w:rFonts w:ascii="Montserrat" w:cs="Montserrat" w:eastAsia="Montserrat" w:hAnsi="Montserrat"/>
                <w:rtl w:val="0"/>
              </w:rPr>
              <w:t xml:space="preserve">Cảm biến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B">
            <w:pPr>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C">
            <w:pPr>
              <w:rPr>
                <w:rFonts w:ascii="Montserrat" w:cs="Montserrat" w:eastAsia="Montserrat" w:hAnsi="Montserrat"/>
              </w:rPr>
            </w:pPr>
            <w:r w:rsidDel="00000000" w:rsidR="00000000" w:rsidRPr="00000000">
              <w:rPr>
                <w:rFonts w:ascii="Montserrat" w:cs="Montserrat" w:eastAsia="Montserrat" w:hAnsi="Montserrat"/>
                <w:rtl w:val="0"/>
              </w:rPr>
              <w:t xml:space="preserve">Cảm biến khí</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D">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E">
            <w:pPr>
              <w:rPr>
                <w:rFonts w:ascii="Montserrat" w:cs="Montserrat" w:eastAsia="Montserrat" w:hAnsi="Montserrat"/>
              </w:rPr>
            </w:pPr>
            <w:r w:rsidDel="00000000" w:rsidR="00000000" w:rsidRPr="00000000">
              <w:rPr>
                <w:rFonts w:ascii="Montserrat" w:cs="Montserrat" w:eastAsia="Montserrat" w:hAnsi="Montserrat"/>
                <w:rtl w:val="0"/>
              </w:rPr>
              <w:t xml:space="preserve">GP2Y1010AU0F hoặc cảm biến bụi tương đương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F">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0">
            <w:pPr>
              <w:rPr>
                <w:rFonts w:ascii="Montserrat" w:cs="Montserrat" w:eastAsia="Montserrat" w:hAnsi="Montserrat"/>
              </w:rPr>
            </w:pPr>
            <w:r w:rsidDel="00000000" w:rsidR="00000000" w:rsidRPr="00000000">
              <w:rPr>
                <w:rFonts w:ascii="Montserrat" w:cs="Montserrat" w:eastAsia="Montserrat" w:hAnsi="Montserrat"/>
                <w:rtl w:val="0"/>
              </w:rPr>
              <w:t xml:space="preserve">Cảm biến nhiệt độ -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1">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2">
            <w:pPr>
              <w:rPr>
                <w:rFonts w:ascii="Montserrat" w:cs="Montserrat" w:eastAsia="Montserrat" w:hAnsi="Montserrat"/>
              </w:rPr>
            </w:pPr>
            <w:r w:rsidDel="00000000" w:rsidR="00000000" w:rsidRPr="00000000">
              <w:rPr>
                <w:rFonts w:ascii="Montserrat" w:cs="Montserrat" w:eastAsia="Montserrat" w:hAnsi="Montserrat"/>
                <w:rtl w:val="0"/>
              </w:rPr>
              <w:t xml:space="preserve">Cảm biến nhiệt độ - độ ẩm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3">
            <w:pPr>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4">
            <w:pPr>
              <w:rPr>
                <w:rFonts w:ascii="Montserrat" w:cs="Montserrat" w:eastAsia="Montserrat" w:hAnsi="Montserrat"/>
              </w:rPr>
            </w:pPr>
            <w:r w:rsidDel="00000000" w:rsidR="00000000" w:rsidRPr="00000000">
              <w:rPr>
                <w:rFonts w:ascii="Montserrat" w:cs="Montserrat" w:eastAsia="Montserrat" w:hAnsi="Montserrat"/>
                <w:rtl w:val="0"/>
              </w:rPr>
              <w:t xml:space="preserve">OLED SSD1306 hoặc LCD 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5">
            <w:pPr>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6">
            <w:pPr>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7">
            <w:pPr>
              <w:rPr>
                <w:rFonts w:ascii="Montserrat" w:cs="Montserrat" w:eastAsia="Montserrat" w:hAnsi="Montserrat"/>
              </w:rPr>
            </w:pPr>
            <w:r w:rsidDel="00000000" w:rsidR="00000000" w:rsidRPr="00000000">
              <w:rPr>
                <w:rFonts w:ascii="Montserrat" w:cs="Montserrat" w:eastAsia="Montserrat" w:hAnsi="Montserrat"/>
                <w:rtl w:val="0"/>
              </w:rPr>
              <w:t xml:space="preserve">LED và 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8">
            <w:pPr>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9">
            <w:pPr>
              <w:rPr>
                <w:rFonts w:ascii="Montserrat" w:cs="Montserrat" w:eastAsia="Montserrat" w:hAnsi="Montserrat"/>
              </w:rPr>
            </w:pPr>
            <w:r w:rsidDel="00000000" w:rsidR="00000000" w:rsidRPr="00000000">
              <w:rPr>
                <w:rFonts w:ascii="Montserrat" w:cs="Montserrat" w:eastAsia="Montserrat" w:hAnsi="Montserrat"/>
                <w:rtl w:val="0"/>
              </w:rPr>
              <w:t xml:space="preserve">Lấy mẫu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Buồng đo khí kết hợp quạt hút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B">
            <w:pPr>
              <w:rPr>
                <w:rFonts w:ascii="Montserrat" w:cs="Montserrat" w:eastAsia="Montserrat" w:hAnsi="Montserrat"/>
              </w:rPr>
            </w:pPr>
            <w:r w:rsidDel="00000000" w:rsidR="00000000" w:rsidRPr="00000000">
              <w:rPr>
                <w:rFonts w:ascii="Montserrat" w:cs="Montserrat" w:eastAsia="Montserrat" w:hAnsi="Montserrat"/>
                <w:rtl w:val="0"/>
              </w:rPr>
              <w:t xml:space="preserve">Lấy mẫu khí</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Chu kỳ đọc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D">
            <w:pPr>
              <w:rPr>
                <w:rFonts w:ascii="Montserrat" w:cs="Montserrat" w:eastAsia="Montserrat" w:hAnsi="Montserrat"/>
              </w:rPr>
            </w:pPr>
            <w:r w:rsidDel="00000000" w:rsidR="00000000" w:rsidRPr="00000000">
              <w:rPr>
                <w:rFonts w:ascii="Montserrat" w:cs="Montserrat" w:eastAsia="Montserrat" w:hAnsi="Montserrat"/>
                <w:rtl w:val="0"/>
              </w:rPr>
              <w:t xml:space="preserve">Khoảng 1-2 giây/lần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Chu kỳ đọc cảm biến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Giao tiếp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0">
            <w:pPr>
              <w:rPr>
                <w:rFonts w:ascii="Montserrat" w:cs="Montserrat" w:eastAsia="Montserrat" w:hAnsi="Montserrat"/>
              </w:rPr>
            </w:pPr>
            <w:r w:rsidDel="00000000" w:rsidR="00000000" w:rsidRPr="00000000">
              <w:rPr>
                <w:rFonts w:ascii="Montserrat" w:cs="Montserrat" w:eastAsia="Montserrat" w:hAnsi="Montserrat"/>
                <w:rtl w:val="0"/>
              </w:rPr>
              <w:t xml:space="preserve">GPIO, ADC, I2C, Serial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Giao tiếp</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Dữ liệu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3">
            <w:pPr>
              <w:rPr>
                <w:rFonts w:ascii="Montserrat" w:cs="Montserrat" w:eastAsia="Montserrat" w:hAnsi="Montserrat"/>
              </w:rPr>
            </w:pPr>
            <w:r w:rsidDel="00000000" w:rsidR="00000000" w:rsidRPr="00000000">
              <w:rPr>
                <w:rFonts w:ascii="Montserrat" w:cs="Montserrat" w:eastAsia="Montserrat" w:hAnsi="Montserrat"/>
                <w:rtl w:val="0"/>
              </w:rPr>
              <w:t xml:space="preserve">Lưu dạng bảng trong data/raw/ và xử lý trong data/processed/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Dữ liệu kiểm thử</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5">
            <w:pPr>
              <w:rPr>
                <w:rFonts w:ascii="Montserrat" w:cs="Montserrat" w:eastAsia="Montserrat" w:hAnsi="Montserrat"/>
              </w:rPr>
            </w:pPr>
            <w:r w:rsidDel="00000000" w:rsidR="00000000" w:rsidRPr="00000000">
              <w:rPr>
                <w:rFonts w:ascii="Montserrat" w:cs="Montserrat" w:eastAsia="Montserrat" w:hAnsi="Montserrat"/>
                <w:rtl w:val="0"/>
              </w:rPr>
              <w:t xml:space="preserve">Tài liệu 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6">
            <w:pPr>
              <w:rPr>
                <w:rFonts w:ascii="Montserrat" w:cs="Montserrat" w:eastAsia="Montserrat" w:hAnsi="Montserrat"/>
              </w:rPr>
            </w:pPr>
            <w:r w:rsidDel="00000000" w:rsidR="00000000" w:rsidRPr="00000000">
              <w:rPr>
                <w:rFonts w:ascii="Montserrat" w:cs="Montserrat" w:eastAsia="Montserrat" w:hAnsi="Montserrat"/>
                <w:rtl w:val="0"/>
              </w:rPr>
              <w:t xml:space="preserve">Lưu trong docs/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7">
            <w:pPr>
              <w:rPr>
                <w:rFonts w:ascii="Montserrat" w:cs="Montserrat" w:eastAsia="Montserrat" w:hAnsi="Montserrat"/>
              </w:rPr>
            </w:pPr>
            <w:r w:rsidDel="00000000" w:rsidR="00000000" w:rsidRPr="00000000">
              <w:rPr>
                <w:rFonts w:ascii="Montserrat" w:cs="Montserrat" w:eastAsia="Montserrat" w:hAnsi="Montserrat"/>
                <w:rtl w:val="0"/>
              </w:rPr>
              <w:t xml:space="preserve">Tài liệu hệ thống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Tài liệu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9">
            <w:pPr>
              <w:rPr>
                <w:rFonts w:ascii="Montserrat" w:cs="Montserrat" w:eastAsia="Montserrat" w:hAnsi="Montserrat"/>
              </w:rPr>
            </w:pPr>
            <w:r w:rsidDel="00000000" w:rsidR="00000000" w:rsidRPr="00000000">
              <w:rPr>
                <w:rFonts w:ascii="Montserrat" w:cs="Montserrat" w:eastAsia="Montserrat" w:hAnsi="Montserrat"/>
                <w:rtl w:val="0"/>
              </w:rPr>
              <w:t xml:space="preserve">Lưu trong hardware/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A">
            <w:pPr>
              <w:rPr>
                <w:rFonts w:ascii="Montserrat" w:cs="Montserrat" w:eastAsia="Montserrat" w:hAnsi="Montserrat"/>
              </w:rPr>
            </w:pPr>
            <w:r w:rsidDel="00000000" w:rsidR="00000000" w:rsidRPr="00000000">
              <w:rPr>
                <w:rFonts w:ascii="Montserrat" w:cs="Montserrat" w:eastAsia="Montserrat" w:hAnsi="Montserrat"/>
                <w:rtl w:val="0"/>
              </w:rPr>
              <w:t xml:space="preserve">Tài liệu phần cứng</w:t>
            </w:r>
          </w:p>
        </w:tc>
      </w:tr>
    </w:tbl>
    <w:p w:rsidR="00000000" w:rsidDel="00000000" w:rsidP="00000000" w:rsidRDefault="00000000" w:rsidRPr="00000000" w14:paraId="0000026B">
      <w:pPr>
        <w:rPr>
          <w:rFonts w:ascii="Montserrat" w:cs="Montserrat" w:eastAsia="Montserrat" w:hAnsi="Montserrat"/>
        </w:rPr>
      </w:pPr>
      <w:r w:rsidDel="00000000" w:rsidR="00000000" w:rsidRPr="00000000">
        <w:rPr>
          <w:rFonts w:ascii="Montserrat" w:cs="Montserrat" w:eastAsia="Montserrat" w:hAnsi="Montserrat"/>
          <w:rtl w:val="0"/>
        </w:rPr>
        <w:t xml:space="preserve">6. TIÊU CHÍ ĐÁNH GIÁ</w:t>
      </w:r>
    </w:p>
    <w:p w:rsidR="00000000" w:rsidDel="00000000" w:rsidP="00000000" w:rsidRDefault="00000000" w:rsidRPr="00000000" w14:paraId="0000026C">
      <w:pPr>
        <w:rPr>
          <w:rFonts w:ascii="Montserrat" w:cs="Montserrat" w:eastAsia="Montserrat" w:hAnsi="Montserrat"/>
        </w:rPr>
      </w:pP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798754806812"/>
        <w:gridCol w:w="3756.257095770006"/>
        <w:gridCol w:w="4110.455960446805"/>
        <w:tblGridChange w:id="0">
          <w:tblGrid>
            <w:gridCol w:w="1158.798754806812"/>
            <w:gridCol w:w="3756.257095770006"/>
            <w:gridCol w:w="4110.45596044680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D">
            <w:pPr>
              <w:rPr>
                <w:rFonts w:ascii="Montserrat" w:cs="Montserrat" w:eastAsia="Montserrat" w:hAnsi="Montserrat"/>
              </w:rPr>
            </w:pPr>
            <w:r w:rsidDel="00000000" w:rsidR="00000000" w:rsidRPr="00000000">
              <w:rPr>
                <w:rFonts w:ascii="Montserrat" w:cs="Montserrat" w:eastAsia="Montserrat" w:hAnsi="Montserrat"/>
                <w:rtl w:val="0"/>
              </w:rPr>
              <w:t xml:space="preserve">Mã tiêu chí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E">
            <w:pPr>
              <w:rPr>
                <w:rFonts w:ascii="Montserrat" w:cs="Montserrat" w:eastAsia="Montserrat" w:hAnsi="Montserrat"/>
              </w:rPr>
            </w:pPr>
            <w:r w:rsidDel="00000000" w:rsidR="00000000" w:rsidRPr="00000000">
              <w:rPr>
                <w:rFonts w:ascii="Montserrat" w:cs="Montserrat" w:eastAsia="Montserrat" w:hAnsi="Montserrat"/>
                <w:rtl w:val="0"/>
              </w:rPr>
              <w:t xml:space="preserve">Nội dung đánh giá</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F">
            <w:pPr>
              <w:rPr>
                <w:rFonts w:ascii="Montserrat" w:cs="Montserrat" w:eastAsia="Montserrat" w:hAnsi="Montserrat"/>
              </w:rPr>
            </w:pPr>
            <w:r w:rsidDel="00000000" w:rsidR="00000000" w:rsidRPr="00000000">
              <w:rPr>
                <w:rFonts w:ascii="Montserrat" w:cs="Montserrat" w:eastAsia="Montserrat" w:hAnsi="Montserrat"/>
                <w:rtl w:val="0"/>
              </w:rPr>
              <w:t xml:space="preserve">Kết quả mong muốn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0">
            <w:pPr>
              <w:rPr>
                <w:rFonts w:ascii="Montserrat" w:cs="Montserrat" w:eastAsia="Montserrat" w:hAnsi="Montserrat"/>
              </w:rPr>
            </w:pPr>
            <w:r w:rsidDel="00000000" w:rsidR="00000000" w:rsidRPr="00000000">
              <w:rPr>
                <w:rFonts w:ascii="Montserrat" w:cs="Montserrat" w:eastAsia="Montserrat" w:hAnsi="Montserrat"/>
                <w:rtl w:val="0"/>
              </w:rPr>
              <w:t xml:space="preserve">AC-01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1">
            <w:pPr>
              <w:rPr>
                <w:rFonts w:ascii="Montserrat" w:cs="Montserrat" w:eastAsia="Montserrat" w:hAnsi="Montserrat"/>
              </w:rPr>
            </w:pPr>
            <w:r w:rsidDel="00000000" w:rsidR="00000000" w:rsidRPr="00000000">
              <w:rPr>
                <w:rFonts w:ascii="Montserrat" w:cs="Montserrat" w:eastAsia="Montserrat" w:hAnsi="Montserrat"/>
                <w:rtl w:val="0"/>
              </w:rPr>
              <w:t xml:space="preserve">ESP32 đọc được dữ liệu từ các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2">
            <w:pPr>
              <w:rPr>
                <w:rFonts w:ascii="Montserrat" w:cs="Montserrat" w:eastAsia="Montserrat" w:hAnsi="Montserrat"/>
              </w:rPr>
            </w:pPr>
            <w:r w:rsidDel="00000000" w:rsidR="00000000" w:rsidRPr="00000000">
              <w:rPr>
                <w:rFonts w:ascii="Montserrat" w:cs="Montserrat" w:eastAsia="Montserrat" w:hAnsi="Montserrat"/>
                <w:rtl w:val="0"/>
              </w:rPr>
              <w:t xml:space="preserve">Có giá trị hiển thị trên Serial/OLED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3">
            <w:pPr>
              <w:rPr>
                <w:rFonts w:ascii="Montserrat" w:cs="Montserrat" w:eastAsia="Montserrat" w:hAnsi="Montserrat"/>
              </w:rPr>
            </w:pPr>
            <w:r w:rsidDel="00000000" w:rsidR="00000000" w:rsidRPr="00000000">
              <w:rPr>
                <w:rFonts w:ascii="Montserrat" w:cs="Montserrat" w:eastAsia="Montserrat" w:hAnsi="Montserrat"/>
                <w:rtl w:val="0"/>
              </w:rPr>
              <w:t xml:space="preserve">AC-02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4">
            <w:pPr>
              <w:rPr>
                <w:rFonts w:ascii="Montserrat" w:cs="Montserrat" w:eastAsia="Montserrat" w:hAnsi="Montserrat"/>
              </w:rPr>
            </w:pPr>
            <w:r w:rsidDel="00000000" w:rsidR="00000000" w:rsidRPr="00000000">
              <w:rPr>
                <w:rFonts w:ascii="Montserrat" w:cs="Montserrat" w:eastAsia="Montserrat" w:hAnsi="Montserrat"/>
                <w:rtl w:val="0"/>
              </w:rPr>
              <w:t xml:space="preserve">Hệ thống hiển thị trạng thái không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5">
            <w:pPr>
              <w:rPr>
                <w:rFonts w:ascii="Montserrat" w:cs="Montserrat" w:eastAsia="Montserrat" w:hAnsi="Montserrat"/>
              </w:rPr>
            </w:pPr>
            <w:r w:rsidDel="00000000" w:rsidR="00000000" w:rsidRPr="00000000">
              <w:rPr>
                <w:rFonts w:ascii="Montserrat" w:cs="Montserrat" w:eastAsia="Montserrat" w:hAnsi="Montserrat"/>
                <w:rtl w:val="0"/>
              </w:rPr>
              <w:t xml:space="preserve">Có phân loại tốt/trung bình/xấu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6">
            <w:pPr>
              <w:rPr>
                <w:rFonts w:ascii="Montserrat" w:cs="Montserrat" w:eastAsia="Montserrat" w:hAnsi="Montserrat"/>
              </w:rPr>
            </w:pPr>
            <w:r w:rsidDel="00000000" w:rsidR="00000000" w:rsidRPr="00000000">
              <w:rPr>
                <w:rFonts w:ascii="Montserrat" w:cs="Montserrat" w:eastAsia="Montserrat" w:hAnsi="Montserrat"/>
                <w:rtl w:val="0"/>
              </w:rPr>
              <w:t xml:space="preserve">AC-03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7">
            <w:pPr>
              <w:rPr>
                <w:rFonts w:ascii="Montserrat" w:cs="Montserrat" w:eastAsia="Montserrat" w:hAnsi="Montserrat"/>
              </w:rPr>
            </w:pPr>
            <w:r w:rsidDel="00000000" w:rsidR="00000000" w:rsidRPr="00000000">
              <w:rPr>
                <w:rFonts w:ascii="Montserrat" w:cs="Montserrat" w:eastAsia="Montserrat" w:hAnsi="Montserrat"/>
                <w:rtl w:val="0"/>
              </w:rPr>
              <w:t xml:space="preserve">LED và buzzer hoạt động theo ngưỡng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8">
            <w:pPr>
              <w:rPr>
                <w:rFonts w:ascii="Montserrat" w:cs="Montserrat" w:eastAsia="Montserrat" w:hAnsi="Montserrat"/>
              </w:rPr>
            </w:pPr>
            <w:r w:rsidDel="00000000" w:rsidR="00000000" w:rsidRPr="00000000">
              <w:rPr>
                <w:rFonts w:ascii="Montserrat" w:cs="Montserrat" w:eastAsia="Montserrat" w:hAnsi="Montserrat"/>
                <w:rtl w:val="0"/>
              </w:rPr>
              <w:t xml:space="preserve">Cảnh báo đúng khi vượt ngưỡng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9">
            <w:pPr>
              <w:rPr>
                <w:rFonts w:ascii="Montserrat" w:cs="Montserrat" w:eastAsia="Montserrat" w:hAnsi="Montserrat"/>
              </w:rPr>
            </w:pPr>
            <w:r w:rsidDel="00000000" w:rsidR="00000000" w:rsidRPr="00000000">
              <w:rPr>
                <w:rFonts w:ascii="Montserrat" w:cs="Montserrat" w:eastAsia="Montserrat" w:hAnsi="Montserrat"/>
                <w:rtl w:val="0"/>
              </w:rPr>
              <w:t xml:space="preserve">AC-04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A">
            <w:pPr>
              <w:rPr>
                <w:rFonts w:ascii="Montserrat" w:cs="Montserrat" w:eastAsia="Montserrat" w:hAnsi="Montserrat"/>
              </w:rPr>
            </w:pPr>
            <w:r w:rsidDel="00000000" w:rsidR="00000000" w:rsidRPr="00000000">
              <w:rPr>
                <w:rFonts w:ascii="Montserrat" w:cs="Montserrat" w:eastAsia="Montserrat" w:hAnsi="Montserrat"/>
                <w:rtl w:val="0"/>
              </w:rPr>
              <w:t xml:space="preserve">Quạt hút hoạt động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B">
            <w:pPr>
              <w:rPr>
                <w:rFonts w:ascii="Montserrat" w:cs="Montserrat" w:eastAsia="Montserrat" w:hAnsi="Montserrat"/>
              </w:rPr>
            </w:pPr>
            <w:r w:rsidDel="00000000" w:rsidR="00000000" w:rsidRPr="00000000">
              <w:rPr>
                <w:rFonts w:ascii="Montserrat" w:cs="Montserrat" w:eastAsia="Montserrat" w:hAnsi="Montserrat"/>
                <w:rtl w:val="0"/>
              </w:rPr>
              <w:t xml:space="preserve">Không làm sụt nguồn ESP32</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C">
            <w:pPr>
              <w:rPr>
                <w:rFonts w:ascii="Montserrat" w:cs="Montserrat" w:eastAsia="Montserrat" w:hAnsi="Montserrat"/>
              </w:rPr>
            </w:pPr>
            <w:r w:rsidDel="00000000" w:rsidR="00000000" w:rsidRPr="00000000">
              <w:rPr>
                <w:rFonts w:ascii="Montserrat" w:cs="Montserrat" w:eastAsia="Montserrat" w:hAnsi="Montserrat"/>
                <w:rtl w:val="0"/>
              </w:rPr>
              <w:t xml:space="preserve">AC-05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D">
            <w:pPr>
              <w:rPr>
                <w:rFonts w:ascii="Montserrat" w:cs="Montserrat" w:eastAsia="Montserrat" w:hAnsi="Montserrat"/>
              </w:rPr>
            </w:pPr>
            <w:r w:rsidDel="00000000" w:rsidR="00000000" w:rsidRPr="00000000">
              <w:rPr>
                <w:rFonts w:ascii="Montserrat" w:cs="Montserrat" w:eastAsia="Montserrat" w:hAnsi="Montserrat"/>
                <w:rtl w:val="0"/>
              </w:rPr>
              <w:t xml:space="preserve">Dữ liệu đo được ghi nhận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E">
            <w:pPr>
              <w:rPr>
                <w:rFonts w:ascii="Montserrat" w:cs="Montserrat" w:eastAsia="Montserrat" w:hAnsi="Montserrat"/>
              </w:rPr>
            </w:pPr>
            <w:r w:rsidDel="00000000" w:rsidR="00000000" w:rsidRPr="00000000">
              <w:rPr>
                <w:rFonts w:ascii="Montserrat" w:cs="Montserrat" w:eastAsia="Montserrat" w:hAnsi="Montserrat"/>
                <w:rtl w:val="0"/>
              </w:rPr>
              <w:t xml:space="preserve">Có bảng dữ liệu trong data/raw/</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7F">
            <w:pPr>
              <w:rPr>
                <w:rFonts w:ascii="Montserrat" w:cs="Montserrat" w:eastAsia="Montserrat" w:hAnsi="Montserrat"/>
              </w:rPr>
            </w:pPr>
            <w:r w:rsidDel="00000000" w:rsidR="00000000" w:rsidRPr="00000000">
              <w:rPr>
                <w:rFonts w:ascii="Montserrat" w:cs="Montserrat" w:eastAsia="Montserrat" w:hAnsi="Montserrat"/>
                <w:rtl w:val="0"/>
              </w:rPr>
              <w:t xml:space="preserve">AC-06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80">
            <w:pPr>
              <w:rPr>
                <w:rFonts w:ascii="Montserrat" w:cs="Montserrat" w:eastAsia="Montserrat" w:hAnsi="Montserrat"/>
              </w:rPr>
            </w:pPr>
            <w:r w:rsidDel="00000000" w:rsidR="00000000" w:rsidRPr="00000000">
              <w:rPr>
                <w:rFonts w:ascii="Montserrat" w:cs="Montserrat" w:eastAsia="Montserrat" w:hAnsi="Montserrat"/>
                <w:rtl w:val="0"/>
              </w:rPr>
              <w:t xml:space="preserve">Có tài liệu thiết kế và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81">
            <w:pPr>
              <w:rPr>
                <w:rFonts w:ascii="Montserrat" w:cs="Montserrat" w:eastAsia="Montserrat" w:hAnsi="Montserrat"/>
              </w:rPr>
            </w:pPr>
            <w:r w:rsidDel="00000000" w:rsidR="00000000" w:rsidRPr="00000000">
              <w:rPr>
                <w:rFonts w:ascii="Montserrat" w:cs="Montserrat" w:eastAsia="Montserrat" w:hAnsi="Montserrat"/>
                <w:rtl w:val="0"/>
              </w:rPr>
              <w:t xml:space="preserve">Có SRS, architecture, test plan, validation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82">
            <w:pPr>
              <w:rPr>
                <w:rFonts w:ascii="Montserrat" w:cs="Montserrat" w:eastAsia="Montserrat" w:hAnsi="Montserrat"/>
              </w:rPr>
            </w:pPr>
            <w:r w:rsidDel="00000000" w:rsidR="00000000" w:rsidRPr="00000000">
              <w:rPr>
                <w:rFonts w:ascii="Montserrat" w:cs="Montserrat" w:eastAsia="Montserrat" w:hAnsi="Montserrat"/>
                <w:rtl w:val="0"/>
              </w:rPr>
              <w:t xml:space="preserve">AC-07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83">
            <w:pPr>
              <w:rPr>
                <w:rFonts w:ascii="Montserrat" w:cs="Montserrat" w:eastAsia="Montserrat" w:hAnsi="Montserrat"/>
              </w:rPr>
            </w:pPr>
            <w:r w:rsidDel="00000000" w:rsidR="00000000" w:rsidRPr="00000000">
              <w:rPr>
                <w:rFonts w:ascii="Montserrat" w:cs="Montserrat" w:eastAsia="Montserrat" w:hAnsi="Montserrat"/>
                <w:rtl w:val="0"/>
              </w:rPr>
              <w:t xml:space="preserve">Mô hình có khả năng demo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84">
            <w:pPr>
              <w:rPr>
                <w:rFonts w:ascii="Montserrat" w:cs="Montserrat" w:eastAsia="Montserrat" w:hAnsi="Montserrat"/>
              </w:rPr>
            </w:pPr>
            <w:r w:rsidDel="00000000" w:rsidR="00000000" w:rsidRPr="00000000">
              <w:rPr>
                <w:rFonts w:ascii="Montserrat" w:cs="Montserrat" w:eastAsia="Montserrat" w:hAnsi="Montserrat"/>
                <w:rtl w:val="0"/>
              </w:rPr>
              <w:t xml:space="preserve">Thiết bị chạy được trong buổi báo cáo cuối kỳ</w:t>
            </w:r>
          </w:p>
        </w:tc>
      </w:tr>
    </w:tbl>
    <w:p w:rsidR="00000000" w:rsidDel="00000000" w:rsidP="00000000" w:rsidRDefault="00000000" w:rsidRPr="00000000" w14:paraId="0000028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86">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7. XÁC ĐỊNH PHẠM VI VÀ HƯỚNG PHÁT TRIỂN</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1.8259614654285"/>
        <w:gridCol w:w="2877.9097146618737"/>
        <w:gridCol w:w="3385.776134896322"/>
        <w:tblGridChange w:id="0">
          <w:tblGrid>
            <w:gridCol w:w="2761.8259614654285"/>
            <w:gridCol w:w="2877.9097146618737"/>
            <w:gridCol w:w="3385.776134896322"/>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Lý do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rFonts w:ascii="Montserrat" w:cs="Montserrat" w:eastAsia="Montserrat" w:hAnsi="Montserrat"/>
              </w:rPr>
            </w:pPr>
            <w:r w:rsidDel="00000000" w:rsidR="00000000" w:rsidRPr="00000000">
              <w:rPr>
                <w:rFonts w:ascii="Montserrat" w:cs="Montserrat" w:eastAsia="Montserrat" w:hAnsi="Montserrat"/>
                <w:rtl w:val="0"/>
              </w:rPr>
              <w:t xml:space="preserve">Đo bụi tương đối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rFonts w:ascii="Montserrat" w:cs="Montserrat" w:eastAsia="Montserrat" w:hAnsi="Montserrat"/>
              </w:rPr>
            </w:pPr>
            <w:r w:rsidDel="00000000" w:rsidR="00000000" w:rsidRPr="00000000">
              <w:rPr>
                <w:rFonts w:ascii="Montserrat" w:cs="Montserrat" w:eastAsia="Montserrat" w:hAnsi="Montserrat"/>
                <w:rtl w:val="0"/>
              </w:rPr>
              <w:t xml:space="preserve">Phù hợp đề tài chất lượng không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rFonts w:ascii="Montserrat" w:cs="Montserrat" w:eastAsia="Montserrat" w:hAnsi="Montserrat"/>
              </w:rPr>
            </w:pPr>
            <w:r w:rsidDel="00000000" w:rsidR="00000000" w:rsidRPr="00000000">
              <w:rPr>
                <w:rFonts w:ascii="Montserrat" w:cs="Montserrat" w:eastAsia="Montserrat" w:hAnsi="Montserrat"/>
                <w:rtl w:val="0"/>
              </w:rPr>
              <w:t xml:space="preserve">Đo khí tổng quát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rFonts w:ascii="Montserrat" w:cs="Montserrat" w:eastAsia="Montserrat" w:hAnsi="Montserrat"/>
              </w:rPr>
            </w:pPr>
            <w:r w:rsidDel="00000000" w:rsidR="00000000" w:rsidRPr="00000000">
              <w:rPr>
                <w:rFonts w:ascii="Montserrat" w:cs="Montserrat" w:eastAsia="Montserrat" w:hAnsi="Montserrat"/>
                <w:rtl w:val="0"/>
              </w:rPr>
              <w:t xml:space="preserve">Có thể dùng cảm biến giá rẻ, dễ mua</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rFonts w:ascii="Montserrat" w:cs="Montserrat" w:eastAsia="Montserrat" w:hAnsi="Montserrat"/>
              </w:rPr>
            </w:pPr>
            <w:r w:rsidDel="00000000" w:rsidR="00000000" w:rsidRPr="00000000">
              <w:rPr>
                <w:rFonts w:ascii="Montserrat" w:cs="Montserrat" w:eastAsia="Montserrat" w:hAnsi="Montserrat"/>
                <w:rtl w:val="0"/>
              </w:rPr>
              <w:t xml:space="preserve">Đo nhiệt độ, độ 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rFonts w:ascii="Montserrat" w:cs="Montserrat" w:eastAsia="Montserrat" w:hAnsi="Montserrat"/>
              </w:rPr>
            </w:pPr>
            <w:r w:rsidDel="00000000" w:rsidR="00000000" w:rsidRPr="00000000">
              <w:rPr>
                <w:rFonts w:ascii="Montserrat" w:cs="Montserrat" w:eastAsia="Montserrat" w:hAnsi="Montserrat"/>
                <w:rtl w:val="0"/>
              </w:rPr>
              <w:t xml:space="preserve">Là thông số môi trường cơ bản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rFonts w:ascii="Montserrat" w:cs="Montserrat" w:eastAsia="Montserrat" w:hAnsi="Montserrat"/>
              </w:rPr>
            </w:pPr>
            <w:r w:rsidDel="00000000" w:rsidR="00000000" w:rsidRPr="00000000">
              <w:rPr>
                <w:rFonts w:ascii="Montserrat" w:cs="Montserrat" w:eastAsia="Montserrat" w:hAnsi="Montserrat"/>
                <w:rtl w:val="0"/>
              </w:rPr>
              <w:t xml:space="preserve">Hiển thị OLED/LCD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rFonts w:ascii="Montserrat" w:cs="Montserrat" w:eastAsia="Montserrat" w:hAnsi="Montserrat"/>
              </w:rPr>
            </w:pPr>
            <w:r w:rsidDel="00000000" w:rsidR="00000000" w:rsidRPr="00000000">
              <w:rPr>
                <w:rFonts w:ascii="Montserrat" w:cs="Montserrat" w:eastAsia="Montserrat" w:hAnsi="Montserrat"/>
                <w:rtl w:val="0"/>
              </w:rPr>
              <w:t xml:space="preserve">Cần cho demo và sử dụng tại chỗ</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rFonts w:ascii="Montserrat" w:cs="Montserrat" w:eastAsia="Montserrat" w:hAnsi="Montserrat"/>
              </w:rPr>
            </w:pPr>
            <w:r w:rsidDel="00000000" w:rsidR="00000000" w:rsidRPr="00000000">
              <w:rPr>
                <w:rFonts w:ascii="Montserrat" w:cs="Montserrat" w:eastAsia="Montserrat" w:hAnsi="Montserrat"/>
                <w:rtl w:val="0"/>
              </w:rPr>
              <w:t xml:space="preserve">LED/buzzer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rFonts w:ascii="Montserrat" w:cs="Montserrat" w:eastAsia="Montserrat" w:hAnsi="Montserrat"/>
              </w:rPr>
            </w:pPr>
            <w:r w:rsidDel="00000000" w:rsidR="00000000" w:rsidRPr="00000000">
              <w:rPr>
                <w:rFonts w:ascii="Montserrat" w:cs="Montserrat" w:eastAsia="Montserrat" w:hAnsi="Montserrat"/>
                <w:rtl w:val="0"/>
              </w:rPr>
              <w:t xml:space="preserve">Thể hiện rõ phản hồi phần cứng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rFonts w:ascii="Montserrat" w:cs="Montserrat" w:eastAsia="Montserrat" w:hAnsi="Montserrat"/>
              </w:rPr>
            </w:pPr>
            <w:r w:rsidDel="00000000" w:rsidR="00000000" w:rsidRPr="00000000">
              <w:rPr>
                <w:rFonts w:ascii="Montserrat" w:cs="Montserrat" w:eastAsia="Montserrat" w:hAnsi="Montserrat"/>
                <w:rtl w:val="0"/>
              </w:rPr>
              <w:t xml:space="preserve">Buồng đo và 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rFonts w:ascii="Montserrat" w:cs="Montserrat" w:eastAsia="Montserrat" w:hAnsi="Montserrat"/>
              </w:rPr>
            </w:pPr>
            <w:r w:rsidDel="00000000" w:rsidR="00000000" w:rsidRPr="00000000">
              <w:rPr>
                <w:rFonts w:ascii="Montserrat" w:cs="Montserrat" w:eastAsia="Montserrat" w:hAnsi="Montserrat"/>
                <w:rtl w:val="0"/>
              </w:rPr>
              <w:t xml:space="preserve">Là điểm nâng cấp phần cứng chính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rFonts w:ascii="Montserrat" w:cs="Montserrat" w:eastAsia="Montserrat" w:hAnsi="Montserrat"/>
              </w:rPr>
            </w:pPr>
            <w:r w:rsidDel="00000000" w:rsidR="00000000" w:rsidRPr="00000000">
              <w:rPr>
                <w:rFonts w:ascii="Montserrat" w:cs="Montserrat" w:eastAsia="Montserrat" w:hAnsi="Montserrat"/>
                <w:rtl w:val="0"/>
              </w:rPr>
              <w:t xml:space="preserve">Cloud/IoT dashboard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rFonts w:ascii="Montserrat" w:cs="Montserrat" w:eastAsia="Montserrat" w:hAnsi="Montserrat"/>
              </w:rPr>
            </w:pPr>
            <w:r w:rsidDel="00000000" w:rsidR="00000000" w:rsidRPr="00000000">
              <w:rPr>
                <w:rFonts w:ascii="Montserrat" w:cs="Montserrat" w:eastAsia="Montserrat" w:hAnsi="Montserrat"/>
                <w:rtl w:val="0"/>
              </w:rPr>
              <w:t xml:space="preserve">Không phải trọng tâm phần cứng trong giai đoạn đầu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rFonts w:ascii="Montserrat" w:cs="Montserrat" w:eastAsia="Montserrat" w:hAnsi="Montserrat"/>
              </w:rPr>
            </w:pPr>
            <w:r w:rsidDel="00000000" w:rsidR="00000000" w:rsidRPr="00000000">
              <w:rPr>
                <w:rFonts w:ascii="Montserrat" w:cs="Montserrat" w:eastAsia="Montserrat" w:hAnsi="Montserrat"/>
                <w:rtl w:val="0"/>
              </w:rPr>
              <w:t xml:space="preserve">SD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rFonts w:ascii="Montserrat" w:cs="Montserrat" w:eastAsia="Montserrat" w:hAnsi="Montserrat"/>
              </w:rPr>
            </w:pPr>
            <w:r w:rsidDel="00000000" w:rsidR="00000000" w:rsidRPr="00000000">
              <w:rPr>
                <w:rFonts w:ascii="Montserrat" w:cs="Montserrat" w:eastAsia="Montserrat" w:hAnsi="Montserrat"/>
                <w:rtl w:val="0"/>
              </w:rPr>
              <w:t xml:space="preserve">Có ích nhưng dễ làm tăng độ phức tạp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rFonts w:ascii="Montserrat" w:cs="Montserrat" w:eastAsia="Montserrat" w:hAnsi="Montserrat"/>
              </w:rPr>
            </w:pPr>
            <w:r w:rsidDel="00000000" w:rsidR="00000000" w:rsidRPr="00000000">
              <w:rPr>
                <w:rFonts w:ascii="Montserrat" w:cs="Montserrat" w:eastAsia="Montserrat" w:hAnsi="Montserrat"/>
                <w:rtl w:val="0"/>
              </w:rPr>
              <w:t xml:space="preserve">Pin sạc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rFonts w:ascii="Montserrat" w:cs="Montserrat" w:eastAsia="Montserrat" w:hAnsi="Montserrat"/>
              </w:rPr>
            </w:pPr>
            <w:r w:rsidDel="00000000" w:rsidR="00000000" w:rsidRPr="00000000">
              <w:rPr>
                <w:rFonts w:ascii="Montserrat" w:cs="Montserrat" w:eastAsia="Montserrat" w:hAnsi="Montserrat"/>
                <w:rtl w:val="0"/>
              </w:rPr>
              <w:t xml:space="preserve">Cần thiết kế nguồn cẩn thận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rFonts w:ascii="Montserrat" w:cs="Montserrat" w:eastAsia="Montserrat" w:hAnsi="Montserrat"/>
              </w:rPr>
            </w:pPr>
            <w:r w:rsidDel="00000000" w:rsidR="00000000" w:rsidRPr="00000000">
              <w:rPr>
                <w:rFonts w:ascii="Montserrat" w:cs="Montserrat" w:eastAsia="Montserrat" w:hAnsi="Montserrat"/>
                <w:rtl w:val="0"/>
              </w:rPr>
              <w:t xml:space="preserve">Cảm biến CO2 chuyên dụng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rFonts w:ascii="Montserrat" w:cs="Montserrat" w:eastAsia="Montserrat" w:hAnsi="Montserrat"/>
              </w:rPr>
            </w:pPr>
            <w:r w:rsidDel="00000000" w:rsidR="00000000" w:rsidRPr="00000000">
              <w:rPr>
                <w:rFonts w:ascii="Montserrat" w:cs="Montserrat" w:eastAsia="Montserrat" w:hAnsi="Montserrat"/>
                <w:rtl w:val="0"/>
              </w:rPr>
              <w:t xml:space="preserve">Chi phí cao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rFonts w:ascii="Montserrat" w:cs="Montserrat" w:eastAsia="Montserrat" w:hAnsi="Montserrat"/>
              </w:rPr>
            </w:pPr>
            <w:r w:rsidDel="00000000" w:rsidR="00000000" w:rsidRPr="00000000">
              <w:rPr>
                <w:rFonts w:ascii="Montserrat" w:cs="Montserrat" w:eastAsia="Montserrat" w:hAnsi="Montserrat"/>
                <w:rtl w:val="0"/>
              </w:rPr>
              <w:t xml:space="preserve">Cảm biến PMS5003/PMS7003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 hoặc phương án thay thế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rFonts w:ascii="Montserrat" w:cs="Montserrat" w:eastAsia="Montserrat" w:hAnsi="Montserrat"/>
              </w:rPr>
            </w:pPr>
            <w:r w:rsidDel="00000000" w:rsidR="00000000" w:rsidRPr="00000000">
              <w:rPr>
                <w:rFonts w:ascii="Montserrat" w:cs="Montserrat" w:eastAsia="Montserrat" w:hAnsi="Montserrat"/>
                <w:rtl w:val="0"/>
              </w:rPr>
              <w:t xml:space="preserve">Chính xác hơn nhưng giá cao</w:t>
            </w:r>
          </w:p>
        </w:tc>
      </w:tr>
    </w:tbl>
    <w:p w:rsidR="00000000" w:rsidDel="00000000" w:rsidP="00000000" w:rsidRDefault="00000000" w:rsidRPr="00000000" w14:paraId="000002AB">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rFonts w:ascii="Montserrat" w:cs="Montserrat" w:eastAsia="Montserrat" w:hAnsi="Montserrat"/>
        </w:rPr>
      </w:pPr>
      <w:bookmarkStart w:colFirst="0" w:colLast="0" w:name="_tj93ykjpfcv7" w:id="21"/>
      <w:bookmarkEnd w:id="21"/>
      <w:r w:rsidDel="00000000" w:rsidR="00000000" w:rsidRPr="00000000">
        <w:rPr>
          <w:rFonts w:ascii="Montserrat" w:cs="Montserrat" w:eastAsia="Montserrat" w:hAnsi="Montserrat"/>
          <w:b w:val="1"/>
          <w:bCs w:val="1"/>
          <w:sz w:val="34"/>
          <w:szCs w:val="34"/>
          <w:rtl w:val="0"/>
        </w:rPr>
        <w:t xml:space="preserve">KẾT QUẢ ĐẠT ĐƯỢC</w:t>
      </w:r>
      <w:r w:rsidDel="00000000" w:rsidR="00000000" w:rsidRPr="00000000">
        <w:rPr>
          <w:rtl w:val="0"/>
        </w:rPr>
      </w:r>
    </w:p>
    <w:p w:rsidR="00000000" w:rsidDel="00000000" w:rsidP="00000000" w:rsidRDefault="00000000" w:rsidRPr="00000000" w14:paraId="000002AD">
      <w:pPr>
        <w:numPr>
          <w:ilvl w:val="0"/>
          <w:numId w:val="4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bảng yêu cầu chức năng của hệ thống.</w:t>
      </w:r>
    </w:p>
    <w:p w:rsidR="00000000" w:rsidDel="00000000" w:rsidP="00000000" w:rsidRDefault="00000000" w:rsidRPr="00000000" w14:paraId="000002AE">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bảng yêu cầu phi chức năng.</w:t>
      </w:r>
    </w:p>
    <w:p w:rsidR="00000000" w:rsidDel="00000000" w:rsidP="00000000" w:rsidRDefault="00000000" w:rsidRPr="00000000" w14:paraId="000002AF">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Đề xuất được chỉ tiêu kỹ thuật sơ bộ cho nguyên mẫu.</w:t>
      </w:r>
    </w:p>
    <w:p w:rsidR="00000000" w:rsidDel="00000000" w:rsidP="00000000" w:rsidRDefault="00000000" w:rsidRPr="00000000" w14:paraId="000002B0">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được tiêu chí đánh giá thành công.</w:t>
      </w:r>
    </w:p>
    <w:p w:rsidR="00000000" w:rsidDel="00000000" w:rsidP="00000000" w:rsidRDefault="00000000" w:rsidRPr="00000000" w14:paraId="000002B1">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sử dụng cấu trúc project AirQualityMonitor/ để quản lý firmware, phần cứng, tài liệu, dữ liệu và media.</w:t>
      </w:r>
    </w:p>
    <w:p w:rsidR="00000000" w:rsidDel="00000000" w:rsidP="00000000" w:rsidRDefault="00000000" w:rsidRPr="00000000" w14:paraId="000002B2">
      <w:pPr>
        <w:numPr>
          <w:ilvl w:val="0"/>
          <w:numId w:val="4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nội dung ban đầu cho tài liệu docs/SRS.pdf.</w:t>
      </w:r>
    </w:p>
    <w:p w:rsidR="00000000" w:rsidDel="00000000" w:rsidP="00000000" w:rsidRDefault="00000000" w:rsidRPr="00000000" w14:paraId="000002B3">
      <w:pPr>
        <w:pStyle w:val="Heading2"/>
        <w:keepNext w:val="0"/>
        <w:keepLines w:val="0"/>
        <w:spacing w:after="80" w:lineRule="auto"/>
        <w:rPr>
          <w:rFonts w:ascii="Montserrat" w:cs="Montserrat" w:eastAsia="Montserrat" w:hAnsi="Montserrat"/>
          <w:b w:val="1"/>
          <w:bCs w:val="1"/>
          <w:sz w:val="34"/>
          <w:szCs w:val="34"/>
        </w:rPr>
      </w:pPr>
      <w:bookmarkStart w:colFirst="0" w:colLast="0" w:name="_gry3j4q31rpa" w:id="22"/>
      <w:bookmarkEnd w:id="22"/>
      <w:r w:rsidDel="00000000" w:rsidR="00000000" w:rsidRPr="00000000">
        <w:rPr>
          <w:rFonts w:ascii="Montserrat" w:cs="Montserrat" w:eastAsia="Montserrat" w:hAnsi="Montserrat"/>
          <w:b w:val="1"/>
          <w:bCs w:val="1"/>
          <w:sz w:val="34"/>
          <w:szCs w:val="34"/>
          <w:rtl w:val="0"/>
        </w:rPr>
        <w:t xml:space="preserve">VẤN ĐỀ GẶP PHẢI</w:t>
      </w:r>
    </w:p>
    <w:p w:rsidR="00000000" w:rsidDel="00000000" w:rsidP="00000000" w:rsidRDefault="00000000" w:rsidRPr="00000000" w14:paraId="000002B4">
      <w:pPr>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6493221071146"/>
        <w:gridCol w:w="5424.862488916509"/>
        <w:tblGridChange w:id="0">
          <w:tblGrid>
            <w:gridCol w:w="3600.6493221071146"/>
            <w:gridCol w:w="5424.86248891650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5">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6">
            <w:pPr>
              <w:rPr/>
            </w:pPr>
            <w:r w:rsidDel="00000000" w:rsidR="00000000" w:rsidRPr="00000000">
              <w:rPr>
                <w:rtl w:val="0"/>
              </w:rPr>
              <w:t xml:space="preserve">Mô tả</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7">
            <w:pPr>
              <w:rPr/>
            </w:pPr>
            <w:r w:rsidDel="00000000" w:rsidR="00000000" w:rsidRPr="00000000">
              <w:rPr>
                <w:rtl w:val="0"/>
              </w:rPr>
              <w:t xml:space="preserve">Phạm vi dễ bị 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8">
            <w:pPr>
              <w:widowControl w:val="0"/>
              <w:rPr/>
            </w:pPr>
            <w:r w:rsidDel="00000000" w:rsidR="00000000" w:rsidRPr="00000000">
              <w:rPr>
                <w:rtl w:val="0"/>
              </w:rPr>
              <w:t xml:space="preserve">Nhóm muốn thêm nhiều tính năng như dashboard,</w:t>
            </w:r>
          </w:p>
          <w:p w:rsidR="00000000" w:rsidDel="00000000" w:rsidP="00000000" w:rsidRDefault="00000000" w:rsidRPr="00000000" w14:paraId="000002B9">
            <w:pPr>
              <w:rPr/>
            </w:pPr>
            <w:r w:rsidDel="00000000" w:rsidR="00000000" w:rsidRPr="00000000">
              <w:rPr>
                <w:rtl w:val="0"/>
              </w:rPr>
              <w:t xml:space="preserve">  lưu dữ liệu, PCB, buồng đo khí nên cần phân loại theo giai đoạn.</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A">
            <w:pPr>
              <w:widowControl w:val="0"/>
              <w:rPr/>
            </w:pPr>
            <w:r w:rsidDel="00000000" w:rsidR="00000000" w:rsidRPr="00000000">
              <w:rPr>
                <w:rtl w:val="0"/>
              </w:rPr>
              <w:t xml:space="preserve">Một số chỉ tiêu chưa thể xác</w:t>
            </w:r>
          </w:p>
          <w:p w:rsidR="00000000" w:rsidDel="00000000" w:rsidP="00000000" w:rsidRDefault="00000000" w:rsidRPr="00000000" w14:paraId="000002BB">
            <w:pPr>
              <w:rPr/>
            </w:pPr>
            <w:r w:rsidDel="00000000" w:rsidR="00000000" w:rsidRPr="00000000">
              <w:rPr>
                <w:rtl w:val="0"/>
              </w:rPr>
              <w:t xml:space="preserve">  định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C">
            <w:pPr>
              <w:widowControl w:val="0"/>
              <w:rPr/>
            </w:pPr>
            <w:r w:rsidDel="00000000" w:rsidR="00000000" w:rsidRPr="00000000">
              <w:rPr>
                <w:rtl w:val="0"/>
              </w:rPr>
              <w:t xml:space="preserve">Do chưa có linh kiện thật nên sai số cảm biến,</w:t>
            </w:r>
          </w:p>
          <w:p w:rsidR="00000000" w:rsidDel="00000000" w:rsidP="00000000" w:rsidRDefault="00000000" w:rsidRPr="00000000" w14:paraId="000002BD">
            <w:pPr>
              <w:rPr/>
            </w:pPr>
            <w:r w:rsidDel="00000000" w:rsidR="00000000" w:rsidRPr="00000000">
              <w:rPr>
                <w:rtl w:val="0"/>
              </w:rPr>
              <w:t xml:space="preserve">  ngưỡng cảnh báo và độ ổn định chỉ có thể đặt ở mức sơ bộ.</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BE">
            <w:pPr>
              <w:widowControl w:val="0"/>
              <w:rPr/>
            </w:pPr>
            <w:r w:rsidDel="00000000" w:rsidR="00000000" w:rsidRPr="00000000">
              <w:rPr>
                <w:rtl w:val="0"/>
              </w:rPr>
              <w:t xml:space="preserve">Dễ nhầm giữa yêu cầu và giải</w:t>
            </w:r>
          </w:p>
          <w:p w:rsidR="00000000" w:rsidDel="00000000" w:rsidP="00000000" w:rsidRDefault="00000000" w:rsidRPr="00000000" w14:paraId="000002BF">
            <w:pPr>
              <w:rPr/>
            </w:pPr>
            <w:r w:rsidDel="00000000" w:rsidR="00000000" w:rsidRPr="00000000">
              <w:rPr>
                <w:rtl w:val="0"/>
              </w:rPr>
              <w:t xml:space="preserve">  pháp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0">
            <w:pPr>
              <w:widowControl w:val="0"/>
              <w:rPr/>
            </w:pPr>
            <w:r w:rsidDel="00000000" w:rsidR="00000000" w:rsidRPr="00000000">
              <w:rPr>
                <w:rtl w:val="0"/>
              </w:rPr>
              <w:t xml:space="preserve">Ví dụ “hiển thị dữ liệu” là yêu cầu, còn “dùng</w:t>
            </w:r>
          </w:p>
          <w:p w:rsidR="00000000" w:rsidDel="00000000" w:rsidP="00000000" w:rsidRDefault="00000000" w:rsidRPr="00000000" w14:paraId="000002C1">
            <w:pPr>
              <w:rPr/>
            </w:pPr>
            <w:r w:rsidDel="00000000" w:rsidR="00000000" w:rsidRPr="00000000">
              <w:rPr>
                <w:rtl w:val="0"/>
              </w:rPr>
              <w:t xml:space="preserve">  OLED SSD1306” là giải pháp kỹ thuật.</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2">
            <w:pPr>
              <w:widowControl w:val="0"/>
              <w:rPr/>
            </w:pPr>
            <w:r w:rsidDel="00000000" w:rsidR="00000000" w:rsidRPr="00000000">
              <w:rPr>
                <w:rtl w:val="0"/>
              </w:rPr>
              <w:t xml:space="preserve">Tính năng dashboard chưa chắc</w:t>
            </w:r>
          </w:p>
          <w:p w:rsidR="00000000" w:rsidDel="00000000" w:rsidP="00000000" w:rsidRDefault="00000000" w:rsidRPr="00000000" w14:paraId="000002C3">
            <w:pPr>
              <w:rPr/>
            </w:pPr>
            <w:r w:rsidDel="00000000" w:rsidR="00000000" w:rsidRPr="00000000">
              <w:rPr>
                <w:rtl w:val="0"/>
              </w:rPr>
              <w:t xml:space="preserve">  hoàn thành sớm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4">
            <w:pPr>
              <w:widowControl w:val="0"/>
              <w:rPr/>
            </w:pPr>
            <w:r w:rsidDel="00000000" w:rsidR="00000000" w:rsidRPr="00000000">
              <w:rPr>
                <w:rtl w:val="0"/>
              </w:rPr>
              <w:t xml:space="preserve">Cần đưa vào hướng mở rộng hoặc giai đoạn sau để</w:t>
            </w:r>
          </w:p>
          <w:p w:rsidR="00000000" w:rsidDel="00000000" w:rsidP="00000000" w:rsidRDefault="00000000" w:rsidRPr="00000000" w14:paraId="000002C5">
            <w:pPr>
              <w:widowControl w:val="0"/>
              <w:rPr/>
            </w:pPr>
            <w:r w:rsidDel="00000000" w:rsidR="00000000" w:rsidRPr="00000000">
              <w:rPr>
                <w:rtl w:val="0"/>
              </w:rPr>
              <w:t xml:space="preserve">  tránh quá tải ở các tuần đầu.</w:t>
            </w:r>
          </w:p>
          <w:p w:rsidR="00000000" w:rsidDel="00000000" w:rsidP="00000000" w:rsidRDefault="00000000" w:rsidRPr="00000000" w14:paraId="000002C6">
            <w:pPr>
              <w:rPr/>
            </w:pPr>
            <w:r w:rsidDel="00000000" w:rsidR="00000000" w:rsidRPr="00000000">
              <w:rPr>
                <w:rtl w:val="0"/>
              </w:rPr>
              <w:t xml:space="preserve"> </w:t>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rFonts w:ascii="Montserrat" w:cs="Montserrat" w:eastAsia="Montserrat" w:hAnsi="Montserrat"/>
          <w:b w:val="1"/>
          <w:bCs w:val="1"/>
          <w:sz w:val="34"/>
          <w:szCs w:val="34"/>
        </w:rPr>
      </w:pPr>
      <w:bookmarkStart w:colFirst="0" w:colLast="0" w:name="_fwkr62t2k7ty" w:id="23"/>
      <w:bookmarkEnd w:id="23"/>
      <w:r w:rsidDel="00000000" w:rsidR="00000000" w:rsidRPr="00000000">
        <w:rPr>
          <w:rFonts w:ascii="Montserrat" w:cs="Montserrat" w:eastAsia="Montserrat" w:hAnsi="Montserrat"/>
          <w:b w:val="1"/>
          <w:bCs w:val="1"/>
          <w:sz w:val="34"/>
          <w:szCs w:val="34"/>
          <w:rtl w:val="0"/>
        </w:rPr>
        <w:t xml:space="preserve">GIẢI PHÁP ÁP DỤNG</w:t>
      </w:r>
    </w:p>
    <w:p w:rsidR="00000000" w:rsidDel="00000000" w:rsidP="00000000" w:rsidRDefault="00000000" w:rsidRPr="00000000" w14:paraId="000002C9">
      <w:pPr>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6493221071146"/>
        <w:gridCol w:w="5424.862488916509"/>
        <w:tblGridChange w:id="0">
          <w:tblGrid>
            <w:gridCol w:w="3600.6493221071146"/>
            <w:gridCol w:w="5424.86248891650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A">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B">
            <w:pPr>
              <w:rPr/>
            </w:pPr>
            <w:r w:rsidDel="00000000" w:rsidR="00000000" w:rsidRPr="00000000">
              <w:rPr>
                <w:rtl w:val="0"/>
              </w:rPr>
              <w:t xml:space="preserve">Giải pháp</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C">
            <w:pPr>
              <w:rPr/>
            </w:pPr>
            <w:r w:rsidDel="00000000" w:rsidR="00000000" w:rsidRPr="00000000">
              <w:rPr>
                <w:rtl w:val="0"/>
              </w:rPr>
              <w:t xml:space="preserve">Phạm vi dễ bị 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D">
            <w:pPr>
              <w:widowControl w:val="0"/>
              <w:rPr/>
            </w:pPr>
            <w:r w:rsidDel="00000000" w:rsidR="00000000" w:rsidRPr="00000000">
              <w:rPr>
                <w:rtl w:val="0"/>
              </w:rPr>
              <w:t xml:space="preserve">Chia hệ thống thành tính năng bắt buộc và tính</w:t>
            </w:r>
          </w:p>
          <w:p w:rsidR="00000000" w:rsidDel="00000000" w:rsidP="00000000" w:rsidRDefault="00000000" w:rsidRPr="00000000" w14:paraId="000002CE">
            <w:pPr>
              <w:rPr/>
            </w:pPr>
            <w:r w:rsidDel="00000000" w:rsidR="00000000" w:rsidRPr="00000000">
              <w:rPr>
                <w:rtl w:val="0"/>
              </w:rPr>
              <w:t xml:space="preserve">  năng mở rộng.</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F">
            <w:pPr>
              <w:rPr/>
            </w:pPr>
            <w:r w:rsidDel="00000000" w:rsidR="00000000" w:rsidRPr="00000000">
              <w:rPr>
                <w:rtl w:val="0"/>
              </w:rPr>
              <w:t xml:space="preserve">Chỉ tiêu chưa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0">
            <w:pPr>
              <w:widowControl w:val="0"/>
              <w:rPr/>
            </w:pPr>
            <w:r w:rsidDel="00000000" w:rsidR="00000000" w:rsidRPr="00000000">
              <w:rPr>
                <w:rtl w:val="0"/>
              </w:rPr>
              <w:t xml:space="preserve">Ghi rõ đây là chỉ tiêu sơ bộ, sẽ hiệu chỉnh sau</w:t>
            </w:r>
          </w:p>
          <w:p w:rsidR="00000000" w:rsidDel="00000000" w:rsidP="00000000" w:rsidRDefault="00000000" w:rsidRPr="00000000" w14:paraId="000002D1">
            <w:pPr>
              <w:rPr/>
            </w:pPr>
            <w:r w:rsidDel="00000000" w:rsidR="00000000" w:rsidRPr="00000000">
              <w:rPr>
                <w:rtl w:val="0"/>
              </w:rPr>
              <w:t xml:space="preserve">  khi kiểm thử thật.</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2">
            <w:pPr>
              <w:rPr/>
            </w:pPr>
            <w:r w:rsidDel="00000000" w:rsidR="00000000" w:rsidRPr="00000000">
              <w:rPr>
                <w:rtl w:val="0"/>
              </w:rPr>
              <w:t xml:space="preserve">Nhầm yêu cầu và giải pháp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3">
            <w:pPr>
              <w:widowControl w:val="0"/>
              <w:rPr/>
            </w:pPr>
            <w:r w:rsidDel="00000000" w:rsidR="00000000" w:rsidRPr="00000000">
              <w:rPr>
                <w:rtl w:val="0"/>
              </w:rPr>
              <w:t xml:space="preserve">Tách riêng bảng FR/NFR với bảng chỉ tiêu kỹ</w:t>
            </w:r>
          </w:p>
          <w:p w:rsidR="00000000" w:rsidDel="00000000" w:rsidP="00000000" w:rsidRDefault="00000000" w:rsidRPr="00000000" w14:paraId="000002D4">
            <w:pPr>
              <w:rPr/>
            </w:pPr>
            <w:r w:rsidDel="00000000" w:rsidR="00000000" w:rsidRPr="00000000">
              <w:rPr>
                <w:rtl w:val="0"/>
              </w:rPr>
              <w:t xml:space="preserve">  thuật.</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5">
            <w:pPr>
              <w:widowControl w:val="0"/>
              <w:rPr/>
            </w:pPr>
            <w:r w:rsidDel="00000000" w:rsidR="00000000" w:rsidRPr="00000000">
              <w:rPr>
                <w:rtl w:val="0"/>
              </w:rPr>
              <w:t xml:space="preserve">Dashboard chưa chắc hoàn</w:t>
            </w:r>
          </w:p>
          <w:p w:rsidR="00000000" w:rsidDel="00000000" w:rsidP="00000000" w:rsidRDefault="00000000" w:rsidRPr="00000000" w14:paraId="000002D6">
            <w:pPr>
              <w:rPr/>
            </w:pPr>
            <w:r w:rsidDel="00000000" w:rsidR="00000000" w:rsidRPr="00000000">
              <w:rPr>
                <w:rtl w:val="0"/>
              </w:rPr>
              <w:t xml:space="preserve">  thành sớm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7">
            <w:pPr>
              <w:widowControl w:val="0"/>
              <w:rPr/>
            </w:pPr>
            <w:r w:rsidDel="00000000" w:rsidR="00000000" w:rsidRPr="00000000">
              <w:rPr>
                <w:rtl w:val="0"/>
              </w:rPr>
              <w:t xml:space="preserve">Đưa dashboard vào giai đoạn sau, dự kiến Tuần 14</w:t>
            </w:r>
          </w:p>
          <w:p w:rsidR="00000000" w:rsidDel="00000000" w:rsidP="00000000" w:rsidRDefault="00000000" w:rsidRPr="00000000" w14:paraId="000002D8">
            <w:pPr>
              <w:widowControl w:val="0"/>
              <w:rPr/>
            </w:pPr>
            <w:r w:rsidDel="00000000" w:rsidR="00000000" w:rsidRPr="00000000">
              <w:rPr>
                <w:rtl w:val="0"/>
              </w:rPr>
              <w:t xml:space="preserve">  nếu hệ thống phần cứng ổn định.</w:t>
            </w:r>
          </w:p>
          <w:p w:rsidR="00000000" w:rsidDel="00000000" w:rsidP="00000000" w:rsidRDefault="00000000" w:rsidRPr="00000000" w14:paraId="000002D9">
            <w:pPr>
              <w:rPr/>
            </w:pPr>
            <w:r w:rsidDel="00000000" w:rsidR="00000000" w:rsidRPr="00000000">
              <w:rPr>
                <w:rtl w:val="0"/>
              </w:rPr>
              <w:t xml:space="preserve"> </w:t>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rFonts w:ascii="Montserrat" w:cs="Montserrat" w:eastAsia="Montserrat" w:hAnsi="Montserrat"/>
          <w:b w:val="1"/>
          <w:bCs w:val="1"/>
          <w:sz w:val="34"/>
          <w:szCs w:val="34"/>
        </w:rPr>
      </w:pPr>
      <w:bookmarkStart w:colFirst="0" w:colLast="0" w:name="_kdsuyytr0cg8" w:id="24"/>
      <w:bookmarkEnd w:id="24"/>
      <w:r w:rsidDel="00000000" w:rsidR="00000000" w:rsidRPr="00000000">
        <w:rPr>
          <w:rFonts w:ascii="Montserrat" w:cs="Montserrat" w:eastAsia="Montserrat" w:hAnsi="Montserrat"/>
          <w:b w:val="1"/>
          <w:bCs w:val="1"/>
          <w:sz w:val="34"/>
          <w:szCs w:val="34"/>
          <w:rtl w:val="0"/>
        </w:rPr>
        <w:t xml:space="preserve">BÀI HỌC KINH NGHIỆM</w:t>
      </w:r>
    </w:p>
    <w:p w:rsidR="00000000" w:rsidDel="00000000" w:rsidP="00000000" w:rsidRDefault="00000000" w:rsidRPr="00000000" w14:paraId="000002DC">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Trước khi chọn linh kiện và thiết kế mạch, cần xác định rõ hệ thống phải làm được những chức năng nào.</w:t>
      </w:r>
    </w:p>
    <w:p w:rsidR="00000000" w:rsidDel="00000000" w:rsidP="00000000" w:rsidRDefault="00000000" w:rsidRPr="00000000" w14:paraId="000002DD">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tiêu kỹ thuật ở giai đoạn đầu nên đủ cụ thể để định hướng thiết kế, nhưng không nên quá cứng khi chưa có dữ liệu thực nghiệm.</w:t>
      </w:r>
    </w:p>
    <w:p w:rsidR="00000000" w:rsidDel="00000000" w:rsidP="00000000" w:rsidRDefault="00000000" w:rsidRPr="00000000" w14:paraId="000002DE">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Việc tổ chức thư mục project từ sớm giúp nhóm dễ quản lý firmware, phần cứng, tài liệu và dữ liệu đo.</w:t>
      </w:r>
    </w:p>
    <w:p w:rsidR="00000000" w:rsidDel="00000000" w:rsidP="00000000" w:rsidRDefault="00000000" w:rsidRPr="00000000" w14:paraId="000002DF">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phân biệt rõ tính năng bắt buộc và tính năng mở rộng để tránh làm đề tài vượt quá khả năng triển khai.</w:t>
      </w:r>
    </w:p>
    <w:p w:rsidR="00000000" w:rsidDel="00000000" w:rsidP="00000000" w:rsidRDefault="00000000" w:rsidRPr="00000000" w14:paraId="000002E0">
      <w:pPr>
        <w:pStyle w:val="Heading2"/>
        <w:keepNext w:val="0"/>
        <w:keepLines w:val="0"/>
        <w:spacing w:after="80" w:lineRule="auto"/>
        <w:rPr>
          <w:rFonts w:ascii="Montserrat" w:cs="Montserrat" w:eastAsia="Montserrat" w:hAnsi="Montserrat"/>
          <w:b w:val="1"/>
          <w:bCs w:val="1"/>
          <w:sz w:val="34"/>
          <w:szCs w:val="34"/>
        </w:rPr>
      </w:pPr>
      <w:bookmarkStart w:colFirst="0" w:colLast="0" w:name="_24lf64di01e3" w:id="25"/>
      <w:bookmarkEnd w:id="25"/>
      <w:r w:rsidDel="00000000" w:rsidR="00000000" w:rsidRPr="00000000">
        <w:rPr>
          <w:rFonts w:ascii="Montserrat" w:cs="Montserrat" w:eastAsia="Montserrat" w:hAnsi="Montserrat"/>
          <w:b w:val="1"/>
          <w:bCs w:val="1"/>
          <w:sz w:val="34"/>
          <w:szCs w:val="34"/>
          <w:rtl w:val="0"/>
        </w:rPr>
        <w:t xml:space="preserve">KẾ HOẠCH TIẾP THEO</w:t>
      </w:r>
    </w:p>
    <w:p w:rsidR="00000000" w:rsidDel="00000000" w:rsidP="00000000" w:rsidRDefault="00000000" w:rsidRPr="00000000" w14:paraId="000002E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Buổi làm việc tiếp theo:tUẦN 3</w:t>
      </w:r>
    </w:p>
    <w:p w:rsidR="00000000" w:rsidDel="00000000" w:rsidP="00000000" w:rsidRDefault="00000000" w:rsidRPr="00000000" w14:paraId="000002E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Nội dung dự kiến:</w:t>
      </w:r>
    </w:p>
    <w:p w:rsidR="00000000" w:rsidDel="00000000" w:rsidP="00000000" w:rsidRDefault="00000000" w:rsidRPr="00000000" w14:paraId="000002E3">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2E4">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Thiết kế sơ đồ khối tổng quát của hệ thống.</w:t>
      </w:r>
    </w:p>
    <w:p w:rsidR="00000000" w:rsidDel="00000000" w:rsidP="00000000" w:rsidRDefault="00000000" w:rsidRPr="00000000" w14:paraId="000002E5">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rã hệ thống thành các khối: cảm biến, xử lý, hiển thị, cảnh báo, nguồn, buồng đo khí.</w:t>
      </w:r>
    </w:p>
    <w:p w:rsidR="00000000" w:rsidDel="00000000" w:rsidP="00000000" w:rsidRDefault="00000000" w:rsidRPr="00000000" w14:paraId="000002E6">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Lựa chọn linh kiện sơ bộ cho từng khối.</w:t>
      </w:r>
    </w:p>
    <w:p w:rsidR="00000000" w:rsidDel="00000000" w:rsidP="00000000" w:rsidRDefault="00000000" w:rsidRPr="00000000" w14:paraId="000002E7">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Lập bảng so sánh linh kiện.</w:t>
      </w:r>
    </w:p>
    <w:p w:rsidR="00000000" w:rsidDel="00000000" w:rsidP="00000000" w:rsidRDefault="00000000" w:rsidRPr="00000000" w14:paraId="000002E8">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tài liệu docs/SystemArchitecture.pdf.</w:t>
      </w:r>
    </w:p>
    <w:p w:rsidR="00000000" w:rsidDel="00000000" w:rsidP="00000000" w:rsidRDefault="00000000" w:rsidRPr="00000000" w14:paraId="000002E9">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danh sách linh kiện ban đầu trong hardware/BOM.xlsx.</w:t>
      </w:r>
    </w:p>
    <w:p w:rsidR="00000000" w:rsidDel="00000000" w:rsidP="00000000" w:rsidRDefault="00000000" w:rsidRPr="00000000" w14:paraId="000002EA">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EB">
      <w:pPr>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a8c3m1q3ms6"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3(27/03/2026)_sdk tổng quát</w:t>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rFonts w:ascii="Montserrat" w:cs="Montserrat" w:eastAsia="Montserrat" w:hAnsi="Montserrat"/>
          <w:b w:val="1"/>
          <w:bCs w:val="1"/>
          <w:sz w:val="46"/>
          <w:szCs w:val="46"/>
        </w:rPr>
      </w:pPr>
      <w:bookmarkStart w:colFirst="0" w:colLast="0" w:name="_9bswn08sindi" w:id="27"/>
      <w:bookmarkEnd w:id="27"/>
      <w:r w:rsidDel="00000000" w:rsidR="00000000" w:rsidRPr="00000000">
        <w:rPr>
          <w:rFonts w:ascii="Montserrat" w:cs="Montserrat" w:eastAsia="Montserrat" w:hAnsi="Montserrat"/>
          <w:b w:val="1"/>
          <w:bCs w:val="1"/>
          <w:sz w:val="46"/>
          <w:szCs w:val="46"/>
          <w:rtl w:val="0"/>
        </w:rPr>
        <w:t xml:space="preserve">Tuần 3: Thiết kế sơ đồ khối hệ thống và lựa chọn linh kiện sơ bộ</w:t>
      </w:r>
    </w:p>
    <w:p w:rsidR="00000000" w:rsidDel="00000000" w:rsidP="00000000" w:rsidRDefault="00000000" w:rsidRPr="00000000" w14:paraId="000002EE">
      <w:pPr>
        <w:pStyle w:val="Heading2"/>
        <w:keepNext w:val="0"/>
        <w:keepLines w:val="0"/>
        <w:spacing w:after="80" w:lineRule="auto"/>
        <w:rPr>
          <w:rFonts w:ascii="Montserrat" w:cs="Montserrat" w:eastAsia="Montserrat" w:hAnsi="Montserrat"/>
          <w:b w:val="1"/>
          <w:bCs w:val="1"/>
          <w:sz w:val="34"/>
          <w:szCs w:val="34"/>
        </w:rPr>
      </w:pPr>
      <w:bookmarkStart w:colFirst="0" w:colLast="0" w:name="_yf7vei38p1af" w:id="28"/>
      <w:bookmarkEnd w:id="28"/>
      <w:r w:rsidDel="00000000" w:rsidR="00000000" w:rsidRPr="00000000">
        <w:rPr>
          <w:rFonts w:ascii="Montserrat" w:cs="Montserrat" w:eastAsia="Montserrat" w:hAnsi="Montserrat"/>
          <w:b w:val="1"/>
          <w:bCs w:val="1"/>
          <w:sz w:val="34"/>
          <w:szCs w:val="34"/>
          <w:rtl w:val="0"/>
        </w:rPr>
        <w:t xml:space="preserve">Buổi làm việc số: 03</w:t>
      </w:r>
    </w:p>
    <w:p w:rsidR="00000000" w:rsidDel="00000000" w:rsidP="00000000" w:rsidRDefault="00000000" w:rsidRPr="00000000" w14:paraId="000002E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Ngày/Giờ:</w:t>
      </w:r>
      <w:r w:rsidDel="00000000" w:rsidR="00000000" w:rsidRPr="00000000">
        <w:rPr>
          <w:rFonts w:ascii="Montserrat" w:cs="Montserrat" w:eastAsia="Montserrat" w:hAnsi="Montserrat"/>
          <w:rtl w:val="0"/>
        </w:rPr>
        <w:t xml:space="preserve"> 27/03/2026, 20:00 - 22:30</w:t>
        <w:br w:type="textWrapping"/>
        <w:t xml:space="preserve"> </w:t>
      </w:r>
      <w:r w:rsidDel="00000000" w:rsidR="00000000" w:rsidRPr="00000000">
        <w:rPr>
          <w:rFonts w:ascii="Montserrat" w:cs="Montserrat" w:eastAsia="Montserrat" w:hAnsi="Montserrat"/>
          <w:b w:val="1"/>
          <w:bCs w:val="1"/>
          <w:rtl w:val="0"/>
        </w:rPr>
        <w:t xml:space="preserve">Địa điểm:</w:t>
      </w:r>
      <w:r w:rsidDel="00000000" w:rsidR="00000000" w:rsidRPr="00000000">
        <w:rPr>
          <w:rFonts w:ascii="Montserrat" w:cs="Montserrat" w:eastAsia="Montserrat" w:hAnsi="Montserrat"/>
          <w:rtl w:val="0"/>
        </w:rPr>
        <w:t xml:space="preserve"> Họp online qua Microsoft Teams</w:t>
        <w:br w:type="textWrapping"/>
        <w:t xml:space="preserve"> </w:t>
      </w:r>
      <w:r w:rsidDel="00000000" w:rsidR="00000000" w:rsidRPr="00000000">
        <w:rPr>
          <w:rFonts w:ascii="Montserrat" w:cs="Montserrat" w:eastAsia="Montserrat" w:hAnsi="Montserrat"/>
          <w:b w:val="1"/>
          <w:bCs w:val="1"/>
          <w:rtl w:val="0"/>
        </w:rPr>
        <w:t xml:space="preserve">Thành viên tham gia:</w:t>
      </w:r>
    </w:p>
    <w:p w:rsidR="00000000" w:rsidDel="00000000" w:rsidP="00000000" w:rsidRDefault="00000000" w:rsidRPr="00000000" w14:paraId="000002F0">
      <w:pPr>
        <w:numPr>
          <w:ilvl w:val="0"/>
          <w:numId w:val="3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p w:rsidR="00000000" w:rsidDel="00000000" w:rsidP="00000000" w:rsidRDefault="00000000" w:rsidRPr="00000000" w14:paraId="000002F1">
      <w:pPr>
        <w:numPr>
          <w:ilvl w:val="0"/>
          <w:numId w:val="3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p w:rsidR="00000000" w:rsidDel="00000000" w:rsidP="00000000" w:rsidRDefault="00000000" w:rsidRPr="00000000" w14:paraId="000002F2">
      <w:pPr>
        <w:numPr>
          <w:ilvl w:val="0"/>
          <w:numId w:val="3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p w:rsidR="00000000" w:rsidDel="00000000" w:rsidP="00000000" w:rsidRDefault="00000000" w:rsidRPr="00000000" w14:paraId="000002F3">
      <w:pPr>
        <w:pStyle w:val="Heading2"/>
        <w:keepNext w:val="0"/>
        <w:keepLines w:val="0"/>
        <w:spacing w:after="80" w:lineRule="auto"/>
        <w:rPr>
          <w:rFonts w:ascii="Montserrat" w:cs="Montserrat" w:eastAsia="Montserrat" w:hAnsi="Montserrat"/>
          <w:b w:val="1"/>
          <w:bCs w:val="1"/>
          <w:sz w:val="34"/>
          <w:szCs w:val="34"/>
        </w:rPr>
      </w:pPr>
      <w:bookmarkStart w:colFirst="0" w:colLast="0" w:name="_yb6ut3q3waiq" w:id="29"/>
      <w:bookmarkEnd w:id="29"/>
      <w:r w:rsidDel="00000000" w:rsidR="00000000" w:rsidRPr="00000000">
        <w:rPr>
          <w:rFonts w:ascii="Montserrat" w:cs="Montserrat" w:eastAsia="Montserrat" w:hAnsi="Montserrat"/>
          <w:b w:val="1"/>
          <w:bCs w:val="1"/>
          <w:sz w:val="34"/>
          <w:szCs w:val="34"/>
          <w:rtl w:val="0"/>
        </w:rPr>
        <w:t xml:space="preserve">MỤC TIÊU BUỔI LÀM VIỆC</w:t>
      </w:r>
    </w:p>
    <w:p w:rsidR="00000000" w:rsidDel="00000000" w:rsidP="00000000" w:rsidRDefault="00000000" w:rsidRPr="00000000" w14:paraId="000002F4">
      <w:pPr>
        <w:numPr>
          <w:ilvl w:val="0"/>
          <w:numId w:val="2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Rà soát lại yêu cầu hệ thống đã xây dựng ở Tuần 2.</w:t>
      </w:r>
    </w:p>
    <w:p w:rsidR="00000000" w:rsidDel="00000000" w:rsidP="00000000" w:rsidRDefault="00000000" w:rsidRPr="00000000" w14:paraId="000002F5">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Thiết kế sơ đồ khối tổng quát của hệ thống.</w:t>
      </w:r>
    </w:p>
    <w:p w:rsidR="00000000" w:rsidDel="00000000" w:rsidP="00000000" w:rsidRDefault="00000000" w:rsidRPr="00000000" w14:paraId="000002F6">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rã hệ thống thành các module phần cứng chính.</w:t>
      </w:r>
    </w:p>
    <w:p w:rsidR="00000000" w:rsidDel="00000000" w:rsidP="00000000" w:rsidRDefault="00000000" w:rsidRPr="00000000" w14:paraId="000002F7">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luồng dữ liệu và luồng điều khiển.</w:t>
      </w:r>
    </w:p>
    <w:p w:rsidR="00000000" w:rsidDel="00000000" w:rsidP="00000000" w:rsidRDefault="00000000" w:rsidRPr="00000000" w14:paraId="000002F8">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Lựa chọn linh kiện sơ bộ cho từng khối chức năng.</w:t>
      </w:r>
    </w:p>
    <w:p w:rsidR="00000000" w:rsidDel="00000000" w:rsidP="00000000" w:rsidRDefault="00000000" w:rsidRPr="00000000" w14:paraId="000002F9">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Lập danh sách linh kiện ban đầu trong hardware/BOM.xlsx.</w:t>
      </w:r>
    </w:p>
    <w:p w:rsidR="00000000" w:rsidDel="00000000" w:rsidP="00000000" w:rsidRDefault="00000000" w:rsidRPr="00000000" w14:paraId="000002FA">
      <w:pPr>
        <w:numPr>
          <w:ilvl w:val="0"/>
          <w:numId w:val="2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nội dung cho tài liệu docs/SystemArchitecture.pdf</w:t>
      </w:r>
    </w:p>
    <w:p w:rsidR="00000000" w:rsidDel="00000000" w:rsidP="00000000" w:rsidRDefault="00000000" w:rsidRPr="00000000" w14:paraId="000002FB">
      <w:pPr>
        <w:pStyle w:val="Heading2"/>
        <w:keepNext w:val="0"/>
        <w:keepLines w:val="0"/>
        <w:spacing w:after="80" w:lineRule="auto"/>
        <w:rPr>
          <w:rFonts w:ascii="Montserrat" w:cs="Montserrat" w:eastAsia="Montserrat" w:hAnsi="Montserrat"/>
          <w:b w:val="1"/>
          <w:bCs w:val="1"/>
          <w:sz w:val="34"/>
          <w:szCs w:val="34"/>
        </w:rPr>
      </w:pPr>
      <w:bookmarkStart w:colFirst="0" w:colLast="0" w:name="_ihdxe3gh8v7x" w:id="30"/>
      <w:bookmarkEnd w:id="30"/>
      <w:r w:rsidDel="00000000" w:rsidR="00000000" w:rsidRPr="00000000">
        <w:rPr>
          <w:rFonts w:ascii="Montserrat" w:cs="Montserrat" w:eastAsia="Montserrat" w:hAnsi="Montserrat"/>
          <w:b w:val="1"/>
          <w:bCs w:val="1"/>
          <w:sz w:val="34"/>
          <w:szCs w:val="34"/>
          <w:rtl w:val="0"/>
        </w:rPr>
        <w:t xml:space="preserve">KẾ HOẠCH THỰC HIỆN</w:t>
      </w:r>
    </w:p>
    <w:p w:rsidR="00000000" w:rsidDel="00000000" w:rsidP="00000000" w:rsidRDefault="00000000" w:rsidRPr="00000000" w14:paraId="000002FC">
      <w:pPr>
        <w:rPr/>
      </w:pPr>
      <w:r w:rsidDel="00000000" w:rsidR="00000000" w:rsidRPr="00000000">
        <w:rPr>
          <w:rtl w:val="0"/>
        </w:rPr>
      </w:r>
    </w:p>
    <w:tbl>
      <w:tblPr>
        <w:tblStyle w:val="Table26"/>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075"/>
        <w:tblGridChange w:id="0">
          <w:tblGrid>
            <w:gridCol w:w="1890"/>
            <w:gridCol w:w="607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D">
            <w:pPr>
              <w:rPr/>
            </w:pPr>
            <w:r w:rsidDel="00000000" w:rsidR="00000000" w:rsidRPr="00000000">
              <w:rPr>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E">
            <w:pPr>
              <w:rPr/>
            </w:pPr>
            <w:r w:rsidDel="00000000" w:rsidR="00000000" w:rsidRPr="00000000">
              <w:rPr>
                <w:rtl w:val="0"/>
              </w:rPr>
              <w:t xml:space="preserve">Nội dung công việc</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F">
            <w:pPr>
              <w:rPr/>
            </w:pPr>
            <w:r w:rsidDel="00000000" w:rsidR="00000000" w:rsidRPr="00000000">
              <w:rPr>
                <w:rtl w:val="0"/>
              </w:rPr>
              <w:t xml:space="preserve">20:00 - 20:15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0">
            <w:pPr>
              <w:rPr/>
            </w:pPr>
            <w:r w:rsidDel="00000000" w:rsidR="00000000" w:rsidRPr="00000000">
              <w:rPr>
                <w:rtl w:val="0"/>
              </w:rPr>
              <w:t xml:space="preserve">Rà soát yêu cầu hệ thống đã xác định ở Tuần 2</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1">
            <w:pPr>
              <w:rPr/>
            </w:pPr>
            <w:r w:rsidDel="00000000" w:rsidR="00000000" w:rsidRPr="00000000">
              <w:rPr>
                <w:rtl w:val="0"/>
              </w:rPr>
              <w:t xml:space="preserve">20:15 - 20:40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2">
            <w:pPr>
              <w:rPr/>
            </w:pPr>
            <w:r w:rsidDel="00000000" w:rsidR="00000000" w:rsidRPr="00000000">
              <w:rPr>
                <w:rtl w:val="0"/>
              </w:rPr>
              <w:t xml:space="preserve">Xây dựng sơ đồ khối mức 0: tổng quan hệ thống</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3">
            <w:pPr>
              <w:rPr/>
            </w:pPr>
            <w:r w:rsidDel="00000000" w:rsidR="00000000" w:rsidRPr="00000000">
              <w:rPr>
                <w:rtl w:val="0"/>
              </w:rPr>
              <w:t xml:space="preserve">20:40 - 21:05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4">
            <w:pPr>
              <w:widowControl w:val="0"/>
              <w:rPr/>
            </w:pPr>
            <w:r w:rsidDel="00000000" w:rsidR="00000000" w:rsidRPr="00000000">
              <w:rPr>
                <w:rtl w:val="0"/>
              </w:rPr>
              <w:t xml:space="preserve">Xây dựng sơ đồ khối mức 1: các khối chức năng</w:t>
            </w:r>
          </w:p>
          <w:p w:rsidR="00000000" w:rsidDel="00000000" w:rsidP="00000000" w:rsidRDefault="00000000" w:rsidRPr="00000000" w14:paraId="00000305">
            <w:pPr>
              <w:rPr/>
            </w:pPr>
            <w:r w:rsidDel="00000000" w:rsidR="00000000" w:rsidRPr="00000000">
              <w:rPr>
                <w:rtl w:val="0"/>
              </w:rPr>
              <w:t xml:space="preserve">  chính</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6">
            <w:pPr>
              <w:rPr/>
            </w:pPr>
            <w:r w:rsidDel="00000000" w:rsidR="00000000" w:rsidRPr="00000000">
              <w:rPr>
                <w:rtl w:val="0"/>
              </w:rPr>
              <w:t xml:space="preserve">21:05 - 21:30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7">
            <w:pPr>
              <w:widowControl w:val="0"/>
              <w:rPr/>
            </w:pPr>
            <w:r w:rsidDel="00000000" w:rsidR="00000000" w:rsidRPr="00000000">
              <w:rPr>
                <w:rtl w:val="0"/>
              </w:rPr>
              <w:t xml:space="preserve">Xây dựng sơ đồ khối mức 2: chi tiết hóa cảm</w:t>
            </w:r>
          </w:p>
          <w:p w:rsidR="00000000" w:rsidDel="00000000" w:rsidP="00000000" w:rsidRDefault="00000000" w:rsidRPr="00000000" w14:paraId="00000308">
            <w:pPr>
              <w:rPr/>
            </w:pPr>
            <w:r w:rsidDel="00000000" w:rsidR="00000000" w:rsidRPr="00000000">
              <w:rPr>
                <w:rtl w:val="0"/>
              </w:rPr>
              <w:t xml:space="preserve">  biến, xử lý và đầu ra</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9">
            <w:pPr>
              <w:rPr/>
            </w:pPr>
            <w:r w:rsidDel="00000000" w:rsidR="00000000" w:rsidRPr="00000000">
              <w:rPr>
                <w:rtl w:val="0"/>
              </w:rPr>
              <w:t xml:space="preserve">21:30 - 21:55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A">
            <w:pPr>
              <w:widowControl w:val="0"/>
              <w:rPr/>
            </w:pPr>
            <w:r w:rsidDel="00000000" w:rsidR="00000000" w:rsidRPr="00000000">
              <w:rPr>
                <w:rtl w:val="0"/>
              </w:rPr>
              <w:t xml:space="preserve">Xây dựng sơ đồ khối mức 3: đề xuất linh kiện dự</w:t>
            </w:r>
          </w:p>
          <w:p w:rsidR="00000000" w:rsidDel="00000000" w:rsidP="00000000" w:rsidRDefault="00000000" w:rsidRPr="00000000" w14:paraId="0000030B">
            <w:pPr>
              <w:rPr/>
            </w:pPr>
            <w:r w:rsidDel="00000000" w:rsidR="00000000" w:rsidRPr="00000000">
              <w:rPr>
                <w:rtl w:val="0"/>
              </w:rPr>
              <w:t xml:space="preserve">  kiến cho từng khối</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C">
            <w:pPr>
              <w:rPr/>
            </w:pPr>
            <w:r w:rsidDel="00000000" w:rsidR="00000000" w:rsidRPr="00000000">
              <w:rPr>
                <w:rtl w:val="0"/>
              </w:rPr>
              <w:t xml:space="preserve">21:55 - 22:15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D">
            <w:pPr>
              <w:rPr/>
            </w:pPr>
            <w:r w:rsidDel="00000000" w:rsidR="00000000" w:rsidRPr="00000000">
              <w:rPr>
                <w:rtl w:val="0"/>
              </w:rPr>
              <w:t xml:space="preserve">So sánh các phương án linh kiện</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E">
            <w:pPr>
              <w:rPr/>
            </w:pPr>
            <w:r w:rsidDel="00000000" w:rsidR="00000000" w:rsidRPr="00000000">
              <w:rPr>
                <w:rtl w:val="0"/>
              </w:rPr>
              <w:t xml:space="preserve">22:15 - 22:30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F">
            <w:pPr>
              <w:widowControl w:val="0"/>
              <w:rPr/>
            </w:pPr>
            <w:r w:rsidDel="00000000" w:rsidR="00000000" w:rsidRPr="00000000">
              <w:rPr>
                <w:rtl w:val="0"/>
              </w:rPr>
              <w:t xml:space="preserve">Tổng kết, phân công công việc và lập kế hoạch</w:t>
            </w:r>
          </w:p>
          <w:p w:rsidR="00000000" w:rsidDel="00000000" w:rsidP="00000000" w:rsidRDefault="00000000" w:rsidRPr="00000000" w14:paraId="00000310">
            <w:pPr>
              <w:widowControl w:val="0"/>
              <w:rPr/>
            </w:pPr>
            <w:r w:rsidDel="00000000" w:rsidR="00000000" w:rsidRPr="00000000">
              <w:rPr>
                <w:rtl w:val="0"/>
              </w:rPr>
              <w:t xml:space="preserve">  Tuần 4</w:t>
            </w:r>
          </w:p>
          <w:p w:rsidR="00000000" w:rsidDel="00000000" w:rsidP="00000000" w:rsidRDefault="00000000" w:rsidRPr="00000000" w14:paraId="00000311">
            <w:pPr>
              <w:rPr/>
            </w:pPr>
            <w:r w:rsidDel="00000000" w:rsidR="00000000" w:rsidRPr="00000000">
              <w:rPr>
                <w:rtl w:val="0"/>
              </w:rPr>
              <w:t xml:space="preserve"> </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rFonts w:ascii="Montserrat" w:cs="Montserrat" w:eastAsia="Montserrat" w:hAnsi="Montserrat"/>
          <w:b w:val="1"/>
          <w:bCs w:val="1"/>
          <w:sz w:val="34"/>
          <w:szCs w:val="34"/>
        </w:rPr>
      </w:pPr>
      <w:bookmarkStart w:colFirst="0" w:colLast="0" w:name="_j1xqapl2mqpo" w:id="31"/>
      <w:bookmarkEnd w:id="31"/>
      <w:r w:rsidDel="00000000" w:rsidR="00000000" w:rsidRPr="00000000">
        <w:rPr>
          <w:rFonts w:ascii="Montserrat" w:cs="Montserrat" w:eastAsia="Montserrat" w:hAnsi="Montserrat"/>
          <w:b w:val="1"/>
          <w:bCs w:val="1"/>
          <w:sz w:val="34"/>
          <w:szCs w:val="34"/>
          <w:rtl w:val="0"/>
        </w:rPr>
        <w:t xml:space="preserve">HOẠT ĐỘNG THỰC TẾ</w:t>
      </w:r>
    </w:p>
    <w:p w:rsidR="00000000" w:rsidDel="00000000" w:rsidP="00000000" w:rsidRDefault="00000000" w:rsidRPr="00000000" w14:paraId="0000031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10r9zag6qy2j" w:id="32"/>
      <w:bookmarkEnd w:id="32"/>
      <w:r w:rsidDel="00000000" w:rsidR="00000000" w:rsidRPr="00000000">
        <w:rPr>
          <w:rFonts w:ascii="Montserrat" w:cs="Montserrat" w:eastAsia="Montserrat" w:hAnsi="Montserrat"/>
          <w:b w:val="1"/>
          <w:bCs w:val="1"/>
          <w:color w:val="000000"/>
          <w:sz w:val="26"/>
          <w:szCs w:val="26"/>
          <w:rtl w:val="0"/>
        </w:rPr>
        <w:t xml:space="preserve">1. Rà soát yêu cầu hệ thống từ Tuần 2</w:t>
      </w:r>
    </w:p>
    <w:p w:rsidR="00000000" w:rsidDel="00000000" w:rsidP="00000000" w:rsidRDefault="00000000" w:rsidRPr="00000000" w14:paraId="000003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rà soát lại các yêu cầu đã thống nhất ở Tuần 2. Hệ thống cần đáp ứng các chức năng chính sau:</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8.8085823333226"/>
        <w:gridCol w:w="6596.703228690302"/>
        <w:tblGridChange w:id="0">
          <w:tblGrid>
            <w:gridCol w:w="2428.8085823333226"/>
            <w:gridCol w:w="6596.703228690302"/>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Nhóm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Nội dung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rFonts w:ascii="Montserrat" w:cs="Montserrat" w:eastAsia="Montserrat" w:hAnsi="Montserrat"/>
              </w:rPr>
            </w:pPr>
            <w:r w:rsidDel="00000000" w:rsidR="00000000" w:rsidRPr="00000000">
              <w:rPr>
                <w:rFonts w:ascii="Montserrat" w:cs="Montserrat" w:eastAsia="Montserrat" w:hAnsi="Montserrat"/>
                <w:rtl w:val="0"/>
              </w:rPr>
              <w:t xml:space="preserve">Đo lường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rFonts w:ascii="Montserrat" w:cs="Montserrat" w:eastAsia="Montserrat" w:hAnsi="Montserrat"/>
              </w:rPr>
            </w:pPr>
            <w:r w:rsidDel="00000000" w:rsidR="00000000" w:rsidRPr="00000000">
              <w:rPr>
                <w:rFonts w:ascii="Montserrat" w:cs="Montserrat" w:eastAsia="Montserrat" w:hAnsi="Montserrat"/>
                <w:rtl w:val="0"/>
              </w:rPr>
              <w:t xml:space="preserve">Đo bụi tương đối, khí ô nhiễm tổng quát, nhiệt độ và độ ẩm</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rFonts w:ascii="Montserrat" w:cs="Montserrat" w:eastAsia="Montserrat" w:hAnsi="Montserrat"/>
              </w:rPr>
            </w:pPr>
            <w:r w:rsidDel="00000000" w:rsidR="00000000" w:rsidRPr="00000000">
              <w:rPr>
                <w:rFonts w:ascii="Montserrat" w:cs="Montserrat" w:eastAsia="Montserrat" w:hAnsi="Montserrat"/>
                <w:rtl w:val="0"/>
              </w:rPr>
              <w:t xml:space="preserve">Xử lý dữ liệu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rFonts w:ascii="Montserrat" w:cs="Montserrat" w:eastAsia="Montserrat" w:hAnsi="Montserrat"/>
              </w:rPr>
            </w:pPr>
            <w:r w:rsidDel="00000000" w:rsidR="00000000" w:rsidRPr="00000000">
              <w:rPr>
                <w:rFonts w:ascii="Montserrat" w:cs="Montserrat" w:eastAsia="Montserrat" w:hAnsi="Montserrat"/>
                <w:rtl w:val="0"/>
              </w:rPr>
              <w:t xml:space="preserve">Đọc dữ liệu từ cảm biến, lấy trung bình nhiều mẫu, so sánh với ngưỡng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rFonts w:ascii="Montserrat" w:cs="Montserrat" w:eastAsia="Montserrat" w:hAnsi="Montserrat"/>
              </w:rPr>
            </w:pPr>
            <w:r w:rsidDel="00000000" w:rsidR="00000000" w:rsidRPr="00000000">
              <w:rPr>
                <w:rFonts w:ascii="Montserrat" w:cs="Montserrat" w:eastAsia="Montserrat" w:hAnsi="Montserrat"/>
                <w:rtl w:val="0"/>
              </w:rPr>
              <w:t xml:space="preserve">Hiển thị giá trị đo và trạng thái chất lượng không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rFonts w:ascii="Montserrat" w:cs="Montserrat" w:eastAsia="Montserrat" w:hAnsi="Montserrat"/>
              </w:rPr>
            </w:pPr>
            <w:r w:rsidDel="00000000" w:rsidR="00000000" w:rsidRPr="00000000">
              <w:rPr>
                <w:rFonts w:ascii="Montserrat" w:cs="Montserrat" w:eastAsia="Montserrat" w:hAnsi="Montserrat"/>
                <w:rtl w:val="0"/>
              </w:rPr>
              <w:t xml:space="preserve">Cảnh báo bằng LED 3 màu và buzzer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rFonts w:ascii="Montserrat" w:cs="Montserrat" w:eastAsia="Montserrat" w:hAnsi="Montserrat"/>
              </w:rPr>
            </w:pPr>
            <w:r w:rsidDel="00000000" w:rsidR="00000000" w:rsidRPr="00000000">
              <w:rPr>
                <w:rFonts w:ascii="Montserrat" w:cs="Montserrat" w:eastAsia="Montserrat" w:hAnsi="Montserrat"/>
                <w:rtl w:val="0"/>
              </w:rPr>
              <w:t xml:space="preserve">Lấy mẫu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rFonts w:ascii="Montserrat" w:cs="Montserrat" w:eastAsia="Montserrat" w:hAnsi="Montserrat"/>
              </w:rPr>
            </w:pPr>
            <w:r w:rsidDel="00000000" w:rsidR="00000000" w:rsidRPr="00000000">
              <w:rPr>
                <w:rFonts w:ascii="Montserrat" w:cs="Montserrat" w:eastAsia="Montserrat" w:hAnsi="Montserrat"/>
                <w:rtl w:val="0"/>
              </w:rPr>
              <w:t xml:space="preserve">Sử dụng buồng đo và quạt hút để tạo luồng khí chủ động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rFonts w:ascii="Montserrat" w:cs="Montserrat" w:eastAsia="Montserrat" w:hAnsi="Montserrat"/>
              </w:rPr>
            </w:pPr>
            <w:r w:rsidDel="00000000" w:rsidR="00000000" w:rsidRPr="00000000">
              <w:rPr>
                <w:rFonts w:ascii="Montserrat" w:cs="Montserrat" w:eastAsia="Montserrat" w:hAnsi="Montserrat"/>
                <w:rtl w:val="0"/>
              </w:rPr>
              <w:t xml:space="preserve">Nguồn và điều khiển tải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rFonts w:ascii="Montserrat" w:cs="Montserrat" w:eastAsia="Montserrat" w:hAnsi="Montserrat"/>
              </w:rPr>
            </w:pPr>
            <w:r w:rsidDel="00000000" w:rsidR="00000000" w:rsidRPr="00000000">
              <w:rPr>
                <w:rFonts w:ascii="Montserrat" w:cs="Montserrat" w:eastAsia="Montserrat" w:hAnsi="Montserrat"/>
                <w:rtl w:val="0"/>
              </w:rPr>
              <w:t xml:space="preserve">Cấp nguồn ổn định, điều khiển quạt qua transistor hoặc MOSFET</w:t>
            </w:r>
          </w:p>
        </w:tc>
      </w:tr>
    </w:tbl>
    <w:p w:rsidR="00000000" w:rsidDel="00000000" w:rsidP="00000000" w:rsidRDefault="00000000" w:rsidRPr="00000000" w14:paraId="000003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Từ các yêu cầu này, nhóm thống nhất không lựa chọn linh kiện ngay từ đầu. Thay vào đó, nhóm tiến hành thiết kế sơ đồ khối theo nhiều mức: từ tổng quan hệ thống đến chi tiết phần cứng. Cách làm này giúp việc lựa chọn linh kiện có cơ sở kỹ thuật rõ ràng hơn.</w:t>
      </w:r>
    </w:p>
    <w:p w:rsidR="00000000" w:rsidDel="00000000" w:rsidP="00000000" w:rsidRDefault="00000000" w:rsidRPr="00000000" w14:paraId="000003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rFonts w:ascii="Montserrat" w:cs="Montserrat" w:eastAsia="Montserrat" w:hAnsi="Montserrat"/>
          <w:b w:val="1"/>
          <w:bCs w:val="1"/>
          <w:sz w:val="46"/>
          <w:szCs w:val="46"/>
        </w:rPr>
      </w:pPr>
      <w:bookmarkStart w:colFirst="0" w:colLast="0" w:name="_52u7fqqk71tk" w:id="33"/>
      <w:bookmarkEnd w:id="33"/>
      <w:r w:rsidDel="00000000" w:rsidR="00000000" w:rsidRPr="00000000">
        <w:rPr>
          <w:rFonts w:ascii="Montserrat" w:cs="Montserrat" w:eastAsia="Montserrat" w:hAnsi="Montserrat"/>
          <w:b w:val="1"/>
          <w:bCs w:val="1"/>
          <w:sz w:val="46"/>
          <w:szCs w:val="46"/>
          <w:rtl w:val="0"/>
        </w:rPr>
        <w:t xml:space="preserve">2. Thiết kế sơ đồ khối theo hướng từ tổng quát đến chi tiết</w:t>
      </w:r>
    </w:p>
    <w:p w:rsidR="00000000" w:rsidDel="00000000" w:rsidP="00000000" w:rsidRDefault="00000000" w:rsidRPr="00000000" w14:paraId="00000327">
      <w:pPr>
        <w:pStyle w:val="Heading2"/>
        <w:keepNext w:val="0"/>
        <w:keepLines w:val="0"/>
        <w:spacing w:after="80" w:lineRule="auto"/>
        <w:rPr>
          <w:rFonts w:ascii="Montserrat" w:cs="Montserrat" w:eastAsia="Montserrat" w:hAnsi="Montserrat"/>
          <w:b w:val="1"/>
          <w:bCs w:val="1"/>
          <w:sz w:val="34"/>
          <w:szCs w:val="34"/>
        </w:rPr>
      </w:pPr>
      <w:bookmarkStart w:colFirst="0" w:colLast="0" w:name="_lbx2yh8es7rv" w:id="34"/>
      <w:bookmarkEnd w:id="34"/>
      <w:r w:rsidDel="00000000" w:rsidR="00000000" w:rsidRPr="00000000">
        <w:rPr>
          <w:rFonts w:ascii="Montserrat" w:cs="Montserrat" w:eastAsia="Montserrat" w:hAnsi="Montserrat"/>
          <w:b w:val="1"/>
          <w:bCs w:val="1"/>
          <w:sz w:val="34"/>
          <w:szCs w:val="34"/>
          <w:rtl w:val="0"/>
        </w:rPr>
        <w:t xml:space="preserve">2.1. Sơ đồ khối mức 0 — Tổng quan hệ thống</w:t>
      </w:r>
    </w:p>
    <w:p w:rsidR="00000000" w:rsidDel="00000000" w:rsidP="00000000" w:rsidRDefault="00000000" w:rsidRPr="00000000" w14:paraId="000003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Ở mức tổng quát nhất, hệ thống được xem như một thiết bị trung gian giữa </w:t>
      </w:r>
      <w:r w:rsidDel="00000000" w:rsidR="00000000" w:rsidRPr="00000000">
        <w:rPr>
          <w:rFonts w:ascii="Montserrat" w:cs="Montserrat" w:eastAsia="Montserrat" w:hAnsi="Montserrat"/>
          <w:b w:val="1"/>
          <w:bCs w:val="1"/>
          <w:rtl w:val="0"/>
        </w:rPr>
        <w:t xml:space="preserve">môi trường không khí trong phòng</w:t>
      </w:r>
      <w:r w:rsidDel="00000000" w:rsidR="00000000" w:rsidRPr="00000000">
        <w:rPr>
          <w:rFonts w:ascii="Montserrat" w:cs="Montserrat" w:eastAsia="Montserrat" w:hAnsi="Montserrat"/>
          <w:rtl w:val="0"/>
        </w:rPr>
        <w:t xml:space="preserve"> và </w:t>
      </w:r>
      <w:r w:rsidDel="00000000" w:rsidR="00000000" w:rsidRPr="00000000">
        <w:rPr>
          <w:rFonts w:ascii="Montserrat" w:cs="Montserrat" w:eastAsia="Montserrat" w:hAnsi="Montserrat"/>
          <w:b w:val="1"/>
          <w:bCs w:val="1"/>
          <w:rtl w:val="0"/>
        </w:rPr>
        <w:t xml:space="preserve">người dùng</w:t>
      </w:r>
      <w:r w:rsidDel="00000000" w:rsidR="00000000" w:rsidRPr="00000000">
        <w:rPr>
          <w:rFonts w:ascii="Montserrat" w:cs="Montserrat" w:eastAsia="Montserrat" w:hAnsi="Montserrat"/>
          <w:rtl w:val="0"/>
        </w:rPr>
        <w:t xml:space="preserve">. Thiết bị có nhiệm vụ thu thập dữ liệu môi trường, xử lý và đưa ra thông tin cảnh báo.</w:t>
      </w:r>
    </w:p>
    <w:p w:rsidR="00000000" w:rsidDel="00000000" w:rsidP="00000000" w:rsidRDefault="00000000" w:rsidRPr="00000000" w14:paraId="0000032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002655" cy="1304925"/>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002655" cy="1304925"/>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2A">
      <w:pPr>
        <w:rPr>
          <w:rFonts w:ascii="Montserrat" w:cs="Montserrat" w:eastAsia="Montserrat" w:hAnsi="Montserrat"/>
        </w:rPr>
      </w:pPr>
      <w:r w:rsidDel="00000000" w:rsidR="00000000" w:rsidRPr="00000000">
        <w:rPr>
          <w:rFonts w:ascii="Montserrat" w:cs="Montserrat" w:eastAsia="Montserrat" w:hAnsi="Montserrat"/>
          <w:rtl w:val="0"/>
        </w:rPr>
        <w:t xml:space="preserve">Giải thích: </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1.5651755320987"/>
        <w:gridCol w:w="5103.946635491526"/>
        <w:tblGridChange w:id="0">
          <w:tblGrid>
            <w:gridCol w:w="3921.5651755320987"/>
            <w:gridCol w:w="5103.94663549152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Vai trò</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rFonts w:ascii="Montserrat" w:cs="Montserrat" w:eastAsia="Montserrat" w:hAnsi="Montserrat"/>
              </w:rPr>
            </w:pPr>
            <w:r w:rsidDel="00000000" w:rsidR="00000000" w:rsidRPr="00000000">
              <w:rPr>
                <w:rFonts w:ascii="Montserrat" w:cs="Montserrat" w:eastAsia="Montserrat" w:hAnsi="Montserrat"/>
                <w:rtl w:val="0"/>
              </w:rPr>
              <w:t xml:space="preserve">Môi trường không khí trong phòng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rFonts w:ascii="Montserrat" w:cs="Montserrat" w:eastAsia="Montserrat" w:hAnsi="Montserrat"/>
              </w:rPr>
            </w:pPr>
            <w:r w:rsidDel="00000000" w:rsidR="00000000" w:rsidRPr="00000000">
              <w:rPr>
                <w:rFonts w:ascii="Montserrat" w:cs="Montserrat" w:eastAsia="Montserrat" w:hAnsi="Montserrat"/>
                <w:rtl w:val="0"/>
              </w:rPr>
              <w:t xml:space="preserve">Đối tượng cần được theo dõi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rFonts w:ascii="Montserrat" w:cs="Montserrat" w:eastAsia="Montserrat" w:hAnsi="Montserrat"/>
              </w:rPr>
            </w:pPr>
            <w:r w:rsidDel="00000000" w:rsidR="00000000" w:rsidRPr="00000000">
              <w:rPr>
                <w:rFonts w:ascii="Montserrat" w:cs="Montserrat" w:eastAsia="Montserrat" w:hAnsi="Montserrat"/>
                <w:rtl w:val="0"/>
              </w:rPr>
              <w:t xml:space="preserve">Hệ thống đo và cảnh báo chất lượng không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rFonts w:ascii="Montserrat" w:cs="Montserrat" w:eastAsia="Montserrat" w:hAnsi="Montserrat"/>
              </w:rPr>
            </w:pPr>
            <w:r w:rsidDel="00000000" w:rsidR="00000000" w:rsidRPr="00000000">
              <w:rPr>
                <w:rFonts w:ascii="Montserrat" w:cs="Montserrat" w:eastAsia="Montserrat" w:hAnsi="Montserrat"/>
                <w:rtl w:val="0"/>
              </w:rPr>
              <w:t xml:space="preserve">Thiết bị trung tâm thực hiện đo, xử lý, hiển thị và cảnh báo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rFonts w:ascii="Montserrat" w:cs="Montserrat" w:eastAsia="Montserrat" w:hAnsi="Montserrat"/>
              </w:rPr>
            </w:pPr>
            <w:r w:rsidDel="00000000" w:rsidR="00000000" w:rsidRPr="00000000">
              <w:rPr>
                <w:rFonts w:ascii="Montserrat" w:cs="Montserrat" w:eastAsia="Montserrat" w:hAnsi="Montserrat"/>
                <w:rtl w:val="0"/>
              </w:rPr>
              <w:t xml:space="preserve">Người dùng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rFonts w:ascii="Montserrat" w:cs="Montserrat" w:eastAsia="Montserrat" w:hAnsi="Montserrat"/>
              </w:rPr>
            </w:pPr>
            <w:r w:rsidDel="00000000" w:rsidR="00000000" w:rsidRPr="00000000">
              <w:rPr>
                <w:rFonts w:ascii="Montserrat" w:cs="Montserrat" w:eastAsia="Montserrat" w:hAnsi="Montserrat"/>
                <w:rtl w:val="0"/>
              </w:rPr>
              <w:t xml:space="preserve">Quan sát kết quả đo và nhận cảnh báo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rFonts w:ascii="Montserrat" w:cs="Montserrat" w:eastAsia="Montserrat" w:hAnsi="Montserrat"/>
              </w:rPr>
            </w:pPr>
            <w:r w:rsidDel="00000000" w:rsidR="00000000" w:rsidRPr="00000000">
              <w:rPr>
                <w:rFonts w:ascii="Montserrat" w:cs="Montserrat" w:eastAsia="Montserrat" w:hAnsi="Montserrat"/>
                <w:rtl w:val="0"/>
              </w:rPr>
              <w:t xml:space="preserve">Cảnh báo tại chỗ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rFonts w:ascii="Montserrat" w:cs="Montserrat" w:eastAsia="Montserrat" w:hAnsi="Montserrat"/>
              </w:rPr>
            </w:pPr>
            <w:r w:rsidDel="00000000" w:rsidR="00000000" w:rsidRPr="00000000">
              <w:rPr>
                <w:rFonts w:ascii="Montserrat" w:cs="Montserrat" w:eastAsia="Montserrat" w:hAnsi="Montserrat"/>
                <w:rtl w:val="0"/>
              </w:rPr>
              <w:t xml:space="preserve">Giúp người dùng nhận biết nhanh khi chất lượng không khí xấu</w:t>
            </w:r>
          </w:p>
          <w:p w:rsidR="00000000" w:rsidDel="00000000" w:rsidP="00000000" w:rsidRDefault="00000000" w:rsidRPr="00000000" w14:paraId="000003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8">
            <w:pPr>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33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042984" cy="221266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2984" cy="2212662"/>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00738" cy="2004557"/>
            <wp:effectExtent b="0" l="0" r="0" t="0"/>
            <wp:docPr id="2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00738" cy="2004557"/>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3D">
      <w:pPr>
        <w:rPr>
          <w:rFonts w:ascii="Montserrat" w:cs="Montserrat" w:eastAsia="Montserrat" w:hAnsi="Montserrat"/>
        </w:rPr>
      </w:pPr>
      <w:r w:rsidDel="00000000" w:rsidR="00000000" w:rsidRPr="00000000">
        <w:rPr>
          <w:rtl w:val="0"/>
        </w:rPr>
      </w:r>
    </w:p>
    <w:tbl>
      <w:tblPr>
        <w:tblStyle w:val="Table29"/>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675"/>
        <w:tblGridChange w:id="0">
          <w:tblGrid>
            <w:gridCol w:w="2210"/>
            <w:gridCol w:w="567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E">
            <w:pPr>
              <w:rPr>
                <w:rFonts w:ascii="Montserrat" w:cs="Montserrat" w:eastAsia="Montserrat" w:hAnsi="Montserrat"/>
              </w:rPr>
            </w:pPr>
            <w:r w:rsidDel="00000000" w:rsidR="00000000" w:rsidRPr="00000000">
              <w:rPr>
                <w:rFonts w:ascii="Montserrat" w:cs="Montserrat" w:eastAsia="Montserrat" w:hAnsi="Montserrat"/>
                <w:rtl w:val="0"/>
              </w:rPr>
              <w:t xml:space="preserve">Khối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F">
            <w:pPr>
              <w:rPr>
                <w:rFonts w:ascii="Montserrat" w:cs="Montserrat" w:eastAsia="Montserrat" w:hAnsi="Montserrat"/>
              </w:rPr>
            </w:pPr>
            <w:r w:rsidDel="00000000" w:rsidR="00000000" w:rsidRPr="00000000">
              <w:rPr>
                <w:rFonts w:ascii="Montserrat" w:cs="Montserrat" w:eastAsia="Montserrat" w:hAnsi="Montserrat"/>
                <w:rtl w:val="0"/>
              </w:rPr>
              <w:t xml:space="preserve">Vai trò</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0">
            <w:pPr>
              <w:rPr>
                <w:rFonts w:ascii="Montserrat" w:cs="Montserrat" w:eastAsia="Montserrat" w:hAnsi="Montserrat"/>
              </w:rPr>
            </w:pPr>
            <w:r w:rsidDel="00000000" w:rsidR="00000000" w:rsidRPr="00000000">
              <w:rPr>
                <w:rFonts w:ascii="Montserrat" w:cs="Montserrat" w:eastAsia="Montserrat" w:hAnsi="Montserrat"/>
                <w:rtl w:val="0"/>
              </w:rPr>
              <w:t xml:space="preserve">Khối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1">
            <w:pPr>
              <w:rPr>
                <w:rFonts w:ascii="Montserrat" w:cs="Montserrat" w:eastAsia="Montserrat" w:hAnsi="Montserrat"/>
              </w:rPr>
            </w:pPr>
            <w:r w:rsidDel="00000000" w:rsidR="00000000" w:rsidRPr="00000000">
              <w:rPr>
                <w:rFonts w:ascii="Montserrat" w:cs="Montserrat" w:eastAsia="Montserrat" w:hAnsi="Montserrat"/>
                <w:rtl w:val="0"/>
              </w:rPr>
              <w:t xml:space="preserve">Cấp nguồn 5V cho hệ thống, ESP32 và các tải phụ</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2">
            <w:pPr>
              <w:rPr>
                <w:rFonts w:ascii="Montserrat" w:cs="Montserrat" w:eastAsia="Montserrat" w:hAnsi="Montserrat"/>
              </w:rPr>
            </w:pPr>
            <w:r w:rsidDel="00000000" w:rsidR="00000000" w:rsidRPr="00000000">
              <w:rPr>
                <w:rFonts w:ascii="Montserrat" w:cs="Montserrat" w:eastAsia="Montserrat" w:hAnsi="Montserrat"/>
                <w:rtl w:val="0"/>
              </w:rPr>
              <w:t xml:space="preserve">Khối xử lý trung tâm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3">
            <w:pPr>
              <w:rPr>
                <w:rFonts w:ascii="Montserrat" w:cs="Montserrat" w:eastAsia="Montserrat" w:hAnsi="Montserrat"/>
              </w:rPr>
            </w:pPr>
            <w:r w:rsidDel="00000000" w:rsidR="00000000" w:rsidRPr="00000000">
              <w:rPr>
                <w:rFonts w:ascii="Montserrat" w:cs="Montserrat" w:eastAsia="Montserrat" w:hAnsi="Montserrat"/>
                <w:rtl w:val="0"/>
              </w:rPr>
              <w:t xml:space="preserve">ESP32 đọc dữ liệu cảm biến, xử lý và điều khiển đầu ra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4">
            <w:pPr>
              <w:rPr>
                <w:rFonts w:ascii="Montserrat" w:cs="Montserrat" w:eastAsia="Montserrat" w:hAnsi="Montserrat"/>
              </w:rPr>
            </w:pPr>
            <w:r w:rsidDel="00000000" w:rsidR="00000000" w:rsidRPr="00000000">
              <w:rPr>
                <w:rFonts w:ascii="Montserrat" w:cs="Montserrat" w:eastAsia="Montserrat" w:hAnsi="Montserrat"/>
                <w:rtl w:val="0"/>
              </w:rPr>
              <w:t xml:space="preserve">Khối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5">
            <w:pPr>
              <w:rPr>
                <w:rFonts w:ascii="Montserrat" w:cs="Montserrat" w:eastAsia="Montserrat" w:hAnsi="Montserrat"/>
              </w:rPr>
            </w:pPr>
            <w:r w:rsidDel="00000000" w:rsidR="00000000" w:rsidRPr="00000000">
              <w:rPr>
                <w:rFonts w:ascii="Montserrat" w:cs="Montserrat" w:eastAsia="Montserrat" w:hAnsi="Montserrat"/>
                <w:rtl w:val="0"/>
              </w:rPr>
              <w:t xml:space="preserve">Gồm MQ135, cảm biến bụi, DHT22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6">
            <w:pPr>
              <w:rPr>
                <w:rFonts w:ascii="Montserrat" w:cs="Montserrat" w:eastAsia="Montserrat" w:hAnsi="Montserrat"/>
              </w:rPr>
            </w:pPr>
            <w:r w:rsidDel="00000000" w:rsidR="00000000" w:rsidRPr="00000000">
              <w:rPr>
                <w:rFonts w:ascii="Montserrat" w:cs="Montserrat" w:eastAsia="Montserrat" w:hAnsi="Montserrat"/>
                <w:rtl w:val="0"/>
              </w:rPr>
              <w:t xml:space="preserve">Khối 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7">
            <w:pPr>
              <w:rPr>
                <w:rFonts w:ascii="Montserrat" w:cs="Montserrat" w:eastAsia="Montserrat" w:hAnsi="Montserrat"/>
              </w:rPr>
            </w:pPr>
            <w:r w:rsidDel="00000000" w:rsidR="00000000" w:rsidRPr="00000000">
              <w:rPr>
                <w:rFonts w:ascii="Montserrat" w:cs="Montserrat" w:eastAsia="Montserrat" w:hAnsi="Montserrat"/>
                <w:rtl w:val="0"/>
              </w:rPr>
              <w:t xml:space="preserve">OLED hoặc LCD I2C hiển thị giá trị đo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8">
            <w:pPr>
              <w:rPr>
                <w:rFonts w:ascii="Montserrat" w:cs="Montserrat" w:eastAsia="Montserrat" w:hAnsi="Montserrat"/>
              </w:rPr>
            </w:pPr>
            <w:r w:rsidDel="00000000" w:rsidR="00000000" w:rsidRPr="00000000">
              <w:rPr>
                <w:rFonts w:ascii="Montserrat" w:cs="Montserrat" w:eastAsia="Montserrat" w:hAnsi="Montserrat"/>
                <w:rtl w:val="0"/>
              </w:rPr>
              <w:t xml:space="preserve">Khối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9">
            <w:pPr>
              <w:rPr>
                <w:rFonts w:ascii="Montserrat" w:cs="Montserrat" w:eastAsia="Montserrat" w:hAnsi="Montserrat"/>
              </w:rPr>
            </w:pPr>
            <w:r w:rsidDel="00000000" w:rsidR="00000000" w:rsidRPr="00000000">
              <w:rPr>
                <w:rFonts w:ascii="Montserrat" w:cs="Montserrat" w:eastAsia="Montserrat" w:hAnsi="Montserrat"/>
                <w:rtl w:val="0"/>
              </w:rPr>
              <w:t xml:space="preserve">LED và buzzer cảnh báo khi vượt ngưỡng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A">
            <w:pPr>
              <w:rPr>
                <w:rFonts w:ascii="Montserrat" w:cs="Montserrat" w:eastAsia="Montserrat" w:hAnsi="Montserrat"/>
              </w:rPr>
            </w:pPr>
            <w:r w:rsidDel="00000000" w:rsidR="00000000" w:rsidRPr="00000000">
              <w:rPr>
                <w:rFonts w:ascii="Montserrat" w:cs="Montserrat" w:eastAsia="Montserrat" w:hAnsi="Montserrat"/>
                <w:rtl w:val="0"/>
              </w:rPr>
              <w:t xml:space="preserve">Khối lấy mẫu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B">
            <w:pPr>
              <w:rPr>
                <w:rFonts w:ascii="Montserrat" w:cs="Montserrat" w:eastAsia="Montserrat" w:hAnsi="Montserrat"/>
              </w:rPr>
            </w:pPr>
            <w:r w:rsidDel="00000000" w:rsidR="00000000" w:rsidRPr="00000000">
              <w:rPr>
                <w:rFonts w:ascii="Montserrat" w:cs="Montserrat" w:eastAsia="Montserrat" w:hAnsi="Montserrat"/>
                <w:rtl w:val="0"/>
              </w:rPr>
              <w:t xml:space="preserve">Buồng đo khí và quạt hút hỗ trợ luồng khí ổn định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C">
            <w:pPr>
              <w:rPr>
                <w:rFonts w:ascii="Montserrat" w:cs="Montserrat" w:eastAsia="Montserrat" w:hAnsi="Montserrat"/>
              </w:rPr>
            </w:pPr>
            <w:r w:rsidDel="00000000" w:rsidR="00000000" w:rsidRPr="00000000">
              <w:rPr>
                <w:rFonts w:ascii="Montserrat" w:cs="Montserrat" w:eastAsia="Montserrat" w:hAnsi="Montserrat"/>
                <w:rtl w:val="0"/>
              </w:rPr>
              <w:t xml:space="preserve">Khối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D">
            <w:pPr>
              <w:rPr>
                <w:rFonts w:ascii="Montserrat" w:cs="Montserrat" w:eastAsia="Montserrat" w:hAnsi="Montserrat"/>
              </w:rPr>
            </w:pPr>
            <w:r w:rsidDel="00000000" w:rsidR="00000000" w:rsidRPr="00000000">
              <w:rPr>
                <w:rFonts w:ascii="Montserrat" w:cs="Montserrat" w:eastAsia="Montserrat" w:hAnsi="Montserrat"/>
                <w:rtl w:val="0"/>
              </w:rPr>
              <w:t xml:space="preserve">Serial/log dữ liệu phục vụ kiểm thử và xử lý sau</w:t>
            </w:r>
          </w:p>
        </w:tc>
      </w:tr>
    </w:tbl>
    <w:p w:rsidR="00000000" w:rsidDel="00000000" w:rsidP="00000000" w:rsidRDefault="00000000" w:rsidRPr="00000000" w14:paraId="0000034E">
      <w:pPr>
        <w:rPr>
          <w:rFonts w:ascii="Montserrat" w:cs="Montserrat" w:eastAsia="Montserrat" w:hAnsi="Montserrat"/>
        </w:rPr>
      </w:pP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7869964807455"/>
        <w:gridCol w:w="2123.3653188849794"/>
        <w:gridCol w:w="6273.3594956579"/>
        <w:tblGridChange w:id="0">
          <w:tblGrid>
            <w:gridCol w:w="628.7869964807455"/>
            <w:gridCol w:w="2123.3653188849794"/>
            <w:gridCol w:w="6273.3594956579"/>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Khối 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Vai trò</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rFonts w:ascii="Montserrat" w:cs="Montserrat" w:eastAsia="Montserrat" w:hAnsi="Montserrat"/>
              </w:rPr>
            </w:pPr>
            <w:r w:rsidDel="00000000" w:rsidR="00000000" w:rsidRPr="00000000">
              <w:rPr>
                <w:rFonts w:ascii="Montserrat" w:cs="Montserrat" w:eastAsia="Montserrat" w:hAnsi="Montserrat"/>
                <w:rtl w:val="0"/>
              </w:rPr>
              <w:t xml:space="preserve">Khối lấy mẫu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rFonts w:ascii="Montserrat" w:cs="Montserrat" w:eastAsia="Montserrat" w:hAnsi="Montserrat"/>
              </w:rPr>
            </w:pPr>
            <w:r w:rsidDel="00000000" w:rsidR="00000000" w:rsidRPr="00000000">
              <w:rPr>
                <w:rFonts w:ascii="Montserrat" w:cs="Montserrat" w:eastAsia="Montserrat" w:hAnsi="Montserrat"/>
                <w:rtl w:val="0"/>
              </w:rPr>
              <w:t xml:space="preserve">Tạo đường đi cho không khí và hỗ trợ đưa khí qua vùng cảm biến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rFonts w:ascii="Montserrat" w:cs="Montserrat" w:eastAsia="Montserrat" w:hAnsi="Montserrat"/>
              </w:rPr>
            </w:pPr>
            <w:r w:rsidDel="00000000" w:rsidR="00000000" w:rsidRPr="00000000">
              <w:rPr>
                <w:rFonts w:ascii="Montserrat" w:cs="Montserrat" w:eastAsia="Montserrat" w:hAnsi="Montserrat"/>
                <w:rtl w:val="0"/>
              </w:rPr>
              <w:t xml:space="preserve">Khối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rFonts w:ascii="Montserrat" w:cs="Montserrat" w:eastAsia="Montserrat" w:hAnsi="Montserrat"/>
              </w:rPr>
            </w:pPr>
            <w:r w:rsidDel="00000000" w:rsidR="00000000" w:rsidRPr="00000000">
              <w:rPr>
                <w:rFonts w:ascii="Montserrat" w:cs="Montserrat" w:eastAsia="Montserrat" w:hAnsi="Montserrat"/>
                <w:rtl w:val="0"/>
              </w:rPr>
              <w:t xml:space="preserve">Thu thập dữ liệu bụi, khí, nhiệt độ và độ ẩm</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rFonts w:ascii="Montserrat" w:cs="Montserrat" w:eastAsia="Montserrat" w:hAnsi="Montserrat"/>
              </w:rPr>
            </w:pPr>
            <w:r w:rsidDel="00000000" w:rsidR="00000000" w:rsidRPr="00000000">
              <w:rPr>
                <w:rFonts w:ascii="Montserrat" w:cs="Montserrat" w:eastAsia="Montserrat" w:hAnsi="Montserrat"/>
                <w:rtl w:val="0"/>
              </w:rPr>
              <w:t xml:space="preserve">Khối xử lý trung tâm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rFonts w:ascii="Montserrat" w:cs="Montserrat" w:eastAsia="Montserrat" w:hAnsi="Montserrat"/>
              </w:rPr>
            </w:pPr>
            <w:r w:rsidDel="00000000" w:rsidR="00000000" w:rsidRPr="00000000">
              <w:rPr>
                <w:rFonts w:ascii="Montserrat" w:cs="Montserrat" w:eastAsia="Montserrat" w:hAnsi="Montserrat"/>
                <w:rtl w:val="0"/>
              </w:rPr>
              <w:t xml:space="preserve">Đọc dữ liệu cảm biến, xử lý, phân loại trạng thái và điều khiển đầu ra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rFonts w:ascii="Montserrat" w:cs="Montserrat" w:eastAsia="Montserrat" w:hAnsi="Montserrat"/>
              </w:rPr>
            </w:pPr>
            <w:r w:rsidDel="00000000" w:rsidR="00000000" w:rsidRPr="00000000">
              <w:rPr>
                <w:rFonts w:ascii="Montserrat" w:cs="Montserrat" w:eastAsia="Montserrat" w:hAnsi="Montserrat"/>
                <w:rtl w:val="0"/>
              </w:rPr>
              <w:t xml:space="preserve">Khối 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rFonts w:ascii="Montserrat" w:cs="Montserrat" w:eastAsia="Montserrat" w:hAnsi="Montserrat"/>
              </w:rPr>
            </w:pPr>
            <w:r w:rsidDel="00000000" w:rsidR="00000000" w:rsidRPr="00000000">
              <w:rPr>
                <w:rFonts w:ascii="Montserrat" w:cs="Montserrat" w:eastAsia="Montserrat" w:hAnsi="Montserrat"/>
                <w:rtl w:val="0"/>
              </w:rPr>
              <w:t xml:space="preserve">Hiển thị giá trị đo và trạng thái chất lượng không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rFonts w:ascii="Montserrat" w:cs="Montserrat" w:eastAsia="Montserrat" w:hAnsi="Montserrat"/>
              </w:rPr>
            </w:pPr>
            <w:r w:rsidDel="00000000" w:rsidR="00000000" w:rsidRPr="00000000">
              <w:rPr>
                <w:rFonts w:ascii="Montserrat" w:cs="Montserrat" w:eastAsia="Montserrat" w:hAnsi="Montserrat"/>
                <w:rtl w:val="0"/>
              </w:rPr>
              <w:t xml:space="preserve">Khối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rFonts w:ascii="Montserrat" w:cs="Montserrat" w:eastAsia="Montserrat" w:hAnsi="Montserrat"/>
              </w:rPr>
            </w:pPr>
            <w:r w:rsidDel="00000000" w:rsidR="00000000" w:rsidRPr="00000000">
              <w:rPr>
                <w:rFonts w:ascii="Montserrat" w:cs="Montserrat" w:eastAsia="Montserrat" w:hAnsi="Montserrat"/>
                <w:rtl w:val="0"/>
              </w:rPr>
              <w:t xml:space="preserve">Cảnh báo bằng ánh sáng và âm thanh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rFonts w:ascii="Montserrat" w:cs="Montserrat" w:eastAsia="Montserrat" w:hAnsi="Montserrat"/>
              </w:rPr>
            </w:pPr>
            <w:r w:rsidDel="00000000" w:rsidR="00000000" w:rsidRPr="00000000">
              <w:rPr>
                <w:rFonts w:ascii="Montserrat" w:cs="Montserrat" w:eastAsia="Montserrat" w:hAnsi="Montserrat"/>
                <w:rtl w:val="0"/>
              </w:rPr>
              <w:t xml:space="preserve">Khối điều khiển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rFonts w:ascii="Montserrat" w:cs="Montserrat" w:eastAsia="Montserrat" w:hAnsi="Montserrat"/>
              </w:rPr>
            </w:pPr>
            <w:r w:rsidDel="00000000" w:rsidR="00000000" w:rsidRPr="00000000">
              <w:rPr>
                <w:rFonts w:ascii="Montserrat" w:cs="Montserrat" w:eastAsia="Montserrat" w:hAnsi="Montserrat"/>
                <w:rtl w:val="0"/>
              </w:rPr>
              <w:t xml:space="preserve">Điều khiển bật/tắt quạt hút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rFonts w:ascii="Montserrat" w:cs="Montserrat" w:eastAsia="Montserrat" w:hAnsi="Montserrat"/>
              </w:rPr>
            </w:pPr>
            <w:r w:rsidDel="00000000" w:rsidR="00000000" w:rsidRPr="00000000">
              <w:rPr>
                <w:rFonts w:ascii="Montserrat" w:cs="Montserrat" w:eastAsia="Montserrat" w:hAnsi="Montserrat"/>
                <w:rtl w:val="0"/>
              </w:rPr>
              <w:t xml:space="preserve">Khối 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rFonts w:ascii="Montserrat" w:cs="Montserrat" w:eastAsia="Montserrat" w:hAnsi="Montserrat"/>
              </w:rPr>
            </w:pPr>
            <w:r w:rsidDel="00000000" w:rsidR="00000000" w:rsidRPr="00000000">
              <w:rPr>
                <w:rFonts w:ascii="Montserrat" w:cs="Montserrat" w:eastAsia="Montserrat" w:hAnsi="Montserrat"/>
                <w:rtl w:val="0"/>
              </w:rPr>
              <w:t xml:space="preserve">Cấp nguồn ổn định cho toàn bộ hệ thống</w:t>
            </w:r>
          </w:p>
        </w:tc>
      </w:tr>
    </w:tbl>
    <w:p w:rsidR="00000000" w:rsidDel="00000000" w:rsidP="00000000" w:rsidRDefault="00000000" w:rsidRPr="00000000" w14:paraId="00000367">
      <w:pPr>
        <w:pStyle w:val="Heading2"/>
        <w:keepNext w:val="0"/>
        <w:keepLines w:val="0"/>
        <w:spacing w:after="80" w:lineRule="auto"/>
        <w:rPr>
          <w:rFonts w:ascii="Montserrat" w:cs="Montserrat" w:eastAsia="Montserrat" w:hAnsi="Montserrat"/>
          <w:b w:val="1"/>
          <w:bCs w:val="1"/>
          <w:sz w:val="34"/>
          <w:szCs w:val="34"/>
        </w:rPr>
      </w:pPr>
      <w:bookmarkStart w:colFirst="0" w:colLast="0" w:name="_ml1tw6315zxr" w:id="35"/>
      <w:bookmarkEnd w:id="35"/>
      <w:r w:rsidDel="00000000" w:rsidR="00000000" w:rsidRPr="00000000">
        <w:rPr>
          <w:rFonts w:ascii="Montserrat" w:cs="Montserrat" w:eastAsia="Montserrat" w:hAnsi="Montserrat"/>
          <w:b w:val="1"/>
          <w:bCs w:val="1"/>
          <w:sz w:val="34"/>
          <w:szCs w:val="34"/>
          <w:rtl w:val="0"/>
        </w:rPr>
        <w:t xml:space="preserve">2.3. Sơ đồ khối mức 2 — Chi tiết hóa khối cảm biến, xử lý và đầu ra</w:t>
      </w:r>
    </w:p>
    <w:p w:rsidR="00000000" w:rsidDel="00000000" w:rsidP="00000000" w:rsidRDefault="00000000" w:rsidRPr="00000000" w14:paraId="000003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Ở mức 2, nhóm tiếp tục chi tiết hóa khối cảm biến và các đầu ra của hệ thống. Sơ đồ này vẫn dùng tên chức năng, chưa đi sâu vào tên linh kiện cụ thể.</w:t>
      </w:r>
    </w:p>
    <w:p w:rsidR="00000000" w:rsidDel="00000000" w:rsidP="00000000" w:rsidRDefault="00000000" w:rsidRPr="00000000" w14:paraId="0000036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848618" cy="4485593"/>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848618" cy="4485593"/>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6A">
      <w:pPr>
        <w:rPr>
          <w:rFonts w:ascii="Montserrat" w:cs="Montserrat" w:eastAsia="Montserrat" w:hAnsi="Montserrat"/>
        </w:rPr>
      </w:pPr>
      <w:r w:rsidDel="00000000" w:rsidR="00000000" w:rsidRPr="00000000">
        <w:rPr>
          <w:rtl w:val="0"/>
        </w:rPr>
      </w:r>
    </w:p>
    <w:tbl>
      <w:tblPr>
        <w:tblStyle w:val="Table31"/>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430"/>
        <w:tblGridChange w:id="0">
          <w:tblGrid>
            <w:gridCol w:w="1160"/>
            <w:gridCol w:w="74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Nhóm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Nội dung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rFonts w:ascii="Montserrat" w:cs="Montserrat" w:eastAsia="Montserrat" w:hAnsi="Montserrat"/>
              </w:rPr>
            </w:pPr>
            <w:r w:rsidDel="00000000" w:rsidR="00000000" w:rsidRPr="00000000">
              <w:rPr>
                <w:rFonts w:ascii="Montserrat" w:cs="Montserrat" w:eastAsia="Montserrat" w:hAnsi="Montserrat"/>
                <w:rtl w:val="0"/>
              </w:rPr>
              <w:t xml:space="preserve">Đầu vào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rFonts w:ascii="Montserrat" w:cs="Montserrat" w:eastAsia="Montserrat" w:hAnsi="Montserrat"/>
              </w:rPr>
            </w:pPr>
            <w:r w:rsidDel="00000000" w:rsidR="00000000" w:rsidRPr="00000000">
              <w:rPr>
                <w:rFonts w:ascii="Montserrat" w:cs="Montserrat" w:eastAsia="Montserrat" w:hAnsi="Montserrat"/>
                <w:rtl w:val="0"/>
              </w:rPr>
              <w:t xml:space="preserve">Không khí trong phòng, bụi, khí ô nhiễm tổng quát, nhiệt độ, độ ẩm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rFonts w:ascii="Montserrat" w:cs="Montserrat" w:eastAsia="Montserrat" w:hAnsi="Montserrat"/>
              </w:rPr>
            </w:pPr>
            <w:r w:rsidDel="00000000" w:rsidR="00000000" w:rsidRPr="00000000">
              <w:rPr>
                <w:rFonts w:ascii="Montserrat" w:cs="Montserrat" w:eastAsia="Montserrat" w:hAnsi="Montserrat"/>
                <w:rtl w:val="0"/>
              </w:rPr>
              <w:t xml:space="preserve">Xử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 đọc dữ liệu, xử lý trung bình, so sánh ngưỡng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rFonts w:ascii="Montserrat" w:cs="Montserrat" w:eastAsia="Montserrat" w:hAnsi="Montserrat"/>
              </w:rPr>
            </w:pPr>
            <w:r w:rsidDel="00000000" w:rsidR="00000000" w:rsidRPr="00000000">
              <w:rPr>
                <w:rFonts w:ascii="Montserrat" w:cs="Montserrat" w:eastAsia="Montserrat" w:hAnsi="Montserrat"/>
                <w:rtl w:val="0"/>
              </w:rPr>
              <w:t xml:space="preserve">Đầu 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rFonts w:ascii="Montserrat" w:cs="Montserrat" w:eastAsia="Montserrat" w:hAnsi="Montserrat"/>
              </w:rPr>
            </w:pPr>
            <w:r w:rsidDel="00000000" w:rsidR="00000000" w:rsidRPr="00000000">
              <w:rPr>
                <w:rFonts w:ascii="Montserrat" w:cs="Montserrat" w:eastAsia="Montserrat" w:hAnsi="Montserrat"/>
                <w:rtl w:val="0"/>
              </w:rPr>
              <w:t xml:space="preserve">Hiển thị dữ liệu, cảnh báo LED, cảnh báo buzzer, điều khiển quạt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rFonts w:ascii="Montserrat" w:cs="Montserrat" w:eastAsia="Montserrat" w:hAnsi="Montserrat"/>
              </w:rPr>
            </w:pPr>
            <w:r w:rsidDel="00000000" w:rsidR="00000000" w:rsidRPr="00000000">
              <w:rPr>
                <w:rFonts w:ascii="Montserrat" w:cs="Montserrat" w:eastAsia="Montserrat" w:hAnsi="Montserrat"/>
                <w:rtl w:val="0"/>
              </w:rPr>
              <w:t xml:space="preserve">Mục tiêu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rFonts w:ascii="Montserrat" w:cs="Montserrat" w:eastAsia="Montserrat" w:hAnsi="Montserrat"/>
              </w:rPr>
            </w:pPr>
            <w:r w:rsidDel="00000000" w:rsidR="00000000" w:rsidRPr="00000000">
              <w:rPr>
                <w:rFonts w:ascii="Montserrat" w:cs="Montserrat" w:eastAsia="Montserrat" w:hAnsi="Montserrat"/>
                <w:rtl w:val="0"/>
              </w:rPr>
              <w:t xml:space="preserve">Chuyển dữ liệu cảm biến thành trạng thái dễ hiểu cho người dùng</w:t>
            </w:r>
          </w:p>
        </w:tc>
      </w:tr>
    </w:tbl>
    <w:p w:rsidR="00000000" w:rsidDel="00000000" w:rsidP="00000000" w:rsidRDefault="00000000" w:rsidRPr="00000000" w14:paraId="00000375">
      <w:pPr>
        <w:pStyle w:val="Heading2"/>
        <w:keepNext w:val="0"/>
        <w:keepLines w:val="0"/>
        <w:spacing w:after="80" w:lineRule="auto"/>
        <w:rPr>
          <w:rFonts w:ascii="Montserrat" w:cs="Montserrat" w:eastAsia="Montserrat" w:hAnsi="Montserrat"/>
          <w:b w:val="1"/>
          <w:bCs w:val="1"/>
          <w:sz w:val="34"/>
          <w:szCs w:val="34"/>
        </w:rPr>
      </w:pPr>
      <w:bookmarkStart w:colFirst="0" w:colLast="0" w:name="_irqdh8ne0waa" w:id="36"/>
      <w:bookmarkEnd w:id="36"/>
      <w:r w:rsidDel="00000000" w:rsidR="00000000" w:rsidRPr="00000000">
        <w:rPr>
          <w:rFonts w:ascii="Montserrat" w:cs="Montserrat" w:eastAsia="Montserrat" w:hAnsi="Montserrat"/>
          <w:b w:val="1"/>
          <w:bCs w:val="1"/>
          <w:sz w:val="34"/>
          <w:szCs w:val="34"/>
          <w:rtl w:val="0"/>
        </w:rPr>
        <w:t xml:space="preserve">2.4. Sơ đồ khối mức 3 — Chi tiết phần cứng dự kiến</w:t>
      </w:r>
    </w:p>
    <w:p w:rsidR="00000000" w:rsidDel="00000000" w:rsidP="00000000" w:rsidRDefault="00000000" w:rsidRPr="00000000" w14:paraId="000003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Sau khi đã có sơ đồ chức năng, nhóm mới đề xuất linh kiện dự kiến cho từng khối. Ở mức này, các linh kiện được đưa vào sơ đồ theo vai trò cụ thể.</w:t>
      </w:r>
    </w:p>
    <w:p w:rsidR="00000000" w:rsidDel="00000000" w:rsidP="00000000" w:rsidRDefault="00000000" w:rsidRPr="00000000" w14:paraId="00000377">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588125" cy="587692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588125"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rFonts w:ascii="Montserrat" w:cs="Montserrat" w:eastAsia="Montserrat" w:hAnsi="Montserrat"/>
        </w:rPr>
      </w:pPr>
      <w:r w:rsidDel="00000000" w:rsidR="00000000" w:rsidRPr="00000000">
        <w:rPr>
          <w:rtl w:val="0"/>
        </w:rPr>
      </w:r>
    </w:p>
    <w:tbl>
      <w:tblPr>
        <w:tblStyle w:val="Table3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6454667443102"/>
        <w:gridCol w:w="2776.3364306149842"/>
        <w:gridCol w:w="4430.52991366433"/>
        <w:tblGridChange w:id="0">
          <w:tblGrid>
            <w:gridCol w:w="1818.6454667443102"/>
            <w:gridCol w:w="2776.3364306149842"/>
            <w:gridCol w:w="4430.5299136643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Khối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Linh kiện dự kiến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Vai trò</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rFonts w:ascii="Montserrat" w:cs="Montserrat" w:eastAsia="Montserrat" w:hAnsi="Montserrat"/>
              </w:rPr>
            </w:pPr>
            <w:r w:rsidDel="00000000" w:rsidR="00000000" w:rsidRPr="00000000">
              <w:rPr>
                <w:rFonts w:ascii="Montserrat" w:cs="Montserrat" w:eastAsia="Montserrat" w:hAnsi="Montserrat"/>
                <w:rtl w:val="0"/>
              </w:rPr>
              <w:t xml:space="preserve">Khối xử lý trung tâm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rFonts w:ascii="Montserrat" w:cs="Montserrat" w:eastAsia="Montserrat" w:hAnsi="Montserrat"/>
              </w:rPr>
            </w:pPr>
            <w:r w:rsidDel="00000000" w:rsidR="00000000" w:rsidRPr="00000000">
              <w:rPr>
                <w:rFonts w:ascii="Montserrat" w:cs="Montserrat" w:eastAsia="Montserrat" w:hAnsi="Montserrat"/>
                <w:rtl w:val="0"/>
              </w:rPr>
              <w:t xml:space="preserve">ESP32 DevKit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rFonts w:ascii="Montserrat" w:cs="Montserrat" w:eastAsia="Montserrat" w:hAnsi="Montserrat"/>
              </w:rPr>
            </w:pPr>
            <w:r w:rsidDel="00000000" w:rsidR="00000000" w:rsidRPr="00000000">
              <w:rPr>
                <w:rFonts w:ascii="Montserrat" w:cs="Montserrat" w:eastAsia="Montserrat" w:hAnsi="Montserrat"/>
                <w:rtl w:val="0"/>
              </w:rPr>
              <w:t xml:space="preserve">Đọc cảm biến, xử lý dữ liệu, điều khiển hiển thị, cảnh báo và quạt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rFonts w:ascii="Montserrat" w:cs="Montserrat" w:eastAsia="Montserrat" w:hAnsi="Montserrat"/>
              </w:rPr>
            </w:pPr>
            <w:r w:rsidDel="00000000" w:rsidR="00000000" w:rsidRPr="00000000">
              <w:rPr>
                <w:rFonts w:ascii="Montserrat" w:cs="Montserrat" w:eastAsia="Montserrat" w:hAnsi="Montserrat"/>
                <w:rtl w:val="0"/>
              </w:rPr>
              <w:t xml:space="preserve">Khối 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rFonts w:ascii="Montserrat" w:cs="Montserrat" w:eastAsia="Montserrat" w:hAnsi="Montserrat"/>
              </w:rPr>
            </w:pPr>
            <w:r w:rsidDel="00000000" w:rsidR="00000000" w:rsidRPr="00000000">
              <w:rPr>
                <w:rFonts w:ascii="Montserrat" w:cs="Montserrat" w:eastAsia="Montserrat" w:hAnsi="Montserrat"/>
                <w:rtl w:val="0"/>
              </w:rPr>
              <w:t xml:space="preserve">GP2Y1010AU0F hoặc DSM501A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rFonts w:ascii="Montserrat" w:cs="Montserrat" w:eastAsia="Montserrat" w:hAnsi="Montserrat"/>
              </w:rPr>
            </w:pPr>
            <w:r w:rsidDel="00000000" w:rsidR="00000000" w:rsidRPr="00000000">
              <w:rPr>
                <w:rFonts w:ascii="Montserrat" w:cs="Montserrat" w:eastAsia="Montserrat" w:hAnsi="Montserrat"/>
                <w:rtl w:val="0"/>
              </w:rPr>
              <w:t xml:space="preserve">Đo mức bụi tương đối trong không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rFonts w:ascii="Montserrat" w:cs="Montserrat" w:eastAsia="Montserrat" w:hAnsi="Montserrat"/>
              </w:rPr>
            </w:pPr>
            <w:r w:rsidDel="00000000" w:rsidR="00000000" w:rsidRPr="00000000">
              <w:rPr>
                <w:rFonts w:ascii="Montserrat" w:cs="Montserrat" w:eastAsia="Montserrat" w:hAnsi="Montserrat"/>
                <w:rtl w:val="0"/>
              </w:rPr>
              <w:t xml:space="preserve">Khối cảm biến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rFonts w:ascii="Montserrat" w:cs="Montserrat" w:eastAsia="Montserrat" w:hAnsi="Montserrat"/>
              </w:rPr>
            </w:pPr>
            <w:r w:rsidDel="00000000" w:rsidR="00000000" w:rsidRPr="00000000">
              <w:rPr>
                <w:rFonts w:ascii="Montserrat" w:cs="Montserrat" w:eastAsia="Montserrat" w:hAnsi="Montserrat"/>
                <w:rtl w:val="0"/>
              </w:rPr>
              <w:t xml:space="preserve">Đo mức khí ô nhiễm tổng quát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rFonts w:ascii="Montserrat" w:cs="Montserrat" w:eastAsia="Montserrat" w:hAnsi="Montserrat"/>
              </w:rPr>
            </w:pPr>
            <w:r w:rsidDel="00000000" w:rsidR="00000000" w:rsidRPr="00000000">
              <w:rPr>
                <w:rFonts w:ascii="Montserrat" w:cs="Montserrat" w:eastAsia="Montserrat" w:hAnsi="Montserrat"/>
                <w:rtl w:val="0"/>
              </w:rPr>
              <w:t xml:space="preserve">Khối nhiệt độ - độ 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rFonts w:ascii="Montserrat" w:cs="Montserrat" w:eastAsia="Montserrat" w:hAnsi="Montserrat"/>
              </w:rPr>
            </w:pPr>
            <w:r w:rsidDel="00000000" w:rsidR="00000000" w:rsidRPr="00000000">
              <w:rPr>
                <w:rFonts w:ascii="Montserrat" w:cs="Montserrat" w:eastAsia="Montserrat" w:hAnsi="Montserrat"/>
                <w:rtl w:val="0"/>
              </w:rPr>
              <w:t xml:space="preserve">Đo nhiệt độ và độ ẩm môi trường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rFonts w:ascii="Montserrat" w:cs="Montserrat" w:eastAsia="Montserrat" w:hAnsi="Montserrat"/>
              </w:rPr>
            </w:pPr>
            <w:r w:rsidDel="00000000" w:rsidR="00000000" w:rsidRPr="00000000">
              <w:rPr>
                <w:rFonts w:ascii="Montserrat" w:cs="Montserrat" w:eastAsia="Montserrat" w:hAnsi="Montserrat"/>
                <w:rtl w:val="0"/>
              </w:rPr>
              <w:t xml:space="preserve">Khối 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rFonts w:ascii="Montserrat" w:cs="Montserrat" w:eastAsia="Montserrat" w:hAnsi="Montserrat"/>
              </w:rPr>
            </w:pPr>
            <w:r w:rsidDel="00000000" w:rsidR="00000000" w:rsidRPr="00000000">
              <w:rPr>
                <w:rFonts w:ascii="Montserrat" w:cs="Montserrat" w:eastAsia="Montserrat" w:hAnsi="Montserrat"/>
                <w:rtl w:val="0"/>
              </w:rPr>
              <w:t xml:space="preserve">OLED SSD1306 hoặc LCD I2C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rFonts w:ascii="Montserrat" w:cs="Montserrat" w:eastAsia="Montserrat" w:hAnsi="Montserrat"/>
              </w:rPr>
            </w:pPr>
            <w:r w:rsidDel="00000000" w:rsidR="00000000" w:rsidRPr="00000000">
              <w:rPr>
                <w:rFonts w:ascii="Montserrat" w:cs="Montserrat" w:eastAsia="Montserrat" w:hAnsi="Montserrat"/>
                <w:rtl w:val="0"/>
              </w:rPr>
              <w:t xml:space="preserve">Hiển thị dữ liệu và trạng thái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rFonts w:ascii="Montserrat" w:cs="Montserrat" w:eastAsia="Montserrat" w:hAnsi="Montserrat"/>
              </w:rPr>
            </w:pPr>
            <w:r w:rsidDel="00000000" w:rsidR="00000000" w:rsidRPr="00000000">
              <w:rPr>
                <w:rFonts w:ascii="Montserrat" w:cs="Montserrat" w:eastAsia="Montserrat" w:hAnsi="Montserrat"/>
                <w:rtl w:val="0"/>
              </w:rPr>
              <w:t xml:space="preserve">Khối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rFonts w:ascii="Montserrat" w:cs="Montserrat" w:eastAsia="Montserrat" w:hAnsi="Montserrat"/>
              </w:rPr>
            </w:pPr>
            <w:r w:rsidDel="00000000" w:rsidR="00000000" w:rsidRPr="00000000">
              <w:rPr>
                <w:rFonts w:ascii="Montserrat" w:cs="Montserrat" w:eastAsia="Montserrat" w:hAnsi="Montserrat"/>
                <w:rtl w:val="0"/>
              </w:rPr>
              <w:t xml:space="preserve">LED xanh/vàng/đỏ, buzzer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rFonts w:ascii="Montserrat" w:cs="Montserrat" w:eastAsia="Montserrat" w:hAnsi="Montserrat"/>
              </w:rPr>
            </w:pPr>
            <w:r w:rsidDel="00000000" w:rsidR="00000000" w:rsidRPr="00000000">
              <w:rPr>
                <w:rFonts w:ascii="Montserrat" w:cs="Montserrat" w:eastAsia="Montserrat" w:hAnsi="Montserrat"/>
                <w:rtl w:val="0"/>
              </w:rPr>
              <w:t xml:space="preserve">Cảnh báo trực quan và âm thanh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rFonts w:ascii="Montserrat" w:cs="Montserrat" w:eastAsia="Montserrat" w:hAnsi="Montserrat"/>
              </w:rPr>
            </w:pPr>
            <w:r w:rsidDel="00000000" w:rsidR="00000000" w:rsidRPr="00000000">
              <w:rPr>
                <w:rFonts w:ascii="Montserrat" w:cs="Montserrat" w:eastAsia="Montserrat" w:hAnsi="Montserrat"/>
                <w:rtl w:val="0"/>
              </w:rPr>
              <w:t xml:space="preserve">Khối lấy mẫu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rFonts w:ascii="Montserrat" w:cs="Montserrat" w:eastAsia="Montserrat" w:hAnsi="Montserrat"/>
              </w:rPr>
            </w:pPr>
            <w:r w:rsidDel="00000000" w:rsidR="00000000" w:rsidRPr="00000000">
              <w:rPr>
                <w:rFonts w:ascii="Montserrat" w:cs="Montserrat" w:eastAsia="Montserrat" w:hAnsi="Montserrat"/>
                <w:rtl w:val="0"/>
              </w:rPr>
              <w:t xml:space="preserve">Buồng đo khí, quạt hút 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rFonts w:ascii="Montserrat" w:cs="Montserrat" w:eastAsia="Montserrat" w:hAnsi="Montserrat"/>
              </w:rPr>
            </w:pPr>
            <w:r w:rsidDel="00000000" w:rsidR="00000000" w:rsidRPr="00000000">
              <w:rPr>
                <w:rFonts w:ascii="Montserrat" w:cs="Montserrat" w:eastAsia="Montserrat" w:hAnsi="Montserrat"/>
                <w:rtl w:val="0"/>
              </w:rPr>
              <w:t xml:space="preserve">Tạo luồng khí đi qua vùng cảm biến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rFonts w:ascii="Montserrat" w:cs="Montserrat" w:eastAsia="Montserrat" w:hAnsi="Montserrat"/>
              </w:rPr>
            </w:pPr>
            <w:r w:rsidDel="00000000" w:rsidR="00000000" w:rsidRPr="00000000">
              <w:rPr>
                <w:rFonts w:ascii="Montserrat" w:cs="Montserrat" w:eastAsia="Montserrat" w:hAnsi="Montserrat"/>
                <w:rtl w:val="0"/>
              </w:rPr>
              <w:t xml:space="preserve">Khối điều khiển tải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rFonts w:ascii="Montserrat" w:cs="Montserrat" w:eastAsia="Montserrat" w:hAnsi="Montserrat"/>
              </w:rPr>
            </w:pPr>
            <w:r w:rsidDel="00000000" w:rsidR="00000000" w:rsidRPr="00000000">
              <w:rPr>
                <w:rFonts w:ascii="Montserrat" w:cs="Montserrat" w:eastAsia="Montserrat" w:hAnsi="Montserrat"/>
                <w:rtl w:val="0"/>
              </w:rPr>
              <w:t xml:space="preserve">Transistor hoặc MOSFET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rFonts w:ascii="Montserrat" w:cs="Montserrat" w:eastAsia="Montserrat" w:hAnsi="Montserrat"/>
              </w:rPr>
            </w:pPr>
            <w:r w:rsidDel="00000000" w:rsidR="00000000" w:rsidRPr="00000000">
              <w:rPr>
                <w:rFonts w:ascii="Montserrat" w:cs="Montserrat" w:eastAsia="Montserrat" w:hAnsi="Montserrat"/>
                <w:rtl w:val="0"/>
              </w:rPr>
              <w:t xml:space="preserve">Điều khiển quạt, tránh cấp trực tiếp từ GPIO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rFonts w:ascii="Montserrat" w:cs="Montserrat" w:eastAsia="Montserrat" w:hAnsi="Montserrat"/>
              </w:rPr>
            </w:pPr>
            <w:r w:rsidDel="00000000" w:rsidR="00000000" w:rsidRPr="00000000">
              <w:rPr>
                <w:rFonts w:ascii="Montserrat" w:cs="Montserrat" w:eastAsia="Montserrat" w:hAnsi="Montserrat"/>
                <w:rtl w:val="0"/>
              </w:rPr>
              <w:t xml:space="preserve">Khối 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rFonts w:ascii="Montserrat" w:cs="Montserrat" w:eastAsia="Montserrat" w:hAnsi="Montserrat"/>
              </w:rPr>
            </w:pPr>
            <w:r w:rsidDel="00000000" w:rsidR="00000000" w:rsidRPr="00000000">
              <w:rPr>
                <w:rFonts w:ascii="Montserrat" w:cs="Montserrat" w:eastAsia="Montserrat" w:hAnsi="Montserrat"/>
                <w:rtl w:val="0"/>
              </w:rPr>
              <w:t xml:space="preserve">Nguồn 5V ổn định, tụ lọc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rFonts w:ascii="Montserrat" w:cs="Montserrat" w:eastAsia="Montserrat" w:hAnsi="Montserrat"/>
              </w:rPr>
            </w:pPr>
            <w:r w:rsidDel="00000000" w:rsidR="00000000" w:rsidRPr="00000000">
              <w:rPr>
                <w:rFonts w:ascii="Montserrat" w:cs="Montserrat" w:eastAsia="Montserrat" w:hAnsi="Montserrat"/>
                <w:rtl w:val="0"/>
              </w:rPr>
              <w:t xml:space="preserve">Cấp nguồn cho toàn bộ hệ thống</w:t>
            </w:r>
          </w:p>
        </w:tc>
      </w:tr>
    </w:tbl>
    <w:p w:rsidR="00000000" w:rsidDel="00000000" w:rsidP="00000000" w:rsidRDefault="00000000" w:rsidRPr="00000000" w14:paraId="00000397">
      <w:pPr>
        <w:rPr>
          <w:rFonts w:ascii="Montserrat" w:cs="Montserrat" w:eastAsia="Montserrat" w:hAnsi="Montserrat"/>
          <w:b w:val="1"/>
          <w:bCs w:val="1"/>
          <w:sz w:val="46"/>
          <w:szCs w:val="46"/>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sz w:val="46"/>
          <w:szCs w:val="46"/>
          <w:rtl w:val="0"/>
        </w:rPr>
        <w:t xml:space="preserve">3. Sơ đồ luồng tín hiệu và điều khiển</w:t>
      </w:r>
    </w:p>
    <w:p w:rsidR="00000000" w:rsidDel="00000000" w:rsidP="00000000" w:rsidRDefault="00000000" w:rsidRPr="00000000" w14:paraId="00000398">
      <w:pPr>
        <w:pStyle w:val="Heading2"/>
        <w:keepNext w:val="0"/>
        <w:keepLines w:val="0"/>
        <w:spacing w:after="80" w:lineRule="auto"/>
        <w:rPr>
          <w:rFonts w:ascii="Montserrat" w:cs="Montserrat" w:eastAsia="Montserrat" w:hAnsi="Montserrat"/>
          <w:b w:val="1"/>
          <w:bCs w:val="1"/>
          <w:sz w:val="34"/>
          <w:szCs w:val="34"/>
        </w:rPr>
      </w:pPr>
      <w:bookmarkStart w:colFirst="0" w:colLast="0" w:name="_6k2vi86qxxbi" w:id="37"/>
      <w:bookmarkEnd w:id="37"/>
      <w:r w:rsidDel="00000000" w:rsidR="00000000" w:rsidRPr="00000000">
        <w:rPr>
          <w:rFonts w:ascii="Montserrat" w:cs="Montserrat" w:eastAsia="Montserrat" w:hAnsi="Montserrat"/>
          <w:b w:val="1"/>
          <w:bCs w:val="1"/>
          <w:sz w:val="34"/>
          <w:szCs w:val="34"/>
          <w:rtl w:val="0"/>
        </w:rPr>
        <w:t xml:space="preserve">3.1. Sơ đồ luồng tín hiệu</w:t>
      </w:r>
    </w:p>
    <w:p w:rsidR="00000000" w:rsidDel="00000000" w:rsidP="00000000" w:rsidRDefault="00000000" w:rsidRPr="00000000" w14:paraId="0000039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276925" cy="1071302"/>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276925" cy="1071302"/>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9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Sơ đồ này mô tả dữ liệu đi từ cảm biến về ESP32 và được xử lý thành trạng thái đầu ra.</w:t>
      </w:r>
    </w:p>
    <w:p w:rsidR="00000000" w:rsidDel="00000000" w:rsidP="00000000" w:rsidRDefault="00000000" w:rsidRPr="00000000" w14:paraId="0000039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1aix7yh024p" w:id="38"/>
      <w:bookmarkEnd w:id="38"/>
      <w:r w:rsidDel="00000000" w:rsidR="00000000" w:rsidRPr="00000000">
        <w:rPr>
          <w:rFonts w:ascii="Montserrat" w:cs="Montserrat" w:eastAsia="Montserrat" w:hAnsi="Montserrat"/>
          <w:b w:val="1"/>
          <w:bCs w:val="1"/>
          <w:color w:val="000000"/>
          <w:sz w:val="26"/>
          <w:szCs w:val="26"/>
          <w:rtl w:val="0"/>
        </w:rPr>
        <w:t xml:space="preserve">Giải thích</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464016779563"/>
        <w:gridCol w:w="5030.047794244061"/>
        <w:tblGridChange w:id="0">
          <w:tblGrid>
            <w:gridCol w:w="3995.464016779563"/>
            <w:gridCol w:w="5030.047794244061"/>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Luồng tín hiệu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Ý nghĩa</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 → 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rFonts w:ascii="Montserrat" w:cs="Montserrat" w:eastAsia="Montserrat" w:hAnsi="Montserrat"/>
              </w:rPr>
            </w:pPr>
            <w:r w:rsidDel="00000000" w:rsidR="00000000" w:rsidRPr="00000000">
              <w:rPr>
                <w:rFonts w:ascii="Montserrat" w:cs="Montserrat" w:eastAsia="Montserrat" w:hAnsi="Montserrat"/>
                <w:rtl w:val="0"/>
              </w:rPr>
              <w:t xml:space="preserve">Cung cấp dữ liệu về mức bụi tương đối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rFonts w:ascii="Montserrat" w:cs="Montserrat" w:eastAsia="Montserrat" w:hAnsi="Montserrat"/>
              </w:rPr>
            </w:pPr>
            <w:r w:rsidDel="00000000" w:rsidR="00000000" w:rsidRPr="00000000">
              <w:rPr>
                <w:rFonts w:ascii="Montserrat" w:cs="Montserrat" w:eastAsia="Montserrat" w:hAnsi="Montserrat"/>
                <w:rtl w:val="0"/>
              </w:rPr>
              <w:t xml:space="preserve">Cảm biến khí → 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rFonts w:ascii="Montserrat" w:cs="Montserrat" w:eastAsia="Montserrat" w:hAnsi="Montserrat"/>
              </w:rPr>
            </w:pPr>
            <w:r w:rsidDel="00000000" w:rsidR="00000000" w:rsidRPr="00000000">
              <w:rPr>
                <w:rFonts w:ascii="Montserrat" w:cs="Montserrat" w:eastAsia="Montserrat" w:hAnsi="Montserrat"/>
                <w:rtl w:val="0"/>
              </w:rPr>
              <w:t xml:space="preserve">Cung cấp dữ liệu analog về mức khí tổng quát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rFonts w:ascii="Montserrat" w:cs="Montserrat" w:eastAsia="Montserrat" w:hAnsi="Montserrat"/>
              </w:rPr>
            </w:pPr>
            <w:r w:rsidDel="00000000" w:rsidR="00000000" w:rsidRPr="00000000">
              <w:rPr>
                <w:rFonts w:ascii="Montserrat" w:cs="Montserrat" w:eastAsia="Montserrat" w:hAnsi="Montserrat"/>
                <w:rtl w:val="0"/>
              </w:rPr>
              <w:t xml:space="preserve">Cảm biến nhiệt độ - độ ẩm → 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rFonts w:ascii="Montserrat" w:cs="Montserrat" w:eastAsia="Montserrat" w:hAnsi="Montserrat"/>
              </w:rPr>
            </w:pPr>
            <w:r w:rsidDel="00000000" w:rsidR="00000000" w:rsidRPr="00000000">
              <w:rPr>
                <w:rFonts w:ascii="Montserrat" w:cs="Montserrat" w:eastAsia="Montserrat" w:hAnsi="Montserrat"/>
                <w:rtl w:val="0"/>
              </w:rPr>
              <w:t xml:space="preserve">Cung cấp dữ liệu môi trường phụ trợ</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rFonts w:ascii="Montserrat" w:cs="Montserrat" w:eastAsia="Montserrat" w:hAnsi="Montserrat"/>
              </w:rPr>
            </w:pPr>
            <w:r w:rsidDel="00000000" w:rsidR="00000000" w:rsidRPr="00000000">
              <w:rPr>
                <w:rFonts w:ascii="Montserrat" w:cs="Montserrat" w:eastAsia="Montserrat" w:hAnsi="Montserrat"/>
                <w:rtl w:val="0"/>
              </w:rPr>
              <w:t xml:space="preserve">ESP32 → xử lý 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rFonts w:ascii="Montserrat" w:cs="Montserrat" w:eastAsia="Montserrat" w:hAnsi="Montserrat"/>
              </w:rPr>
            </w:pPr>
            <w:r w:rsidDel="00000000" w:rsidR="00000000" w:rsidRPr="00000000">
              <w:rPr>
                <w:rFonts w:ascii="Montserrat" w:cs="Montserrat" w:eastAsia="Montserrat" w:hAnsi="Montserrat"/>
                <w:rtl w:val="0"/>
              </w:rPr>
              <w:t xml:space="preserve">Giảm dao động dữ liệu cảm biến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rFonts w:ascii="Montserrat" w:cs="Montserrat" w:eastAsia="Montserrat" w:hAnsi="Montserrat"/>
              </w:rPr>
            </w:pPr>
            <w:r w:rsidDel="00000000" w:rsidR="00000000" w:rsidRPr="00000000">
              <w:rPr>
                <w:rFonts w:ascii="Montserrat" w:cs="Montserrat" w:eastAsia="Montserrat" w:hAnsi="Montserrat"/>
                <w:rtl w:val="0"/>
              </w:rPr>
              <w:t xml:space="preserve">ESP32 → hiển thị/cảnh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rFonts w:ascii="Montserrat" w:cs="Montserrat" w:eastAsia="Montserrat" w:hAnsi="Montserrat"/>
              </w:rPr>
            </w:pPr>
            <w:r w:rsidDel="00000000" w:rsidR="00000000" w:rsidRPr="00000000">
              <w:rPr>
                <w:rFonts w:ascii="Montserrat" w:cs="Montserrat" w:eastAsia="Montserrat" w:hAnsi="Montserrat"/>
                <w:rtl w:val="0"/>
              </w:rPr>
              <w:t xml:space="preserve">Thông báo trạng thái cho người dùng</w:t>
            </w:r>
          </w:p>
        </w:tc>
      </w:tr>
    </w:tbl>
    <w:p w:rsidR="00000000" w:rsidDel="00000000" w:rsidP="00000000" w:rsidRDefault="00000000" w:rsidRPr="00000000" w14:paraId="000003A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rFonts w:ascii="Montserrat" w:cs="Montserrat" w:eastAsia="Montserrat" w:hAnsi="Montserrat"/>
          <w:b w:val="1"/>
          <w:bCs w:val="1"/>
          <w:sz w:val="34"/>
          <w:szCs w:val="34"/>
        </w:rPr>
      </w:pPr>
      <w:bookmarkStart w:colFirst="0" w:colLast="0" w:name="_ci409yt2xjw9" w:id="39"/>
      <w:bookmarkEnd w:id="39"/>
      <w:r w:rsidDel="00000000" w:rsidR="00000000" w:rsidRPr="00000000">
        <w:rPr>
          <w:rFonts w:ascii="Montserrat" w:cs="Montserrat" w:eastAsia="Montserrat" w:hAnsi="Montserrat"/>
          <w:b w:val="1"/>
          <w:bCs w:val="1"/>
          <w:sz w:val="34"/>
          <w:szCs w:val="34"/>
          <w:rtl w:val="0"/>
        </w:rPr>
        <w:t xml:space="preserve">3.2. Sơ đồ luồng điều khiển cảnh báo và quạt hút</w:t>
      </w:r>
    </w:p>
    <w:p w:rsidR="00000000" w:rsidDel="00000000" w:rsidP="00000000" w:rsidRDefault="00000000" w:rsidRPr="00000000" w14:paraId="000003A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59475" cy="7087896"/>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59475" cy="7087896"/>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Sơ đồ này mô tả cách ESP32 ra quyết định điều khiển LED, buzzer và quạt hút dựa trên trạng thái chất lượng không khí.</w:t>
      </w:r>
    </w:p>
    <w:p w:rsidR="00000000" w:rsidDel="00000000" w:rsidP="00000000" w:rsidRDefault="00000000" w:rsidRPr="00000000" w14:paraId="000003A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7e7r2v4ay3f3" w:id="40"/>
      <w:bookmarkEnd w:id="40"/>
      <w:r w:rsidDel="00000000" w:rsidR="00000000" w:rsidRPr="00000000">
        <w:rPr>
          <w:rFonts w:ascii="Montserrat" w:cs="Montserrat" w:eastAsia="Montserrat" w:hAnsi="Montserrat"/>
          <w:b w:val="1"/>
          <w:bCs w:val="1"/>
          <w:color w:val="000000"/>
          <w:sz w:val="26"/>
          <w:szCs w:val="26"/>
          <w:rtl w:val="0"/>
        </w:rPr>
        <w:t xml:space="preserve">Giải thích</w:t>
      </w:r>
    </w:p>
    <w:tbl>
      <w:tblPr>
        <w:tblStyle w:val="Table34"/>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925"/>
        <w:tblGridChange w:id="0">
          <w:tblGrid>
            <w:gridCol w:w="1835"/>
            <w:gridCol w:w="49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Trạng thái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Hành động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rFonts w:ascii="Montserrat" w:cs="Montserrat" w:eastAsia="Montserrat" w:hAnsi="Montserrat"/>
              </w:rPr>
            </w:pPr>
            <w:r w:rsidDel="00000000" w:rsidR="00000000" w:rsidRPr="00000000">
              <w:rPr>
                <w:rFonts w:ascii="Montserrat" w:cs="Montserrat" w:eastAsia="Montserrat" w:hAnsi="Montserrat"/>
                <w:rtl w:val="0"/>
              </w:rPr>
              <w:t xml:space="preserve">Tốt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rFonts w:ascii="Montserrat" w:cs="Montserrat" w:eastAsia="Montserrat" w:hAnsi="Montserrat"/>
              </w:rPr>
            </w:pPr>
            <w:r w:rsidDel="00000000" w:rsidR="00000000" w:rsidRPr="00000000">
              <w:rPr>
                <w:rFonts w:ascii="Montserrat" w:cs="Montserrat" w:eastAsia="Montserrat" w:hAnsi="Montserrat"/>
                <w:rtl w:val="0"/>
              </w:rPr>
              <w:t xml:space="preserve">Bật LED xanh, hiển thị trạng thái tốt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rFonts w:ascii="Montserrat" w:cs="Montserrat" w:eastAsia="Montserrat" w:hAnsi="Montserrat"/>
              </w:rPr>
            </w:pPr>
            <w:r w:rsidDel="00000000" w:rsidR="00000000" w:rsidRPr="00000000">
              <w:rPr>
                <w:rFonts w:ascii="Montserrat" w:cs="Montserrat" w:eastAsia="Montserrat" w:hAnsi="Montserrat"/>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rFonts w:ascii="Montserrat" w:cs="Montserrat" w:eastAsia="Montserrat" w:hAnsi="Montserrat"/>
              </w:rPr>
            </w:pPr>
            <w:r w:rsidDel="00000000" w:rsidR="00000000" w:rsidRPr="00000000">
              <w:rPr>
                <w:rFonts w:ascii="Montserrat" w:cs="Montserrat" w:eastAsia="Montserrat" w:hAnsi="Montserrat"/>
                <w:rtl w:val="0"/>
              </w:rPr>
              <w:t xml:space="preserve">Bật LED vàng, hiển thị trạng thái trung bình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rFonts w:ascii="Montserrat" w:cs="Montserrat" w:eastAsia="Montserrat" w:hAnsi="Montserrat"/>
              </w:rPr>
            </w:pPr>
            <w:r w:rsidDel="00000000" w:rsidR="00000000" w:rsidRPr="00000000">
              <w:rPr>
                <w:rFonts w:ascii="Montserrat" w:cs="Montserrat" w:eastAsia="Montserrat" w:hAnsi="Montserrat"/>
                <w:rtl w:val="0"/>
              </w:rPr>
              <w:t xml:space="preserve">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rFonts w:ascii="Montserrat" w:cs="Montserrat" w:eastAsia="Montserrat" w:hAnsi="Montserrat"/>
              </w:rPr>
            </w:pPr>
            <w:r w:rsidDel="00000000" w:rsidR="00000000" w:rsidRPr="00000000">
              <w:rPr>
                <w:rFonts w:ascii="Montserrat" w:cs="Montserrat" w:eastAsia="Montserrat" w:hAnsi="Montserrat"/>
                <w:rtl w:val="0"/>
              </w:rPr>
              <w:t xml:space="preserve">Bật LED đỏ, kích hoạt buzzer và bật quạt hút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rFonts w:ascii="Montserrat" w:cs="Montserrat" w:eastAsia="Montserrat" w:hAnsi="Montserrat"/>
              </w:rPr>
            </w:pPr>
            <w:r w:rsidDel="00000000" w:rsidR="00000000" w:rsidRPr="00000000">
              <w:rPr>
                <w:rFonts w:ascii="Montserrat" w:cs="Montserrat" w:eastAsia="Montserrat" w:hAnsi="Montserrat"/>
                <w:rtl w:val="0"/>
              </w:rPr>
              <w:t xml:space="preserve">Sau mỗi chu kỳ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rFonts w:ascii="Montserrat" w:cs="Montserrat" w:eastAsia="Montserrat" w:hAnsi="Montserrat"/>
              </w:rPr>
            </w:pPr>
            <w:r w:rsidDel="00000000" w:rsidR="00000000" w:rsidRPr="00000000">
              <w:rPr>
                <w:rFonts w:ascii="Montserrat" w:cs="Montserrat" w:eastAsia="Montserrat" w:hAnsi="Montserrat"/>
                <w:rtl w:val="0"/>
              </w:rPr>
              <w:t xml:space="preserve">Cập nhật lại màn hình và tiếp tục đo</w:t>
            </w:r>
          </w:p>
        </w:tc>
      </w:tr>
    </w:tbl>
    <w:p w:rsidR="00000000" w:rsidDel="00000000" w:rsidP="00000000" w:rsidRDefault="00000000" w:rsidRPr="00000000" w14:paraId="000003B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rFonts w:ascii="Montserrat" w:cs="Montserrat" w:eastAsia="Montserrat" w:hAnsi="Montserrat"/>
          <w:b w:val="1"/>
          <w:bCs w:val="1"/>
          <w:sz w:val="46"/>
          <w:szCs w:val="46"/>
        </w:rPr>
      </w:pPr>
      <w:bookmarkStart w:colFirst="0" w:colLast="0" w:name="_avzxhujq3nrx" w:id="41"/>
      <w:bookmarkEnd w:id="41"/>
      <w:r w:rsidDel="00000000" w:rsidR="00000000" w:rsidRPr="00000000">
        <w:rPr>
          <w:rFonts w:ascii="Montserrat" w:cs="Montserrat" w:eastAsia="Montserrat" w:hAnsi="Montserrat"/>
          <w:b w:val="1"/>
          <w:bCs w:val="1"/>
          <w:sz w:val="46"/>
          <w:szCs w:val="46"/>
          <w:rtl w:val="0"/>
        </w:rPr>
        <w:t xml:space="preserve">3. phân rã module hệ thống</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8982821500836"/>
        <w:gridCol w:w="3742.1652898952284"/>
        <w:gridCol w:w="3594.4482389783116"/>
        <w:tblGridChange w:id="0">
          <w:tblGrid>
            <w:gridCol w:w="1688.8982821500836"/>
            <w:gridCol w:w="3742.1652898952284"/>
            <w:gridCol w:w="3594.448238978311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B">
            <w:pPr>
              <w:rPr/>
            </w:pPr>
            <w:r w:rsidDel="00000000" w:rsidR="00000000" w:rsidRPr="00000000">
              <w:rPr>
                <w:rtl w:val="0"/>
              </w:rPr>
              <w:t xml:space="preserve">Module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C">
            <w:pPr>
              <w:rPr/>
            </w:pPr>
            <w:r w:rsidDel="00000000" w:rsidR="00000000" w:rsidRPr="00000000">
              <w:rPr>
                <w:rtl w:val="0"/>
              </w:rPr>
              <w:t xml:space="preserve">Thành phần dự kiến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D">
            <w:pPr>
              <w:rPr/>
            </w:pPr>
            <w:r w:rsidDel="00000000" w:rsidR="00000000" w:rsidRPr="00000000">
              <w:rPr>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E">
            <w:pPr>
              <w:rPr/>
            </w:pPr>
            <w:r w:rsidDel="00000000" w:rsidR="00000000" w:rsidRPr="00000000">
              <w:rPr>
                <w:rtl w:val="0"/>
              </w:rPr>
              <w:t xml:space="preserve">MCU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F">
            <w:pPr>
              <w:rPr/>
            </w:pPr>
            <w:r w:rsidDel="00000000" w:rsidR="00000000" w:rsidRPr="00000000">
              <w:rPr>
                <w:rtl w:val="0"/>
              </w:rPr>
              <w:t xml:space="preserve">ESP32 DevKit V1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0">
            <w:pPr>
              <w:rPr/>
            </w:pPr>
            <w:r w:rsidDel="00000000" w:rsidR="00000000" w:rsidRPr="00000000">
              <w:rPr>
                <w:rtl w:val="0"/>
              </w:rPr>
              <w:t xml:space="preserve">Trung tâm xử lý</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1">
            <w:pPr>
              <w:rPr/>
            </w:pPr>
            <w:r w:rsidDel="00000000" w:rsidR="00000000" w:rsidRPr="00000000">
              <w:rPr>
                <w:rtl w:val="0"/>
              </w:rPr>
              <w:t xml:space="preserve">Gas Sensor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2">
            <w:pPr>
              <w:rPr/>
            </w:pPr>
            <w:r w:rsidDel="00000000" w:rsidR="00000000" w:rsidRPr="00000000">
              <w:rPr>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3">
            <w:pPr>
              <w:rPr/>
            </w:pPr>
            <w:r w:rsidDel="00000000" w:rsidR="00000000" w:rsidRPr="00000000">
              <w:rPr>
                <w:rtl w:val="0"/>
              </w:rPr>
              <w:t xml:space="preserve">Đo khí tổng quát ở mức tham khảo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4">
            <w:pPr>
              <w:rPr/>
            </w:pPr>
            <w:r w:rsidDel="00000000" w:rsidR="00000000" w:rsidRPr="00000000">
              <w:rPr>
                <w:rtl w:val="0"/>
              </w:rPr>
              <w:t xml:space="preserve">Dust Sensor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5">
            <w:pPr>
              <w:rPr/>
            </w:pPr>
            <w:r w:rsidDel="00000000" w:rsidR="00000000" w:rsidRPr="00000000">
              <w:rPr>
                <w:rtl w:val="0"/>
              </w:rPr>
              <w:t xml:space="preserve">GP2Y1010AU0F hoặc tương đương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6">
            <w:pPr>
              <w:rPr/>
            </w:pPr>
            <w:r w:rsidDel="00000000" w:rsidR="00000000" w:rsidRPr="00000000">
              <w:rPr>
                <w:rtl w:val="0"/>
              </w:rPr>
              <w:t xml:space="preserve">Đo bụi tương đối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7">
            <w:pPr>
              <w:rPr/>
            </w:pPr>
            <w:r w:rsidDel="00000000" w:rsidR="00000000" w:rsidRPr="00000000">
              <w:rPr>
                <w:rtl w:val="0"/>
              </w:rPr>
              <w:t xml:space="preserve">Temp-Humidity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8">
            <w:pPr>
              <w:rPr/>
            </w:pPr>
            <w:r w:rsidDel="00000000" w:rsidR="00000000" w:rsidRPr="00000000">
              <w:rPr>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9">
            <w:pPr>
              <w:rPr/>
            </w:pPr>
            <w:r w:rsidDel="00000000" w:rsidR="00000000" w:rsidRPr="00000000">
              <w:rPr>
                <w:rtl w:val="0"/>
              </w:rPr>
              <w:t xml:space="preserve">Đo nhiệt độ, độ ẩm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A">
            <w:pPr>
              <w:rPr/>
            </w:pPr>
            <w:r w:rsidDel="00000000" w:rsidR="00000000" w:rsidRPr="00000000">
              <w:rPr>
                <w:rtl w:val="0"/>
              </w:rPr>
              <w:t xml:space="preserve">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B">
            <w:pPr>
              <w:rPr/>
            </w:pPr>
            <w:r w:rsidDel="00000000" w:rsidR="00000000" w:rsidRPr="00000000">
              <w:rPr>
                <w:rtl w:val="0"/>
              </w:rPr>
              <w:t xml:space="preserve">OLED SSD1306 hoặc LCD 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C">
            <w:pPr>
              <w:rPr/>
            </w:pPr>
            <w:r w:rsidDel="00000000" w:rsidR="00000000" w:rsidRPr="00000000">
              <w:rPr>
                <w:rtl w:val="0"/>
              </w:rPr>
              <w:t xml:space="preserve">Hiển thị tại chỗ</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D">
            <w:pPr>
              <w:rPr/>
            </w:pPr>
            <w:r w:rsidDel="00000000" w:rsidR="00000000" w:rsidRPr="00000000">
              <w:rPr>
                <w:rtl w:val="0"/>
              </w:rPr>
              <w:t xml:space="preserve">Warning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E">
            <w:pPr>
              <w:rPr/>
            </w:pPr>
            <w:r w:rsidDel="00000000" w:rsidR="00000000" w:rsidRPr="00000000">
              <w:rPr>
                <w:rtl w:val="0"/>
              </w:rPr>
              <w:t xml:space="preserve">LED, 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F">
            <w:pPr>
              <w:rPr/>
            </w:pPr>
            <w:r w:rsidDel="00000000" w:rsidR="00000000" w:rsidRPr="00000000">
              <w:rPr>
                <w:rtl w:val="0"/>
              </w:rPr>
              <w:t xml:space="preserve">Cảnh báo trực quan và âm thanh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0">
            <w:pPr>
              <w:rPr/>
            </w:pPr>
            <w:r w:rsidDel="00000000" w:rsidR="00000000" w:rsidRPr="00000000">
              <w:rPr>
                <w:rtl w:val="0"/>
              </w:rPr>
              <w:t xml:space="preserve">Air Sampling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1">
            <w:pPr>
              <w:rPr/>
            </w:pPr>
            <w:r w:rsidDel="00000000" w:rsidR="00000000" w:rsidRPr="00000000">
              <w:rPr>
                <w:rtl w:val="0"/>
              </w:rPr>
              <w:t xml:space="preserve">Quạt hút 5V, buồng đo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2">
            <w:pPr>
              <w:rPr/>
            </w:pPr>
            <w:r w:rsidDel="00000000" w:rsidR="00000000" w:rsidRPr="00000000">
              <w:rPr>
                <w:rtl w:val="0"/>
              </w:rPr>
              <w:t xml:space="preserve">Cải tiến phần cứng chính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3">
            <w:pPr>
              <w:rPr/>
            </w:pPr>
            <w:r w:rsidDel="00000000" w:rsidR="00000000" w:rsidRPr="00000000">
              <w:rPr>
                <w:rtl w:val="0"/>
              </w:rPr>
              <w:t xml:space="preserve">Power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4">
            <w:pPr>
              <w:rPr/>
            </w:pPr>
            <w:r w:rsidDel="00000000" w:rsidR="00000000" w:rsidRPr="00000000">
              <w:rPr>
                <w:rtl w:val="0"/>
              </w:rPr>
              <w:t xml:space="preserve">Adapter 5V, dây nguồn, tụ lọc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5">
            <w:pPr>
              <w:rPr/>
            </w:pPr>
            <w:r w:rsidDel="00000000" w:rsidR="00000000" w:rsidRPr="00000000">
              <w:rPr>
                <w:rtl w:val="0"/>
              </w:rPr>
              <w:t xml:space="preserve">Đảm bảo nguồn ổn định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6">
            <w:pPr>
              <w:rPr/>
            </w:pPr>
            <w:r w:rsidDel="00000000" w:rsidR="00000000" w:rsidRPr="00000000">
              <w:rPr>
                <w:rtl w:val="0"/>
              </w:rPr>
              <w:t xml:space="preserve">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7">
            <w:pPr>
              <w:rPr/>
            </w:pPr>
            <w:r w:rsidDel="00000000" w:rsidR="00000000" w:rsidRPr="00000000">
              <w:rPr>
                <w:rtl w:val="0"/>
              </w:rPr>
              <w:t xml:space="preserve">Serial Monitor, file CSV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8">
            <w:pPr>
              <w:rPr/>
            </w:pPr>
            <w:r w:rsidDel="00000000" w:rsidR="00000000" w:rsidRPr="00000000">
              <w:rPr>
                <w:rtl w:val="0"/>
              </w:rPr>
              <w:t xml:space="preserve">Phục vụ kiểm thử ở các tuần sau</w:t>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4. Luồng dữ liệu</w:t>
      </w:r>
    </w:p>
    <w:p w:rsidR="00000000" w:rsidDel="00000000" w:rsidP="00000000" w:rsidRDefault="00000000" w:rsidRPr="00000000" w14:paraId="000003DB">
      <w:pPr>
        <w:pStyle w:val="Heading1"/>
        <w:keepNext w:val="0"/>
        <w:keepLines w:val="0"/>
        <w:spacing w:before="480" w:lineRule="auto"/>
        <w:rPr>
          <w:rFonts w:ascii="Montserrat" w:cs="Montserrat" w:eastAsia="Montserrat" w:hAnsi="Montserrat"/>
          <w:b w:val="1"/>
          <w:bCs w:val="1"/>
          <w:sz w:val="46"/>
          <w:szCs w:val="46"/>
        </w:rPr>
      </w:pPr>
      <w:bookmarkStart w:colFirst="0" w:colLast="0" w:name="_9fj61ru5fbfo" w:id="42"/>
      <w:bookmarkEnd w:id="42"/>
      <w:r w:rsidDel="00000000" w:rsidR="00000000" w:rsidRPr="00000000">
        <w:rPr>
          <w:rFonts w:ascii="Montserrat" w:cs="Montserrat" w:eastAsia="Montserrat" w:hAnsi="Montserrat"/>
          <w:b w:val="1"/>
          <w:bCs w:val="1"/>
          <w:sz w:val="46"/>
          <w:szCs w:val="46"/>
          <w:rtl w:val="0"/>
        </w:rPr>
        <w:t xml:space="preserve">4. Lựa chọn linh kiện sơ bộ sau khi có sơ đồ khối</w:t>
      </w:r>
    </w:p>
    <w:p w:rsidR="00000000" w:rsidDel="00000000" w:rsidP="00000000" w:rsidRDefault="00000000" w:rsidRPr="00000000" w14:paraId="000003D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Sau khi xây dựng các sơ đồ khối, nhóm tiến hành lựa chọn linh kiện sơ bộ cho từng khối chức năng. Việc lựa chọn được thực hiện dựa trên các tiêu chí:</w:t>
      </w:r>
    </w:p>
    <w:p w:rsidR="00000000" w:rsidDel="00000000" w:rsidP="00000000" w:rsidRDefault="00000000" w:rsidRPr="00000000" w14:paraId="000003DD">
      <w:pPr>
        <w:numPr>
          <w:ilvl w:val="0"/>
          <w:numId w:val="5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Phù hợp yêu cầu chức năng.</w:t>
      </w:r>
    </w:p>
    <w:p w:rsidR="00000000" w:rsidDel="00000000" w:rsidP="00000000" w:rsidRDefault="00000000" w:rsidRPr="00000000" w14:paraId="000003DE">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Chi phí thấp, phù hợp bài tập lớn sinh viên.</w:t>
      </w:r>
    </w:p>
    <w:p w:rsidR="00000000" w:rsidDel="00000000" w:rsidP="00000000" w:rsidRDefault="00000000" w:rsidRPr="00000000" w14:paraId="000003DF">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Dễ mua tại thị trường trong nước.</w:t>
      </w:r>
    </w:p>
    <w:p w:rsidR="00000000" w:rsidDel="00000000" w:rsidP="00000000" w:rsidRDefault="00000000" w:rsidRPr="00000000" w14:paraId="000003E0">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Dễ lập trình với ESP32.</w:t>
      </w:r>
    </w:p>
    <w:p w:rsidR="00000000" w:rsidDel="00000000" w:rsidP="00000000" w:rsidRDefault="00000000" w:rsidRPr="00000000" w14:paraId="000003E1">
      <w:pPr>
        <w:numPr>
          <w:ilvl w:val="0"/>
          <w:numId w:val="5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khả năng thể hiện rõ yếu tố nâng cấp phần cứng.</w:t>
      </w:r>
    </w:p>
    <w:p w:rsidR="00000000" w:rsidDel="00000000" w:rsidP="00000000" w:rsidRDefault="00000000" w:rsidRPr="00000000" w14:paraId="000003E2">
      <w:pPr>
        <w:pStyle w:val="Heading2"/>
        <w:keepNext w:val="0"/>
        <w:keepLines w:val="0"/>
        <w:spacing w:after="80" w:lineRule="auto"/>
        <w:rPr>
          <w:rFonts w:ascii="Montserrat" w:cs="Montserrat" w:eastAsia="Montserrat" w:hAnsi="Montserrat"/>
          <w:b w:val="1"/>
          <w:bCs w:val="1"/>
          <w:sz w:val="34"/>
          <w:szCs w:val="34"/>
        </w:rPr>
      </w:pPr>
      <w:bookmarkStart w:colFirst="0" w:colLast="0" w:name="_b1ff7oxdwds7" w:id="43"/>
      <w:bookmarkEnd w:id="43"/>
      <w:r w:rsidDel="00000000" w:rsidR="00000000" w:rsidRPr="00000000">
        <w:rPr>
          <w:rFonts w:ascii="Montserrat" w:cs="Montserrat" w:eastAsia="Montserrat" w:hAnsi="Montserrat"/>
          <w:b w:val="1"/>
          <w:bCs w:val="1"/>
          <w:sz w:val="34"/>
          <w:szCs w:val="34"/>
          <w:rtl w:val="0"/>
        </w:rPr>
        <w:t xml:space="preserve">4.1. Bảng lựa chọn linh kiện theo khối</w:t>
      </w:r>
    </w:p>
    <w:p w:rsidR="00000000" w:rsidDel="00000000" w:rsidP="00000000" w:rsidRDefault="00000000" w:rsidRPr="00000000" w14:paraId="000003E3">
      <w:pPr>
        <w:rPr/>
      </w:pPr>
      <w:r w:rsidDel="00000000" w:rsidR="00000000" w:rsidRPr="00000000">
        <w:rPr>
          <w:rtl w:val="0"/>
        </w:rPr>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9487473156769"/>
        <w:gridCol w:w="2782.410307802434"/>
        <w:gridCol w:w="4653.152755905513"/>
        <w:tblGridChange w:id="0">
          <w:tblGrid>
            <w:gridCol w:w="1589.9487473156769"/>
            <w:gridCol w:w="2782.410307802434"/>
            <w:gridCol w:w="4653.15275590551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4">
            <w:pPr>
              <w:rPr/>
            </w:pPr>
            <w:r w:rsidDel="00000000" w:rsidR="00000000" w:rsidRPr="00000000">
              <w:rPr>
                <w:rtl w:val="0"/>
              </w:rPr>
              <w:t xml:space="preserve">Khối 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5">
            <w:pPr>
              <w:rPr/>
            </w:pPr>
            <w:r w:rsidDel="00000000" w:rsidR="00000000" w:rsidRPr="00000000">
              <w:rPr>
                <w:rtl w:val="0"/>
              </w:rPr>
              <w:t xml:space="preserve">Linh kiện đề xuất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6">
            <w:pPr>
              <w:rPr/>
            </w:pPr>
            <w:r w:rsidDel="00000000" w:rsidR="00000000" w:rsidRPr="00000000">
              <w:rPr>
                <w:rtl w:val="0"/>
              </w:rPr>
              <w:t xml:space="preserve">Lý do lựa chọn</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7">
            <w:pPr>
              <w:rPr/>
            </w:pPr>
            <w:r w:rsidDel="00000000" w:rsidR="00000000" w:rsidRPr="00000000">
              <w:rPr>
                <w:rtl w:val="0"/>
              </w:rPr>
              <w:t xml:space="preserve">Xử lý trung tâm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8">
            <w:pPr>
              <w:rPr/>
            </w:pPr>
            <w:r w:rsidDel="00000000" w:rsidR="00000000" w:rsidRPr="00000000">
              <w:rPr>
                <w:rtl w:val="0"/>
              </w:rPr>
              <w:t xml:space="preserve">ESP32 DevKit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9">
            <w:pPr>
              <w:widowControl w:val="0"/>
              <w:rPr/>
            </w:pPr>
            <w:r w:rsidDel="00000000" w:rsidR="00000000" w:rsidRPr="00000000">
              <w:rPr>
                <w:rtl w:val="0"/>
              </w:rPr>
              <w:t xml:space="preserve">Có ADC, GPIO, I2C, WiFi; hiệu năng đủ cho hệ</w:t>
            </w:r>
          </w:p>
          <w:p w:rsidR="00000000" w:rsidDel="00000000" w:rsidP="00000000" w:rsidRDefault="00000000" w:rsidRPr="00000000" w14:paraId="000003EA">
            <w:pPr>
              <w:rPr/>
            </w:pPr>
            <w:r w:rsidDel="00000000" w:rsidR="00000000" w:rsidRPr="00000000">
              <w:rPr>
                <w:rtl w:val="0"/>
              </w:rPr>
              <w:t xml:space="preserve">  thống; dễ lập trình</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B">
            <w:pPr>
              <w:rPr/>
            </w:pPr>
            <w:r w:rsidDel="00000000" w:rsidR="00000000" w:rsidRPr="00000000">
              <w:rPr>
                <w:rtl w:val="0"/>
              </w:rPr>
              <w:t xml:space="preserve">Đo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C">
            <w:pPr>
              <w:rPr/>
            </w:pPr>
            <w:r w:rsidDel="00000000" w:rsidR="00000000" w:rsidRPr="00000000">
              <w:rPr>
                <w:rtl w:val="0"/>
              </w:rPr>
              <w:t xml:space="preserve">GP2Y1010AU0F hoặc DSM501A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D">
            <w:pPr>
              <w:widowControl w:val="0"/>
              <w:rPr/>
            </w:pPr>
            <w:r w:rsidDel="00000000" w:rsidR="00000000" w:rsidRPr="00000000">
              <w:rPr>
                <w:rtl w:val="0"/>
              </w:rPr>
              <w:t xml:space="preserve">Giá thấp hơn cảm biến PMS, phù hợp nguyên mẫu</w:t>
            </w:r>
          </w:p>
          <w:p w:rsidR="00000000" w:rsidDel="00000000" w:rsidP="00000000" w:rsidRDefault="00000000" w:rsidRPr="00000000" w14:paraId="000003EE">
            <w:pPr>
              <w:rPr/>
            </w:pPr>
            <w:r w:rsidDel="00000000" w:rsidR="00000000" w:rsidRPr="00000000">
              <w:rPr>
                <w:rtl w:val="0"/>
              </w:rPr>
              <w:t xml:space="preserve">  chi phí thấp</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F">
            <w:pPr>
              <w:rPr/>
            </w:pPr>
            <w:r w:rsidDel="00000000" w:rsidR="00000000" w:rsidRPr="00000000">
              <w:rPr>
                <w:rtl w:val="0"/>
              </w:rPr>
              <w:t xml:space="preserve">Đo khí tổng quát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0">
            <w:pPr>
              <w:rPr/>
            </w:pPr>
            <w:r w:rsidDel="00000000" w:rsidR="00000000" w:rsidRPr="00000000">
              <w:rPr>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1">
            <w:pPr>
              <w:widowControl w:val="0"/>
              <w:rPr/>
            </w:pPr>
            <w:r w:rsidDel="00000000" w:rsidR="00000000" w:rsidRPr="00000000">
              <w:rPr>
                <w:rtl w:val="0"/>
              </w:rPr>
              <w:t xml:space="preserve">Dễ mua, giá rẻ, phù hợp đánh giá thay đổi khí ô</w:t>
            </w:r>
          </w:p>
          <w:p w:rsidR="00000000" w:rsidDel="00000000" w:rsidP="00000000" w:rsidRDefault="00000000" w:rsidRPr="00000000" w14:paraId="000003F2">
            <w:pPr>
              <w:rPr/>
            </w:pPr>
            <w:r w:rsidDel="00000000" w:rsidR="00000000" w:rsidRPr="00000000">
              <w:rPr>
                <w:rtl w:val="0"/>
              </w:rPr>
              <w:t xml:space="preserve">  nhiễm tổng quát</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3">
            <w:pPr>
              <w:rPr/>
            </w:pPr>
            <w:r w:rsidDel="00000000" w:rsidR="00000000" w:rsidRPr="00000000">
              <w:rPr>
                <w:rtl w:val="0"/>
              </w:rPr>
              <w:t xml:space="preserve">Đo nhiệt độ -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4">
            <w:pPr>
              <w:rPr/>
            </w:pPr>
            <w:r w:rsidDel="00000000" w:rsidR="00000000" w:rsidRPr="00000000">
              <w:rPr>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5">
            <w:pPr>
              <w:widowControl w:val="0"/>
              <w:rPr/>
            </w:pPr>
            <w:r w:rsidDel="00000000" w:rsidR="00000000" w:rsidRPr="00000000">
              <w:rPr>
                <w:rtl w:val="0"/>
              </w:rPr>
              <w:t xml:space="preserve">Chi phí hợp lý, dễ lập trình, đủ cho nhu cầu đo</w:t>
            </w:r>
          </w:p>
          <w:p w:rsidR="00000000" w:rsidDel="00000000" w:rsidP="00000000" w:rsidRDefault="00000000" w:rsidRPr="00000000" w14:paraId="000003F6">
            <w:pPr>
              <w:rPr/>
            </w:pPr>
            <w:r w:rsidDel="00000000" w:rsidR="00000000" w:rsidRPr="00000000">
              <w:rPr>
                <w:rtl w:val="0"/>
              </w:rPr>
              <w:t xml:space="preserve">  môi trường cơ bản</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7">
            <w:pPr>
              <w:rPr/>
            </w:pPr>
            <w:r w:rsidDel="00000000" w:rsidR="00000000" w:rsidRPr="00000000">
              <w:rPr>
                <w:rtl w:val="0"/>
              </w:rPr>
              <w:t xml:space="preserve">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8">
            <w:pPr>
              <w:rPr/>
            </w:pPr>
            <w:r w:rsidDel="00000000" w:rsidR="00000000" w:rsidRPr="00000000">
              <w:rPr>
                <w:rtl w:val="0"/>
              </w:rPr>
              <w:t xml:space="preserve">OLED SSD1306 hoặc LCD 16x2 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9">
            <w:pPr>
              <w:rPr/>
            </w:pPr>
            <w:r w:rsidDel="00000000" w:rsidR="00000000" w:rsidRPr="00000000">
              <w:rPr>
                <w:rtl w:val="0"/>
              </w:rPr>
              <w:t xml:space="preserve">Dễ kết nối, dễ quan sát, phù hợp demo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A">
            <w:pPr>
              <w:rPr/>
            </w:pPr>
            <w:r w:rsidDel="00000000" w:rsidR="00000000" w:rsidRPr="00000000">
              <w:rPr>
                <w:rtl w:val="0"/>
              </w:rPr>
              <w:t xml:space="preserve">Cảnh báo ánh sáng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B">
            <w:pPr>
              <w:rPr/>
            </w:pPr>
            <w:r w:rsidDel="00000000" w:rsidR="00000000" w:rsidRPr="00000000">
              <w:rPr>
                <w:rtl w:val="0"/>
              </w:rPr>
              <w:t xml:space="preserve">LED xanh, vàng, đỏ</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C">
            <w:pPr>
              <w:rPr/>
            </w:pPr>
            <w:r w:rsidDel="00000000" w:rsidR="00000000" w:rsidRPr="00000000">
              <w:rPr>
                <w:rtl w:val="0"/>
              </w:rPr>
              <w:t xml:space="preserve">Trực quan, dễ nhận biết trạng thái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D">
            <w:pPr>
              <w:rPr/>
            </w:pPr>
            <w:r w:rsidDel="00000000" w:rsidR="00000000" w:rsidRPr="00000000">
              <w:rPr>
                <w:rtl w:val="0"/>
              </w:rPr>
              <w:t xml:space="preserve">Cảnh báo âm thanh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E">
            <w:pPr>
              <w:rPr/>
            </w:pPr>
            <w:r w:rsidDel="00000000" w:rsidR="00000000" w:rsidRPr="00000000">
              <w:rPr>
                <w:rtl w:val="0"/>
              </w:rPr>
              <w:t xml:space="preserve">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F">
            <w:pPr>
              <w:rPr/>
            </w:pPr>
            <w:r w:rsidDel="00000000" w:rsidR="00000000" w:rsidRPr="00000000">
              <w:rPr>
                <w:rtl w:val="0"/>
              </w:rPr>
              <w:t xml:space="preserve">Tạo cảnh báo khi chất lượng không khí ở mức xấu</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0">
            <w:pPr>
              <w:rPr/>
            </w:pPr>
            <w:r w:rsidDel="00000000" w:rsidR="00000000" w:rsidRPr="00000000">
              <w:rPr>
                <w:rtl w:val="0"/>
              </w:rPr>
              <w:t xml:space="preserve">Lấy mẫu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1">
            <w:pPr>
              <w:rPr/>
            </w:pPr>
            <w:r w:rsidDel="00000000" w:rsidR="00000000" w:rsidRPr="00000000">
              <w:rPr>
                <w:rtl w:val="0"/>
              </w:rPr>
              <w:t xml:space="preserve">Buồng đo khí + quạt hút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2">
            <w:pPr>
              <w:widowControl w:val="0"/>
              <w:rPr/>
            </w:pPr>
            <w:r w:rsidDel="00000000" w:rsidR="00000000" w:rsidRPr="00000000">
              <w:rPr>
                <w:rtl w:val="0"/>
              </w:rPr>
              <w:t xml:space="preserve">Tạo luồng khí chủ động, thể hiện rõ nâng cấp</w:t>
            </w:r>
          </w:p>
          <w:p w:rsidR="00000000" w:rsidDel="00000000" w:rsidP="00000000" w:rsidRDefault="00000000" w:rsidRPr="00000000" w14:paraId="00000403">
            <w:pPr>
              <w:rPr/>
            </w:pPr>
            <w:r w:rsidDel="00000000" w:rsidR="00000000" w:rsidRPr="00000000">
              <w:rPr>
                <w:rtl w:val="0"/>
              </w:rPr>
              <w:t xml:space="preserve">  phần cứng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4">
            <w:pPr>
              <w:rPr/>
            </w:pPr>
            <w:r w:rsidDel="00000000" w:rsidR="00000000" w:rsidRPr="00000000">
              <w:rPr>
                <w:rtl w:val="0"/>
              </w:rPr>
              <w:t xml:space="preserve">Điều khiển tải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5">
            <w:pPr>
              <w:rPr/>
            </w:pPr>
            <w:r w:rsidDel="00000000" w:rsidR="00000000" w:rsidRPr="00000000">
              <w:rPr>
                <w:rtl w:val="0"/>
              </w:rPr>
              <w:t xml:space="preserve">Transistor NPN hoặc MOSFET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6">
            <w:pPr>
              <w:rPr/>
            </w:pPr>
            <w:r w:rsidDel="00000000" w:rsidR="00000000" w:rsidRPr="00000000">
              <w:rPr>
                <w:rtl w:val="0"/>
              </w:rPr>
              <w:t xml:space="preserve">Bảo vệ ESP32, không cấp quạt trực tiếp từ GPIO</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7">
            <w:pPr>
              <w:rPr/>
            </w:pPr>
            <w:r w:rsidDel="00000000" w:rsidR="00000000" w:rsidRPr="00000000">
              <w:rPr>
                <w:rtl w:val="0"/>
              </w:rPr>
              <w:t xml:space="preserve">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8">
            <w:pPr>
              <w:rPr/>
            </w:pPr>
            <w:r w:rsidDel="00000000" w:rsidR="00000000" w:rsidRPr="00000000">
              <w:rPr>
                <w:rtl w:val="0"/>
              </w:rPr>
              <w:t xml:space="preserve">Adapter 5V, tụ lọc 100uF/470uF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9">
            <w:pPr>
              <w:widowControl w:val="0"/>
              <w:rPr/>
            </w:pPr>
            <w:r w:rsidDel="00000000" w:rsidR="00000000" w:rsidRPr="00000000">
              <w:rPr>
                <w:rtl w:val="0"/>
              </w:rPr>
              <w:t xml:space="preserve">Giảm sụt áp khi cảm biến/quạt hoạt động</w:t>
            </w:r>
          </w:p>
          <w:p w:rsidR="00000000" w:rsidDel="00000000" w:rsidP="00000000" w:rsidRDefault="00000000" w:rsidRPr="00000000" w14:paraId="0000040A">
            <w:pPr>
              <w:rPr/>
            </w:pPr>
            <w:r w:rsidDel="00000000" w:rsidR="00000000" w:rsidRPr="00000000">
              <w:rPr>
                <w:rtl w:val="0"/>
              </w:rPr>
              <w:t xml:space="preserve"> </w:t>
            </w:r>
          </w:p>
        </w:tc>
      </w:tr>
    </w:tbl>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rFonts w:ascii="Montserrat" w:cs="Montserrat" w:eastAsia="Montserrat" w:hAnsi="Montserrat"/>
          <w:b w:val="1"/>
          <w:bCs w:val="1"/>
          <w:sz w:val="34"/>
          <w:szCs w:val="34"/>
        </w:rPr>
      </w:pPr>
      <w:bookmarkStart w:colFirst="0" w:colLast="0" w:name="_fsqpjpkj19gl" w:id="44"/>
      <w:bookmarkEnd w:id="44"/>
      <w:r w:rsidDel="00000000" w:rsidR="00000000" w:rsidRPr="00000000">
        <w:rPr>
          <w:rFonts w:ascii="Montserrat" w:cs="Montserrat" w:eastAsia="Montserrat" w:hAnsi="Montserrat"/>
          <w:b w:val="1"/>
          <w:bCs w:val="1"/>
          <w:sz w:val="34"/>
          <w:szCs w:val="34"/>
          <w:rtl w:val="0"/>
        </w:rPr>
        <w:t xml:space="preserve">4.2. So sánh phương án vi điều khiển</w:t>
      </w:r>
    </w:p>
    <w:tbl>
      <w:tblPr>
        <w:tblStyle w:val="Table37"/>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795"/>
        <w:gridCol w:w="2495"/>
        <w:tblGridChange w:id="0">
          <w:tblGrid>
            <w:gridCol w:w="2210"/>
            <w:gridCol w:w="2795"/>
            <w:gridCol w:w="24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Arduino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ESP32</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rFonts w:ascii="Montserrat" w:cs="Montserrat" w:eastAsia="Montserrat" w:hAnsi="Montserrat"/>
              </w:rPr>
            </w:pPr>
            <w:r w:rsidDel="00000000" w:rsidR="00000000" w:rsidRPr="00000000">
              <w:rPr>
                <w:rFonts w:ascii="Montserrat" w:cs="Montserrat" w:eastAsia="Montserrat" w:hAnsi="Montserrat"/>
                <w:rtl w:val="0"/>
              </w:rPr>
              <w:t xml:space="preserve">Kiến trúc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rFonts w:ascii="Montserrat" w:cs="Montserrat" w:eastAsia="Montserrat" w:hAnsi="Montserrat"/>
              </w:rPr>
            </w:pPr>
            <w:r w:rsidDel="00000000" w:rsidR="00000000" w:rsidRPr="00000000">
              <w:rPr>
                <w:rFonts w:ascii="Montserrat" w:cs="Montserrat" w:eastAsia="Montserrat" w:hAnsi="Montserrat"/>
                <w:rtl w:val="0"/>
              </w:rPr>
              <w:t xml:space="preserve">8-bit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rFonts w:ascii="Montserrat" w:cs="Montserrat" w:eastAsia="Montserrat" w:hAnsi="Montserrat"/>
              </w:rPr>
            </w:pPr>
            <w:r w:rsidDel="00000000" w:rsidR="00000000" w:rsidRPr="00000000">
              <w:rPr>
                <w:rFonts w:ascii="Montserrat" w:cs="Montserrat" w:eastAsia="Montserrat" w:hAnsi="Montserrat"/>
                <w:rtl w:val="0"/>
              </w:rPr>
              <w:t xml:space="preserve">32-bit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rFonts w:ascii="Montserrat" w:cs="Montserrat" w:eastAsia="Montserrat" w:hAnsi="Montserrat"/>
              </w:rPr>
            </w:pPr>
            <w:r w:rsidDel="00000000" w:rsidR="00000000" w:rsidRPr="00000000">
              <w:rPr>
                <w:rFonts w:ascii="Montserrat" w:cs="Montserrat" w:eastAsia="Montserrat" w:hAnsi="Montserrat"/>
                <w:rtl w:val="0"/>
              </w:rPr>
              <w:t xml:space="preserve">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rFonts w:ascii="Montserrat" w:cs="Montserrat" w:eastAsia="Montserrat" w:hAnsi="Montserrat"/>
              </w:rPr>
            </w:pPr>
            <w:r w:rsidDel="00000000" w:rsidR="00000000" w:rsidRPr="00000000">
              <w:rPr>
                <w:rFonts w:ascii="Montserrat" w:cs="Montserrat" w:eastAsia="Montserrat" w:hAnsi="Montserrat"/>
                <w:rtl w:val="0"/>
              </w:rPr>
              <w:t xml:space="preserve">10-bit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rFonts w:ascii="Montserrat" w:cs="Montserrat" w:eastAsia="Montserrat" w:hAnsi="Montserrat"/>
              </w:rPr>
            </w:pPr>
            <w:r w:rsidDel="00000000" w:rsidR="00000000" w:rsidRPr="00000000">
              <w:rPr>
                <w:rFonts w:ascii="Montserrat" w:cs="Montserrat" w:eastAsia="Montserrat" w:hAnsi="Montserrat"/>
                <w:rtl w:val="0"/>
              </w:rPr>
              <w:t xml:space="preserve">12-bit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rFonts w:ascii="Montserrat" w:cs="Montserrat" w:eastAsia="Montserrat" w:hAnsi="Montserrat"/>
              </w:rPr>
            </w:pPr>
            <w:r w:rsidDel="00000000" w:rsidR="00000000" w:rsidRPr="00000000">
              <w:rPr>
                <w:rFonts w:ascii="Montserrat" w:cs="Montserrat" w:eastAsia="Montserrat" w:hAnsi="Montserrat"/>
                <w:rtl w:val="0"/>
              </w:rPr>
              <w:t xml:space="preserve">GPIO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rFonts w:ascii="Montserrat" w:cs="Montserrat" w:eastAsia="Montserrat" w:hAnsi="Montserrat"/>
              </w:rPr>
            </w:pPr>
            <w:r w:rsidDel="00000000" w:rsidR="00000000" w:rsidRPr="00000000">
              <w:rPr>
                <w:rFonts w:ascii="Montserrat" w:cs="Montserrat" w:eastAsia="Montserrat" w:hAnsi="Montserrat"/>
                <w:rtl w:val="0"/>
              </w:rPr>
              <w:t xml:space="preserve">Ít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rFonts w:ascii="Montserrat" w:cs="Montserrat" w:eastAsia="Montserrat" w:hAnsi="Montserrat"/>
              </w:rPr>
            </w:pPr>
            <w:r w:rsidDel="00000000" w:rsidR="00000000" w:rsidRPr="00000000">
              <w:rPr>
                <w:rFonts w:ascii="Montserrat" w:cs="Montserrat" w:eastAsia="Montserrat" w:hAnsi="Montserrat"/>
                <w:rtl w:val="0"/>
              </w:rPr>
              <w:t xml:space="preserve">Nhiều hơn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rFonts w:ascii="Montserrat" w:cs="Montserrat" w:eastAsia="Montserrat" w:hAnsi="Montserrat"/>
              </w:rPr>
            </w:pPr>
            <w:r w:rsidDel="00000000" w:rsidR="00000000" w:rsidRPr="00000000">
              <w:rPr>
                <w:rFonts w:ascii="Montserrat" w:cs="Montserrat" w:eastAsia="Montserrat" w:hAnsi="Montserrat"/>
                <w:rtl w:val="0"/>
              </w:rPr>
              <w:t xml:space="preserve">WiFi/Bluetooth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rFonts w:ascii="Montserrat" w:cs="Montserrat" w:eastAsia="Montserrat" w:hAnsi="Montserrat"/>
              </w:rPr>
            </w:pPr>
            <w:r w:rsidDel="00000000" w:rsidR="00000000" w:rsidRPr="00000000">
              <w:rPr>
                <w:rFonts w:ascii="Montserrat" w:cs="Montserrat" w:eastAsia="Montserrat" w:hAnsi="Montserrat"/>
                <w:rtl w:val="0"/>
              </w:rPr>
              <w:t xml:space="preserve">Không tích hợp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rFonts w:ascii="Montserrat" w:cs="Montserrat" w:eastAsia="Montserrat" w:hAnsi="Montserrat"/>
              </w:rPr>
            </w:pPr>
            <w:r w:rsidDel="00000000" w:rsidR="00000000" w:rsidRPr="00000000">
              <w:rPr>
                <w:rFonts w:ascii="Montserrat" w:cs="Montserrat" w:eastAsia="Montserrat" w:hAnsi="Montserrat"/>
                <w:rtl w:val="0"/>
              </w:rPr>
              <w:t xml:space="preserve">Có tích hợp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rFonts w:ascii="Montserrat" w:cs="Montserrat" w:eastAsia="Montserrat" w:hAnsi="Montserrat"/>
              </w:rPr>
            </w:pPr>
            <w:r w:rsidDel="00000000" w:rsidR="00000000" w:rsidRPr="00000000">
              <w:rPr>
                <w:rFonts w:ascii="Montserrat" w:cs="Montserrat" w:eastAsia="Montserrat" w:hAnsi="Montserrat"/>
                <w:rtl w:val="0"/>
              </w:rPr>
              <w:t xml:space="preserve">Hiệu năng xử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rFonts w:ascii="Montserrat" w:cs="Montserrat" w:eastAsia="Montserrat" w:hAnsi="Montserrat"/>
              </w:rPr>
            </w:pPr>
            <w:r w:rsidDel="00000000" w:rsidR="00000000" w:rsidRPr="00000000">
              <w:rPr>
                <w:rFonts w:ascii="Montserrat" w:cs="Montserrat" w:eastAsia="Montserrat" w:hAnsi="Montserrat"/>
                <w:rtl w:val="0"/>
              </w:rPr>
              <w:t xml:space="preserve">Thấp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rFonts w:ascii="Montserrat" w:cs="Montserrat" w:eastAsia="Montserrat" w:hAnsi="Montserrat"/>
              </w:rPr>
            </w:pPr>
            <w:r w:rsidDel="00000000" w:rsidR="00000000" w:rsidRPr="00000000">
              <w:rPr>
                <w:rFonts w:ascii="Montserrat" w:cs="Montserrat" w:eastAsia="Montserrat" w:hAnsi="Montserrat"/>
                <w:rtl w:val="0"/>
              </w:rPr>
              <w:t xml:space="preserve">Cao hơn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rFonts w:ascii="Montserrat" w:cs="Montserrat" w:eastAsia="Montserrat" w:hAnsi="Montserrat"/>
              </w:rPr>
            </w:pPr>
            <w:r w:rsidDel="00000000" w:rsidR="00000000" w:rsidRPr="00000000">
              <w:rPr>
                <w:rFonts w:ascii="Montserrat" w:cs="Montserrat" w:eastAsia="Montserrat" w:hAnsi="Montserrat"/>
                <w:rtl w:val="0"/>
              </w:rPr>
              <w:t xml:space="preserve">Khả năng mở rộng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rFonts w:ascii="Montserrat" w:cs="Montserrat" w:eastAsia="Montserrat" w:hAnsi="Montserrat"/>
              </w:rPr>
            </w:pPr>
            <w:r w:rsidDel="00000000" w:rsidR="00000000" w:rsidRPr="00000000">
              <w:rPr>
                <w:rFonts w:ascii="Montserrat" w:cs="Montserrat" w:eastAsia="Montserrat" w:hAnsi="Montserrat"/>
                <w:rtl w:val="0"/>
              </w:rPr>
              <w:t xml:space="preserve">Cần thêm module ngoài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rFonts w:ascii="Montserrat" w:cs="Montserrat" w:eastAsia="Montserrat" w:hAnsi="Montserrat"/>
              </w:rPr>
            </w:pPr>
            <w:r w:rsidDel="00000000" w:rsidR="00000000" w:rsidRPr="00000000">
              <w:rPr>
                <w:rFonts w:ascii="Montserrat" w:cs="Montserrat" w:eastAsia="Montserrat" w:hAnsi="Montserrat"/>
                <w:rtl w:val="0"/>
              </w:rPr>
              <w:t xml:space="preserve">Thuận lợi hơn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rFonts w:ascii="Montserrat" w:cs="Montserrat" w:eastAsia="Montserrat" w:hAnsi="Montserrat"/>
              </w:rPr>
            </w:pPr>
            <w:r w:rsidDel="00000000" w:rsidR="00000000" w:rsidRPr="00000000">
              <w:rPr>
                <w:rFonts w:ascii="Montserrat" w:cs="Montserrat" w:eastAsia="Montserrat" w:hAnsi="Montserrat"/>
                <w:rtl w:val="0"/>
              </w:rPr>
              <w:t xml:space="preserve">Phù hợp đề tài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rFonts w:ascii="Montserrat" w:cs="Montserrat" w:eastAsia="Montserrat" w:hAnsi="Montserrat"/>
              </w:rPr>
            </w:pPr>
            <w:r w:rsidDel="00000000" w:rsidR="00000000" w:rsidRPr="00000000">
              <w:rPr>
                <w:rFonts w:ascii="Montserrat" w:cs="Montserrat" w:eastAsia="Montserrat" w:hAnsi="Montserrat"/>
                <w:rtl w:val="0"/>
              </w:rPr>
              <w:t xml:space="preserve">Phù hợp hệ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rFonts w:ascii="Montserrat" w:cs="Montserrat" w:eastAsia="Montserrat" w:hAnsi="Montserrat"/>
              </w:rPr>
            </w:pPr>
            <w:r w:rsidDel="00000000" w:rsidR="00000000" w:rsidRPr="00000000">
              <w:rPr>
                <w:rFonts w:ascii="Montserrat" w:cs="Montserrat" w:eastAsia="Montserrat" w:hAnsi="Montserrat"/>
                <w:rtl w:val="0"/>
              </w:rPr>
              <w:t xml:space="preserve">Phù hợp hệ nâng cấp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rFonts w:ascii="Montserrat" w:cs="Montserrat" w:eastAsia="Montserrat" w:hAnsi="Montserrat"/>
              </w:rPr>
            </w:pPr>
            <w:r w:rsidDel="00000000" w:rsidR="00000000" w:rsidRPr="00000000">
              <w:rPr>
                <w:rFonts w:ascii="Montserrat" w:cs="Montserrat" w:eastAsia="Montserrat" w:hAnsi="Montserrat"/>
                <w:rtl w:val="0"/>
              </w:rPr>
              <w:t xml:space="preserve">Kết luận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rFonts w:ascii="Montserrat" w:cs="Montserrat" w:eastAsia="Montserrat" w:hAnsi="Montserrat"/>
              </w:rPr>
            </w:pPr>
            <w:r w:rsidDel="00000000" w:rsidR="00000000" w:rsidRPr="00000000">
              <w:rPr>
                <w:rFonts w:ascii="Montserrat" w:cs="Montserrat" w:eastAsia="Montserrat" w:hAnsi="Montserrat"/>
                <w:rtl w:val="0"/>
              </w:rPr>
              <w:t xml:space="preserve">Không chọn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rFonts w:ascii="Montserrat" w:cs="Montserrat" w:eastAsia="Montserrat" w:hAnsi="Montserrat"/>
              </w:rPr>
            </w:pPr>
            <w:r w:rsidDel="00000000" w:rsidR="00000000" w:rsidRPr="00000000">
              <w:rPr>
                <w:rFonts w:ascii="Montserrat" w:cs="Montserrat" w:eastAsia="Montserrat" w:hAnsi="Montserrat"/>
                <w:rtl w:val="0"/>
              </w:rPr>
              <w:t xml:space="preserve">Chọn</w:t>
            </w:r>
          </w:p>
        </w:tc>
      </w:tr>
    </w:tbl>
    <w:p w:rsidR="00000000" w:rsidDel="00000000" w:rsidP="00000000" w:rsidRDefault="00000000" w:rsidRPr="00000000" w14:paraId="000004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luận: Nhóm chọn ESP32 DevKit làm vi điều khiển trung tâm vì đáp ứng tốt yêu cầu đọc nhiều cảm biến, điều khiển nhiều đầu ra và có khả năng mở rộng trong tương lai.</w:t>
      </w:r>
    </w:p>
    <w:p w:rsidR="00000000" w:rsidDel="00000000" w:rsidP="00000000" w:rsidRDefault="00000000" w:rsidRPr="00000000" w14:paraId="000004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rFonts w:ascii="Montserrat" w:cs="Montserrat" w:eastAsia="Montserrat" w:hAnsi="Montserrat"/>
          <w:b w:val="1"/>
          <w:bCs w:val="1"/>
          <w:sz w:val="34"/>
          <w:szCs w:val="34"/>
        </w:rPr>
      </w:pPr>
      <w:bookmarkStart w:colFirst="0" w:colLast="0" w:name="_vmskqoa6vw8m" w:id="45"/>
      <w:bookmarkEnd w:id="45"/>
      <w:r w:rsidDel="00000000" w:rsidR="00000000" w:rsidRPr="00000000">
        <w:rPr>
          <w:rFonts w:ascii="Montserrat" w:cs="Montserrat" w:eastAsia="Montserrat" w:hAnsi="Montserrat"/>
          <w:b w:val="1"/>
          <w:bCs w:val="1"/>
          <w:sz w:val="34"/>
          <w:szCs w:val="34"/>
          <w:rtl w:val="0"/>
        </w:rPr>
        <w:t xml:space="preserve">4.3. So sánh phương án cảm biến bụi</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4.3262329050979"/>
        <w:gridCol w:w="3111.4264401160385"/>
        <w:gridCol w:w="2527.143307086615"/>
        <w:gridCol w:w="2042.6158309158727"/>
        <w:tblGridChange w:id="0">
          <w:tblGrid>
            <w:gridCol w:w="1344.3262329050979"/>
            <w:gridCol w:w="3111.4264401160385"/>
            <w:gridCol w:w="2527.143307086615"/>
            <w:gridCol w:w="2042.6158309158727"/>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B">
            <w:pPr>
              <w:widowControl w:val="0"/>
              <w:jc w:val="center"/>
              <w:rPr>
                <w:sz w:val="20"/>
                <w:szCs w:val="20"/>
              </w:rPr>
            </w:pPr>
            <w:r w:rsidDel="00000000" w:rsidR="00000000" w:rsidRPr="00000000">
              <w:rPr>
                <w:rFonts w:ascii="Montserrat" w:cs="Montserrat" w:eastAsia="Montserrat" w:hAnsi="Montserrat"/>
                <w:b w:val="1"/>
                <w:bCs w:val="1"/>
                <w:rtl w:val="0"/>
              </w:rPr>
              <w:t xml:space="preserve">Tiêu chí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C">
            <w:pPr>
              <w:widowControl w:val="0"/>
              <w:jc w:val="center"/>
              <w:rPr>
                <w:sz w:val="20"/>
                <w:szCs w:val="20"/>
              </w:rPr>
            </w:pPr>
            <w:r w:rsidDel="00000000" w:rsidR="00000000" w:rsidRPr="00000000">
              <w:rPr>
                <w:rFonts w:ascii="Montserrat" w:cs="Montserrat" w:eastAsia="Montserrat" w:hAnsi="Montserrat"/>
                <w:b w:val="1"/>
                <w:bCs w:val="1"/>
                <w:rtl w:val="0"/>
              </w:rPr>
              <w:t xml:space="preserve">PMS5003/PMS7003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D">
            <w:pPr>
              <w:widowControl w:val="0"/>
              <w:jc w:val="center"/>
              <w:rPr>
                <w:sz w:val="20"/>
                <w:szCs w:val="20"/>
              </w:rPr>
            </w:pPr>
            <w:r w:rsidDel="00000000" w:rsidR="00000000" w:rsidRPr="00000000">
              <w:rPr>
                <w:rFonts w:ascii="Montserrat" w:cs="Montserrat" w:eastAsia="Montserrat" w:hAnsi="Montserrat"/>
                <w:b w:val="1"/>
                <w:bCs w:val="1"/>
                <w:rtl w:val="0"/>
              </w:rPr>
              <w:t xml:space="preserve">GP2Y1010AU0F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E">
            <w:pPr>
              <w:widowControl w:val="0"/>
              <w:jc w:val="center"/>
              <w:rPr>
                <w:sz w:val="20"/>
                <w:szCs w:val="20"/>
              </w:rPr>
            </w:pPr>
            <w:r w:rsidDel="00000000" w:rsidR="00000000" w:rsidRPr="00000000">
              <w:rPr>
                <w:rFonts w:ascii="Montserrat" w:cs="Montserrat" w:eastAsia="Montserrat" w:hAnsi="Montserrat"/>
                <w:b w:val="1"/>
                <w:bCs w:val="1"/>
                <w:rtl w:val="0"/>
              </w:rPr>
              <w:t xml:space="preserve">DSM501A</w:t>
            </w:r>
            <w:r w:rsidDel="00000000" w:rsidR="00000000" w:rsidRPr="00000000">
              <w:rPr>
                <w:rtl w:val="0"/>
              </w:rPr>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2F">
            <w:pPr>
              <w:widowControl w:val="0"/>
              <w:jc w:val="center"/>
              <w:rPr>
                <w:sz w:val="20"/>
                <w:szCs w:val="20"/>
              </w:rPr>
            </w:pPr>
            <w:r w:rsidDel="00000000" w:rsidR="00000000" w:rsidRPr="00000000">
              <w:rPr>
                <w:rFonts w:ascii="Montserrat" w:cs="Montserrat" w:eastAsia="Montserrat" w:hAnsi="Montserrat"/>
                <w:rtl w:val="0"/>
              </w:rPr>
              <w:t xml:space="preserve">Giá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0">
            <w:pPr>
              <w:widowControl w:val="0"/>
              <w:jc w:val="center"/>
              <w:rPr>
                <w:sz w:val="20"/>
                <w:szCs w:val="20"/>
              </w:rPr>
            </w:pPr>
            <w:r w:rsidDel="00000000" w:rsidR="00000000" w:rsidRPr="00000000">
              <w:rPr>
                <w:rFonts w:ascii="Montserrat" w:cs="Montserrat" w:eastAsia="Montserrat" w:hAnsi="Montserrat"/>
                <w:rtl w:val="0"/>
              </w:rPr>
              <w:t xml:space="preserve">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1">
            <w:pPr>
              <w:widowControl w:val="0"/>
              <w:jc w:val="center"/>
              <w:rPr>
                <w:sz w:val="20"/>
                <w:szCs w:val="20"/>
              </w:rPr>
            </w:pPr>
            <w:r w:rsidDel="00000000" w:rsidR="00000000" w:rsidRPr="00000000">
              <w:rPr>
                <w:rFonts w:ascii="Montserrat" w:cs="Montserrat" w:eastAsia="Montserrat" w:hAnsi="Montserrat"/>
                <w:rtl w:val="0"/>
              </w:rPr>
              <w:t xml:space="preserve">Trung bình thấp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2">
            <w:pPr>
              <w:widowControl w:val="0"/>
              <w:jc w:val="center"/>
              <w:rPr>
                <w:sz w:val="20"/>
                <w:szCs w:val="20"/>
              </w:rPr>
            </w:pPr>
            <w:r w:rsidDel="00000000" w:rsidR="00000000" w:rsidRPr="00000000">
              <w:rPr>
                <w:rFonts w:ascii="Montserrat" w:cs="Montserrat" w:eastAsia="Montserrat" w:hAnsi="Montserrat"/>
                <w:rtl w:val="0"/>
              </w:rPr>
              <w:t xml:space="preserve">Thấp</w:t>
            </w:r>
            <w:r w:rsidDel="00000000" w:rsidR="00000000" w:rsidRPr="00000000">
              <w:rPr>
                <w:rtl w:val="0"/>
              </w:rPr>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3">
            <w:pPr>
              <w:widowControl w:val="0"/>
              <w:jc w:val="center"/>
              <w:rPr>
                <w:sz w:val="20"/>
                <w:szCs w:val="20"/>
              </w:rPr>
            </w:pPr>
            <w:r w:rsidDel="00000000" w:rsidR="00000000" w:rsidRPr="00000000">
              <w:rPr>
                <w:rFonts w:ascii="Montserrat" w:cs="Montserrat" w:eastAsia="Montserrat" w:hAnsi="Montserrat"/>
                <w:rtl w:val="0"/>
              </w:rPr>
              <w:t xml:space="preserve">Đầu 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4">
            <w:pPr>
              <w:widowControl w:val="0"/>
              <w:jc w:val="center"/>
              <w:rPr>
                <w:sz w:val="20"/>
                <w:szCs w:val="20"/>
              </w:rPr>
            </w:pPr>
            <w:r w:rsidDel="00000000" w:rsidR="00000000" w:rsidRPr="00000000">
              <w:rPr>
                <w:rFonts w:ascii="Montserrat" w:cs="Montserrat" w:eastAsia="Montserrat" w:hAnsi="Montserrat"/>
                <w:rtl w:val="0"/>
              </w:rPr>
              <w:t xml:space="preserve">UART, dữ liệu số</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5">
            <w:pPr>
              <w:widowControl w:val="0"/>
              <w:jc w:val="center"/>
              <w:rPr>
                <w:sz w:val="20"/>
                <w:szCs w:val="20"/>
              </w:rPr>
            </w:pPr>
            <w:r w:rsidDel="00000000" w:rsidR="00000000" w:rsidRPr="00000000">
              <w:rPr>
                <w:rFonts w:ascii="Montserrat" w:cs="Montserrat" w:eastAsia="Montserrat" w:hAnsi="Montserrat"/>
                <w:rtl w:val="0"/>
              </w:rPr>
              <w:t xml:space="preserve">Analog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6">
            <w:pPr>
              <w:widowControl w:val="0"/>
              <w:jc w:val="center"/>
              <w:rPr>
                <w:sz w:val="20"/>
                <w:szCs w:val="20"/>
              </w:rPr>
            </w:pPr>
            <w:r w:rsidDel="00000000" w:rsidR="00000000" w:rsidRPr="00000000">
              <w:rPr>
                <w:rFonts w:ascii="Montserrat" w:cs="Montserrat" w:eastAsia="Montserrat" w:hAnsi="Montserrat"/>
                <w:rtl w:val="0"/>
              </w:rPr>
              <w:t xml:space="preserve">Xung/PWM</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7">
            <w:pPr>
              <w:widowControl w:val="0"/>
              <w:jc w:val="center"/>
              <w:rPr>
                <w:sz w:val="20"/>
                <w:szCs w:val="20"/>
              </w:rPr>
            </w:pPr>
            <w:r w:rsidDel="00000000" w:rsidR="00000000" w:rsidRPr="00000000">
              <w:rPr>
                <w:rFonts w:ascii="Montserrat" w:cs="Montserrat" w:eastAsia="Montserrat" w:hAnsi="Montserrat"/>
                <w:rtl w:val="0"/>
              </w:rPr>
              <w:t xml:space="preserve">Đại lượng đo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8">
            <w:pPr>
              <w:widowControl w:val="0"/>
              <w:jc w:val="center"/>
              <w:rPr>
                <w:sz w:val="20"/>
                <w:szCs w:val="20"/>
              </w:rPr>
            </w:pPr>
            <w:r w:rsidDel="00000000" w:rsidR="00000000" w:rsidRPr="00000000">
              <w:rPr>
                <w:rFonts w:ascii="Montserrat" w:cs="Montserrat" w:eastAsia="Montserrat" w:hAnsi="Montserrat"/>
                <w:rtl w:val="0"/>
              </w:rPr>
              <w:t xml:space="preserve">PM1.0, PM2.5, PM10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9">
            <w:pPr>
              <w:widowControl w:val="0"/>
              <w:jc w:val="center"/>
              <w:rPr>
                <w:sz w:val="20"/>
                <w:szCs w:val="20"/>
              </w:rPr>
            </w:pPr>
            <w:r w:rsidDel="00000000" w:rsidR="00000000" w:rsidRPr="00000000">
              <w:rPr>
                <w:rFonts w:ascii="Montserrat" w:cs="Montserrat" w:eastAsia="Montserrat" w:hAnsi="Montserrat"/>
                <w:rtl w:val="0"/>
              </w:rPr>
              <w:t xml:space="preserve">Mật độ bụi tương đối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A">
            <w:pPr>
              <w:widowControl w:val="0"/>
              <w:jc w:val="center"/>
              <w:rPr>
                <w:sz w:val="20"/>
                <w:szCs w:val="20"/>
              </w:rPr>
            </w:pPr>
            <w:r w:rsidDel="00000000" w:rsidR="00000000" w:rsidRPr="00000000">
              <w:rPr>
                <w:rFonts w:ascii="Montserrat" w:cs="Montserrat" w:eastAsia="Montserrat" w:hAnsi="Montserrat"/>
                <w:rtl w:val="0"/>
              </w:rPr>
              <w:t xml:space="preserve">Mức bụi tương đối</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B">
            <w:pPr>
              <w:widowControl w:val="0"/>
              <w:jc w:val="center"/>
              <w:rPr>
                <w:sz w:val="20"/>
                <w:szCs w:val="20"/>
              </w:rPr>
            </w:pPr>
            <w:r w:rsidDel="00000000" w:rsidR="00000000" w:rsidRPr="00000000">
              <w:rPr>
                <w:rFonts w:ascii="Montserrat" w:cs="Montserrat" w:eastAsia="Montserrat" w:hAnsi="Montserrat"/>
                <w:rtl w:val="0"/>
              </w:rPr>
              <w:t xml:space="preserve">Độ chính xác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C">
            <w:pPr>
              <w:widowControl w:val="0"/>
              <w:jc w:val="center"/>
              <w:rPr>
                <w:sz w:val="20"/>
                <w:szCs w:val="20"/>
              </w:rPr>
            </w:pPr>
            <w:r w:rsidDel="00000000" w:rsidR="00000000" w:rsidRPr="00000000">
              <w:rPr>
                <w:rFonts w:ascii="Montserrat" w:cs="Montserrat" w:eastAsia="Montserrat" w:hAnsi="Montserrat"/>
                <w:rtl w:val="0"/>
              </w:rPr>
              <w:t xml:space="preserve">Tốt hơn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D">
            <w:pPr>
              <w:widowControl w:val="0"/>
              <w:jc w:val="center"/>
              <w:rPr>
                <w:sz w:val="20"/>
                <w:szCs w:val="20"/>
              </w:rPr>
            </w:pPr>
            <w:r w:rsidDel="00000000" w:rsidR="00000000" w:rsidRPr="00000000">
              <w:rPr>
                <w:rFonts w:ascii="Montserrat" w:cs="Montserrat" w:eastAsia="Montserrat" w:hAnsi="Montserrat"/>
                <w:rtl w:val="0"/>
              </w:rPr>
              <w:t xml:space="preserve">Trung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E">
            <w:pPr>
              <w:widowControl w:val="0"/>
              <w:jc w:val="center"/>
              <w:rPr>
                <w:sz w:val="20"/>
                <w:szCs w:val="20"/>
              </w:rPr>
            </w:pPr>
            <w:r w:rsidDel="00000000" w:rsidR="00000000" w:rsidRPr="00000000">
              <w:rPr>
                <w:rFonts w:ascii="Montserrat" w:cs="Montserrat" w:eastAsia="Montserrat" w:hAnsi="Montserrat"/>
                <w:rtl w:val="0"/>
              </w:rPr>
              <w:t xml:space="preserve">Tham khảo</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3F">
            <w:pPr>
              <w:widowControl w:val="0"/>
              <w:jc w:val="center"/>
              <w:rPr>
                <w:sz w:val="20"/>
                <w:szCs w:val="20"/>
              </w:rPr>
            </w:pPr>
            <w:r w:rsidDel="00000000" w:rsidR="00000000" w:rsidRPr="00000000">
              <w:rPr>
                <w:rFonts w:ascii="Montserrat" w:cs="Montserrat" w:eastAsia="Montserrat" w:hAnsi="Montserrat"/>
                <w:rtl w:val="0"/>
              </w:rPr>
              <w:t xml:space="preserve">Độ khó kết nối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jc w:val="center"/>
              <w:rPr>
                <w:sz w:val="20"/>
                <w:szCs w:val="20"/>
              </w:rPr>
            </w:pPr>
            <w:r w:rsidDel="00000000" w:rsidR="00000000" w:rsidRPr="00000000">
              <w:rPr>
                <w:rFonts w:ascii="Montserrat" w:cs="Montserrat" w:eastAsia="Montserrat" w:hAnsi="Montserrat"/>
                <w:rtl w:val="0"/>
              </w:rPr>
              <w:t xml:space="preserve">Trung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1">
            <w:pPr>
              <w:widowControl w:val="0"/>
              <w:jc w:val="center"/>
              <w:rPr>
                <w:sz w:val="20"/>
                <w:szCs w:val="20"/>
              </w:rPr>
            </w:pPr>
            <w:r w:rsidDel="00000000" w:rsidR="00000000" w:rsidRPr="00000000">
              <w:rPr>
                <w:rFonts w:ascii="Montserrat" w:cs="Montserrat" w:eastAsia="Montserrat" w:hAnsi="Montserrat"/>
                <w:rtl w:val="0"/>
              </w:rPr>
              <w:t xml:space="preserve">Trung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2">
            <w:pPr>
              <w:widowControl w:val="0"/>
              <w:jc w:val="center"/>
              <w:rPr>
                <w:sz w:val="20"/>
                <w:szCs w:val="20"/>
              </w:rPr>
            </w:pPr>
            <w:r w:rsidDel="00000000" w:rsidR="00000000" w:rsidRPr="00000000">
              <w:rPr>
                <w:rFonts w:ascii="Montserrat" w:cs="Montserrat" w:eastAsia="Montserrat" w:hAnsi="Montserrat"/>
                <w:rtl w:val="0"/>
              </w:rPr>
              <w:t xml:space="preserve">Trung bình</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3">
            <w:pPr>
              <w:widowControl w:val="0"/>
              <w:jc w:val="center"/>
              <w:rPr>
                <w:sz w:val="20"/>
                <w:szCs w:val="20"/>
              </w:rPr>
            </w:pPr>
            <w:r w:rsidDel="00000000" w:rsidR="00000000" w:rsidRPr="00000000">
              <w:rPr>
                <w:rFonts w:ascii="Montserrat" w:cs="Montserrat" w:eastAsia="Montserrat" w:hAnsi="Montserrat"/>
                <w:rtl w:val="0"/>
              </w:rPr>
              <w:t xml:space="preserve">Phù hợp 4 tuần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4">
            <w:pPr>
              <w:widowControl w:val="0"/>
              <w:jc w:val="center"/>
              <w:rPr>
                <w:sz w:val="20"/>
                <w:szCs w:val="20"/>
              </w:rPr>
            </w:pPr>
            <w:r w:rsidDel="00000000" w:rsidR="00000000" w:rsidRPr="00000000">
              <w:rPr>
                <w:rFonts w:ascii="Montserrat" w:cs="Montserrat" w:eastAsia="Montserrat" w:hAnsi="Montserrat"/>
                <w:rtl w:val="0"/>
              </w:rPr>
              <w:t xml:space="preserve">Có, nhưng chi phí cao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5">
            <w:pPr>
              <w:widowControl w:val="0"/>
              <w:jc w:val="center"/>
              <w:rPr>
                <w:sz w:val="20"/>
                <w:szCs w:val="20"/>
              </w:rPr>
            </w:pPr>
            <w:r w:rsidDel="00000000" w:rsidR="00000000" w:rsidRPr="00000000">
              <w:rPr>
                <w:rFonts w:ascii="Montserrat" w:cs="Montserrat" w:eastAsia="Montserrat" w:hAnsi="Montserrat"/>
                <w:rtl w:val="0"/>
              </w:rPr>
              <w:t xml:space="preserve">Phù hợp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6">
            <w:pPr>
              <w:widowControl w:val="0"/>
              <w:jc w:val="center"/>
              <w:rPr>
                <w:sz w:val="20"/>
                <w:szCs w:val="20"/>
              </w:rPr>
            </w:pPr>
            <w:r w:rsidDel="00000000" w:rsidR="00000000" w:rsidRPr="00000000">
              <w:rPr>
                <w:rFonts w:ascii="Montserrat" w:cs="Montserrat" w:eastAsia="Montserrat" w:hAnsi="Montserrat"/>
                <w:rtl w:val="0"/>
              </w:rPr>
              <w:t xml:space="preserve">Phù hợp</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7">
            <w:pPr>
              <w:widowControl w:val="0"/>
              <w:jc w:val="center"/>
              <w:rPr>
                <w:sz w:val="20"/>
                <w:szCs w:val="20"/>
              </w:rPr>
            </w:pPr>
            <w:r w:rsidDel="00000000" w:rsidR="00000000" w:rsidRPr="00000000">
              <w:rPr>
                <w:rFonts w:ascii="Montserrat" w:cs="Montserrat" w:eastAsia="Montserrat" w:hAnsi="Montserrat"/>
                <w:rtl w:val="0"/>
              </w:rPr>
              <w:t xml:space="preserve">Rủi 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8">
            <w:pPr>
              <w:widowControl w:val="0"/>
              <w:jc w:val="center"/>
              <w:rPr>
                <w:sz w:val="20"/>
                <w:szCs w:val="20"/>
              </w:rPr>
            </w:pPr>
            <w:r w:rsidDel="00000000" w:rsidR="00000000" w:rsidRPr="00000000">
              <w:rPr>
                <w:rFonts w:ascii="Montserrat" w:cs="Montserrat" w:eastAsia="Montserrat" w:hAnsi="Montserrat"/>
                <w:rtl w:val="0"/>
              </w:rPr>
              <w:t xml:space="preserve">Chi phí cao, khó thay thế nếu hỏng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9">
            <w:pPr>
              <w:widowControl w:val="0"/>
              <w:jc w:val="center"/>
              <w:rPr>
                <w:sz w:val="20"/>
                <w:szCs w:val="20"/>
              </w:rPr>
            </w:pPr>
            <w:r w:rsidDel="00000000" w:rsidR="00000000" w:rsidRPr="00000000">
              <w:rPr>
                <w:rFonts w:ascii="Montserrat" w:cs="Montserrat" w:eastAsia="Montserrat" w:hAnsi="Montserrat"/>
                <w:rtl w:val="0"/>
              </w:rPr>
              <w:t xml:space="preserve">Cần xử lý ADC và hiệu chỉnh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44A">
            <w:pPr>
              <w:widowControl w:val="0"/>
              <w:jc w:val="center"/>
              <w:rPr>
                <w:sz w:val="20"/>
                <w:szCs w:val="20"/>
              </w:rPr>
            </w:pPr>
            <w:r w:rsidDel="00000000" w:rsidR="00000000" w:rsidRPr="00000000">
              <w:rPr>
                <w:rFonts w:ascii="Montserrat" w:cs="Montserrat" w:eastAsia="Montserrat" w:hAnsi="Montserrat"/>
                <w:rtl w:val="0"/>
              </w:rPr>
              <w:t xml:space="preserve">Dữ liệu ít chính xác hơn</w:t>
            </w:r>
            <w:r w:rsidDel="00000000" w:rsidR="00000000" w:rsidRPr="00000000">
              <w:rPr>
                <w:rtl w:val="0"/>
              </w:rPr>
            </w:r>
          </w:p>
        </w:tc>
      </w:tr>
    </w:tbl>
    <w:p w:rsidR="00000000" w:rsidDel="00000000" w:rsidP="00000000" w:rsidRDefault="00000000" w:rsidRPr="00000000" w14:paraId="000004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luận: Nhóm ưu tiên GP2Y1010AU0F hoặc DSM501A cho nguyên mẫu chi phí thấp. PMS5003/PMS7003 được đưa vào hướng phát triển hoặc phương án nâng cấp sau</w:t>
      </w:r>
    </w:p>
    <w:p w:rsidR="00000000" w:rsidDel="00000000" w:rsidP="00000000" w:rsidRDefault="00000000" w:rsidRPr="00000000" w14:paraId="000004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rFonts w:ascii="Montserrat" w:cs="Montserrat" w:eastAsia="Montserrat" w:hAnsi="Montserrat"/>
          <w:b w:val="1"/>
          <w:bCs w:val="1"/>
          <w:sz w:val="34"/>
          <w:szCs w:val="34"/>
        </w:rPr>
      </w:pPr>
      <w:bookmarkStart w:colFirst="0" w:colLast="0" w:name="_vacjjpla99k" w:id="46"/>
      <w:bookmarkEnd w:id="46"/>
      <w:r w:rsidDel="00000000" w:rsidR="00000000" w:rsidRPr="00000000">
        <w:rPr>
          <w:rFonts w:ascii="Montserrat" w:cs="Montserrat" w:eastAsia="Montserrat" w:hAnsi="Montserrat"/>
          <w:b w:val="1"/>
          <w:bCs w:val="1"/>
          <w:sz w:val="34"/>
          <w:szCs w:val="34"/>
          <w:rtl w:val="0"/>
        </w:rPr>
        <w:t xml:space="preserve">4.4. So sánh phương án cảm biến nhiệt độ - độ ẩm</w:t>
      </w:r>
    </w:p>
    <w:p w:rsidR="00000000" w:rsidDel="00000000" w:rsidP="00000000" w:rsidRDefault="00000000" w:rsidRPr="00000000" w14:paraId="0000044E">
      <w:pPr>
        <w:rPr/>
      </w:pPr>
      <w:r w:rsidDel="00000000" w:rsidR="00000000" w:rsidRPr="00000000">
        <w:rPr>
          <w:rtl w:val="0"/>
        </w:rPr>
      </w:r>
    </w:p>
    <w:tbl>
      <w:tblPr>
        <w:tblStyle w:val="Table39"/>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jc w:val="center"/>
              <w:rPr>
                <w:sz w:val="20"/>
                <w:szCs w:val="20"/>
              </w:rPr>
            </w:pPr>
            <w:r w:rsidDel="00000000" w:rsidR="00000000" w:rsidRPr="00000000">
              <w:rPr>
                <w:rFonts w:ascii="Montserrat" w:cs="Montserrat" w:eastAsia="Montserrat" w:hAnsi="Montserrat"/>
                <w:b w:val="1"/>
                <w:bCs w:val="1"/>
                <w:rtl w:val="0"/>
              </w:rPr>
              <w:t xml:space="preserve">Tiêu chí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jc w:val="center"/>
              <w:rPr>
                <w:sz w:val="20"/>
                <w:szCs w:val="20"/>
              </w:rPr>
            </w:pPr>
            <w:r w:rsidDel="00000000" w:rsidR="00000000" w:rsidRPr="00000000">
              <w:rPr>
                <w:rFonts w:ascii="Montserrat" w:cs="Montserrat" w:eastAsia="Montserrat" w:hAnsi="Montserrat"/>
                <w:b w:val="1"/>
                <w:bCs w:val="1"/>
                <w:rtl w:val="0"/>
              </w:rPr>
              <w:t xml:space="preserve">BME280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jc w:val="center"/>
              <w:rPr>
                <w:sz w:val="20"/>
                <w:szCs w:val="20"/>
              </w:rPr>
            </w:pPr>
            <w:r w:rsidDel="00000000" w:rsidR="00000000" w:rsidRPr="00000000">
              <w:rPr>
                <w:rFonts w:ascii="Montserrat" w:cs="Montserrat" w:eastAsia="Montserrat" w:hAnsi="Montserrat"/>
                <w:b w:val="1"/>
                <w:bCs w:val="1"/>
                <w:rtl w:val="0"/>
              </w:rPr>
              <w:t xml:space="preserve">DHT22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jc w:val="center"/>
              <w:rPr>
                <w:sz w:val="20"/>
                <w:szCs w:val="20"/>
              </w:rPr>
            </w:pPr>
            <w:r w:rsidDel="00000000" w:rsidR="00000000" w:rsidRPr="00000000">
              <w:rPr>
                <w:rFonts w:ascii="Montserrat" w:cs="Montserrat" w:eastAsia="Montserrat" w:hAnsi="Montserrat"/>
                <w:b w:val="1"/>
                <w:bCs w:val="1"/>
                <w:rtl w:val="0"/>
              </w:rPr>
              <w:t xml:space="preserve">DHT11</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rFonts w:ascii="Montserrat" w:cs="Montserrat" w:eastAsia="Montserrat" w:hAnsi="Montserrat"/>
                <w:rtl w:val="0"/>
              </w:rPr>
              <w:t xml:space="preserve">Đại lượng đo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rFonts w:ascii="Montserrat" w:cs="Montserrat" w:eastAsia="Montserrat" w:hAnsi="Montserrat"/>
                <w:rtl w:val="0"/>
              </w:rPr>
              <w:t xml:space="preserve">Nhiệt độ, độ ẩm, áp suất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rFonts w:ascii="Montserrat" w:cs="Montserrat" w:eastAsia="Montserrat" w:hAnsi="Montserrat"/>
                <w:rtl w:val="0"/>
              </w:rPr>
              <w:t xml:space="preserve">Nhiệt độ, độ ẩm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rFonts w:ascii="Montserrat" w:cs="Montserrat" w:eastAsia="Montserrat" w:hAnsi="Montserrat"/>
                <w:rtl w:val="0"/>
              </w:rPr>
              <w:t xml:space="preserve">Nhiệt độ, độ ẩm</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rFonts w:ascii="Montserrat" w:cs="Montserrat" w:eastAsia="Montserrat" w:hAnsi="Montserrat"/>
                <w:rtl w:val="0"/>
              </w:rPr>
              <w:t xml:space="preserve">Giá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rPr>
                <w:sz w:val="20"/>
                <w:szCs w:val="20"/>
              </w:rPr>
            </w:pPr>
            <w:r w:rsidDel="00000000" w:rsidR="00000000" w:rsidRPr="00000000">
              <w:rPr>
                <w:rFonts w:ascii="Montserrat" w:cs="Montserrat" w:eastAsia="Montserrat" w:hAnsi="Montserrat"/>
                <w:rtl w:val="0"/>
              </w:rPr>
              <w:t xml:space="preserve">Cao hơn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rFonts w:ascii="Montserrat" w:cs="Montserrat" w:eastAsia="Montserrat" w:hAnsi="Montserrat"/>
                <w:rtl w:val="0"/>
              </w:rPr>
              <w:t xml:space="preserve">Trung bình thấp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rPr>
                <w:sz w:val="20"/>
                <w:szCs w:val="20"/>
              </w:rPr>
            </w:pPr>
            <w:r w:rsidDel="00000000" w:rsidR="00000000" w:rsidRPr="00000000">
              <w:rPr>
                <w:rFonts w:ascii="Montserrat" w:cs="Montserrat" w:eastAsia="Montserrat" w:hAnsi="Montserrat"/>
                <w:rtl w:val="0"/>
              </w:rPr>
              <w:t xml:space="preserve">Rẻ</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rPr>
                <w:sz w:val="20"/>
                <w:szCs w:val="20"/>
              </w:rPr>
            </w:pPr>
            <w:r w:rsidDel="00000000" w:rsidR="00000000" w:rsidRPr="00000000">
              <w:rPr>
                <w:rFonts w:ascii="Montserrat" w:cs="Montserrat" w:eastAsia="Montserrat" w:hAnsi="Montserrat"/>
                <w:rtl w:val="0"/>
              </w:rPr>
              <w:t xml:space="preserve">Giao tiếp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rFonts w:ascii="Montserrat" w:cs="Montserrat" w:eastAsia="Montserrat" w:hAnsi="Montserrat"/>
                <w:rtl w:val="0"/>
              </w:rPr>
              <w:t xml:space="preserve">I2C/SPI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rFonts w:ascii="Montserrat" w:cs="Montserrat" w:eastAsia="Montserrat" w:hAnsi="Montserrat"/>
                <w:rtl w:val="0"/>
              </w:rPr>
              <w:t xml:space="preserve">Digital 1-wire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rFonts w:ascii="Montserrat" w:cs="Montserrat" w:eastAsia="Montserrat" w:hAnsi="Montserrat"/>
                <w:rtl w:val="0"/>
              </w:rPr>
              <w:t xml:space="preserve">Digital 1-wire</w:t>
            </w:r>
            <w:r w:rsidDel="00000000" w:rsidR="00000000" w:rsidRPr="00000000">
              <w:rPr>
                <w:rtl w:val="0"/>
              </w:rPr>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rFonts w:ascii="Montserrat" w:cs="Montserrat" w:eastAsia="Montserrat" w:hAnsi="Montserrat"/>
                <w:rtl w:val="0"/>
              </w:rPr>
              <w:t xml:space="preserve">Độ ổn định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rFonts w:ascii="Montserrat" w:cs="Montserrat" w:eastAsia="Montserrat" w:hAnsi="Montserrat"/>
                <w:rtl w:val="0"/>
              </w:rPr>
              <w:t xml:space="preserve">Tốt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rFonts w:ascii="Montserrat" w:cs="Montserrat" w:eastAsia="Montserrat" w:hAnsi="Montserrat"/>
                <w:rtl w:val="0"/>
              </w:rPr>
              <w:t xml:space="preserve">Đủ dùng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rPr>
                <w:sz w:val="20"/>
                <w:szCs w:val="20"/>
              </w:rPr>
            </w:pPr>
            <w:r w:rsidDel="00000000" w:rsidR="00000000" w:rsidRPr="00000000">
              <w:rPr>
                <w:rFonts w:ascii="Montserrat" w:cs="Montserrat" w:eastAsia="Montserrat" w:hAnsi="Montserrat"/>
                <w:rtl w:val="0"/>
              </w:rPr>
              <w:t xml:space="preserve">Thấp hơn</w:t>
            </w:r>
            <w:r w:rsidDel="00000000" w:rsidR="00000000" w:rsidRPr="00000000">
              <w:rPr>
                <w:rtl w:val="0"/>
              </w:rPr>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rFonts w:ascii="Montserrat" w:cs="Montserrat" w:eastAsia="Montserrat" w:hAnsi="Montserrat"/>
                <w:rtl w:val="0"/>
              </w:rPr>
              <w:t xml:space="preserve">Phù hợp nguyên mẫu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rFonts w:ascii="Montserrat" w:cs="Montserrat" w:eastAsia="Montserrat" w:hAnsi="Montserrat"/>
                <w:rtl w:val="0"/>
              </w:rPr>
              <w:t xml:space="preserve">Tốt nhưng không bắt buộc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rFonts w:ascii="Montserrat" w:cs="Montserrat" w:eastAsia="Montserrat" w:hAnsi="Montserrat"/>
                <w:rtl w:val="0"/>
              </w:rPr>
              <w:t xml:space="preserve">Phù hợp nhất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rFonts w:ascii="Montserrat" w:cs="Montserrat" w:eastAsia="Montserrat" w:hAnsi="Montserrat"/>
                <w:rtl w:val="0"/>
              </w:rPr>
              <w:t xml:space="preserve">Chỉ dùng nếu tiết kiệm tối đa</w:t>
            </w:r>
            <w:r w:rsidDel="00000000" w:rsidR="00000000" w:rsidRPr="00000000">
              <w:rPr>
                <w:rtl w:val="0"/>
              </w:rPr>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rFonts w:ascii="Montserrat" w:cs="Montserrat" w:eastAsia="Montserrat" w:hAnsi="Montserrat"/>
                <w:rtl w:val="0"/>
              </w:rPr>
              <w:t xml:space="preserve">Kết luận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rFonts w:ascii="Montserrat" w:cs="Montserrat" w:eastAsia="Montserrat" w:hAnsi="Montserrat"/>
                <w:rtl w:val="0"/>
              </w:rPr>
              <w:t xml:space="preserve">Để hướng phát triển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rFonts w:ascii="Montserrat" w:cs="Montserrat" w:eastAsia="Montserrat" w:hAnsi="Montserrat"/>
                <w:rtl w:val="0"/>
              </w:rPr>
              <w:t xml:space="preserve">Chọn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rFonts w:ascii="Montserrat" w:cs="Montserrat" w:eastAsia="Montserrat" w:hAnsi="Montserrat"/>
                <w:rtl w:val="0"/>
              </w:rPr>
              <w:t xml:space="preserve">Dự phòng</w:t>
            </w:r>
            <w:r w:rsidDel="00000000" w:rsidR="00000000" w:rsidRPr="00000000">
              <w:rPr>
                <w:rtl w:val="0"/>
              </w:rPr>
            </w:r>
          </w:p>
        </w:tc>
      </w:tr>
    </w:tbl>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rFonts w:ascii="Montserrat" w:cs="Montserrat" w:eastAsia="Montserrat" w:hAnsi="Montserrat"/>
        </w:rPr>
      </w:pPr>
      <w:bookmarkStart w:colFirst="0" w:colLast="0" w:name="_bkltkbhzky6p" w:id="47"/>
      <w:bookmarkEnd w:id="47"/>
      <w:r w:rsidDel="00000000" w:rsidR="00000000" w:rsidRPr="00000000">
        <w:rPr>
          <w:rFonts w:ascii="Montserrat" w:cs="Montserrat" w:eastAsia="Montserrat" w:hAnsi="Montserrat"/>
          <w:b w:val="1"/>
          <w:bCs w:val="1"/>
          <w:rtl w:val="0"/>
        </w:rPr>
        <w:t xml:space="preserve">Kết luận:</w:t>
      </w:r>
      <w:r w:rsidDel="00000000" w:rsidR="00000000" w:rsidRPr="00000000">
        <w:rPr>
          <w:rFonts w:ascii="Montserrat" w:cs="Montserrat" w:eastAsia="Montserrat" w:hAnsi="Montserrat"/>
          <w:rtl w:val="0"/>
        </w:rPr>
        <w:t xml:space="preserve"> Nhóm chọn </w:t>
      </w:r>
      <w:r w:rsidDel="00000000" w:rsidR="00000000" w:rsidRPr="00000000">
        <w:rPr>
          <w:rFonts w:ascii="Montserrat" w:cs="Montserrat" w:eastAsia="Montserrat" w:hAnsi="Montserrat"/>
          <w:b w:val="1"/>
          <w:bCs w:val="1"/>
          <w:rtl w:val="0"/>
        </w:rPr>
        <w:t xml:space="preserve">DHT22</w:t>
      </w:r>
      <w:r w:rsidDel="00000000" w:rsidR="00000000" w:rsidRPr="00000000">
        <w:rPr>
          <w:rFonts w:ascii="Montserrat" w:cs="Montserrat" w:eastAsia="Montserrat" w:hAnsi="Montserrat"/>
          <w:rtl w:val="0"/>
        </w:rPr>
        <w:t xml:space="preserve"> vì chi phí hợp lý, dễ mua, dễ lập trình và đáp ứng được nhu cầu đo nhiệt độ - độ ẩm trong bản nguyên mẫu.</w:t>
      </w:r>
    </w:p>
    <w:p w:rsidR="00000000" w:rsidDel="00000000" w:rsidP="00000000" w:rsidRDefault="00000000" w:rsidRPr="00000000" w14:paraId="0000046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rFonts w:ascii="Montserrat" w:cs="Montserrat" w:eastAsia="Montserrat" w:hAnsi="Montserrat"/>
          <w:b w:val="1"/>
          <w:bCs w:val="1"/>
          <w:sz w:val="34"/>
          <w:szCs w:val="34"/>
        </w:rPr>
      </w:pPr>
      <w:bookmarkStart w:colFirst="0" w:colLast="0" w:name="_ec3rwv36w1ls" w:id="48"/>
      <w:bookmarkEnd w:id="48"/>
      <w:r w:rsidDel="00000000" w:rsidR="00000000" w:rsidRPr="00000000">
        <w:rPr>
          <w:rFonts w:ascii="Montserrat" w:cs="Montserrat" w:eastAsia="Montserrat" w:hAnsi="Montserrat"/>
          <w:b w:val="1"/>
          <w:bCs w:val="1"/>
          <w:sz w:val="34"/>
          <w:szCs w:val="34"/>
          <w:rtl w:val="0"/>
        </w:rPr>
        <w:t xml:space="preserve">4.5. So sánh phương án cảm biến khí</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6158309158727"/>
        <w:gridCol w:w="2612.6481558226283"/>
        <w:gridCol w:w="2541.394115209284"/>
        <w:gridCol w:w="1828.8537090758396"/>
        <w:tblGridChange w:id="0">
          <w:tblGrid>
            <w:gridCol w:w="2042.6158309158727"/>
            <w:gridCol w:w="2612.6481558226283"/>
            <w:gridCol w:w="2541.394115209284"/>
            <w:gridCol w:w="1828.8537090758396"/>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jc w:val="center"/>
              <w:rPr>
                <w:sz w:val="20"/>
                <w:szCs w:val="20"/>
              </w:rPr>
            </w:pPr>
            <w:r w:rsidDel="00000000" w:rsidR="00000000" w:rsidRPr="00000000">
              <w:rPr>
                <w:rFonts w:ascii="Montserrat" w:cs="Montserrat" w:eastAsia="Montserrat" w:hAnsi="Montserrat"/>
                <w:b w:val="1"/>
                <w:bCs w:val="1"/>
                <w:rtl w:val="0"/>
              </w:rPr>
              <w:t xml:space="preserve">Tiêu chí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jc w:val="center"/>
              <w:rPr>
                <w:sz w:val="20"/>
                <w:szCs w:val="20"/>
              </w:rPr>
            </w:pPr>
            <w:r w:rsidDel="00000000" w:rsidR="00000000" w:rsidRPr="00000000">
              <w:rPr>
                <w:rFonts w:ascii="Montserrat" w:cs="Montserrat" w:eastAsia="Montserrat" w:hAnsi="Montserrat"/>
                <w:b w:val="1"/>
                <w:bCs w:val="1"/>
                <w:rtl w:val="0"/>
              </w:rPr>
              <w:t xml:space="preserve">MQ135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jc w:val="center"/>
              <w:rPr>
                <w:sz w:val="20"/>
                <w:szCs w:val="20"/>
              </w:rPr>
            </w:pPr>
            <w:r w:rsidDel="00000000" w:rsidR="00000000" w:rsidRPr="00000000">
              <w:rPr>
                <w:rFonts w:ascii="Montserrat" w:cs="Montserrat" w:eastAsia="Montserrat" w:hAnsi="Montserrat"/>
                <w:b w:val="1"/>
                <w:bCs w:val="1"/>
                <w:rtl w:val="0"/>
              </w:rPr>
              <w:t xml:space="preserve">SGP30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jc w:val="center"/>
              <w:rPr>
                <w:sz w:val="20"/>
                <w:szCs w:val="20"/>
              </w:rPr>
            </w:pPr>
            <w:r w:rsidDel="00000000" w:rsidR="00000000" w:rsidRPr="00000000">
              <w:rPr>
                <w:rFonts w:ascii="Montserrat" w:cs="Montserrat" w:eastAsia="Montserrat" w:hAnsi="Montserrat"/>
                <w:b w:val="1"/>
                <w:bCs w:val="1"/>
                <w:rtl w:val="0"/>
              </w:rPr>
              <w:t xml:space="preserve">MH-Z19</w:t>
            </w:r>
            <w:r w:rsidDel="00000000" w:rsidR="00000000" w:rsidRPr="00000000">
              <w:rPr>
                <w:rtl w:val="0"/>
              </w:rPr>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rPr>
                <w:sz w:val="20"/>
                <w:szCs w:val="20"/>
              </w:rPr>
            </w:pPr>
            <w:r w:rsidDel="00000000" w:rsidR="00000000" w:rsidRPr="00000000">
              <w:rPr>
                <w:rFonts w:ascii="Montserrat" w:cs="Montserrat" w:eastAsia="Montserrat" w:hAnsi="Montserrat"/>
                <w:rtl w:val="0"/>
              </w:rPr>
              <w:t xml:space="preserve">Đại lượng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rFonts w:ascii="Montserrat" w:cs="Montserrat" w:eastAsia="Montserrat" w:hAnsi="Montserrat"/>
                <w:rtl w:val="0"/>
              </w:rPr>
              <w:t xml:space="preserve">Khí ô nhiễm tổng quát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rFonts w:ascii="Montserrat" w:cs="Montserrat" w:eastAsia="Montserrat" w:hAnsi="Montserrat"/>
                <w:rtl w:val="0"/>
              </w:rPr>
              <w:t xml:space="preserve">TVOC/eCO2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rFonts w:ascii="Montserrat" w:cs="Montserrat" w:eastAsia="Montserrat" w:hAnsi="Montserrat"/>
                <w:rtl w:val="0"/>
              </w:rPr>
              <w:t xml:space="preserve">CO2</w:t>
            </w:r>
            <w:r w:rsidDel="00000000" w:rsidR="00000000" w:rsidRPr="00000000">
              <w:rPr>
                <w:rtl w:val="0"/>
              </w:rPr>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rFonts w:ascii="Montserrat" w:cs="Montserrat" w:eastAsia="Montserrat" w:hAnsi="Montserrat"/>
                <w:rtl w:val="0"/>
              </w:rPr>
              <w:t xml:space="preserve">Giá thành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rFonts w:ascii="Montserrat" w:cs="Montserrat" w:eastAsia="Montserrat" w:hAnsi="Montserrat"/>
                <w:rtl w:val="0"/>
              </w:rPr>
              <w:t xml:space="preserve">Thấp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rFonts w:ascii="Montserrat" w:cs="Montserrat" w:eastAsia="Montserrat" w:hAnsi="Montserrat"/>
                <w:rtl w:val="0"/>
              </w:rPr>
              <w:t xml:space="preserve">Trung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rPr>
                <w:sz w:val="20"/>
                <w:szCs w:val="20"/>
              </w:rPr>
            </w:pPr>
            <w:r w:rsidDel="00000000" w:rsidR="00000000" w:rsidRPr="00000000">
              <w:rPr>
                <w:rFonts w:ascii="Montserrat" w:cs="Montserrat" w:eastAsia="Montserrat" w:hAnsi="Montserrat"/>
                <w:rtl w:val="0"/>
              </w:rPr>
              <w:t xml:space="preserve">Cao</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rPr>
                <w:sz w:val="20"/>
                <w:szCs w:val="20"/>
              </w:rPr>
            </w:pPr>
            <w:r w:rsidDel="00000000" w:rsidR="00000000" w:rsidRPr="00000000">
              <w:rPr>
                <w:rFonts w:ascii="Montserrat" w:cs="Montserrat" w:eastAsia="Montserrat" w:hAnsi="Montserrat"/>
                <w:rtl w:val="0"/>
              </w:rPr>
              <w:t xml:space="preserve">Đầu 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rFonts w:ascii="Montserrat" w:cs="Montserrat" w:eastAsia="Montserrat" w:hAnsi="Montserrat"/>
                <w:rtl w:val="0"/>
              </w:rPr>
              <w:t xml:space="preserve">Analog/Digital tùy module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rFonts w:ascii="Montserrat" w:cs="Montserrat" w:eastAsia="Montserrat" w:hAnsi="Montserrat"/>
                <w:rtl w:val="0"/>
              </w:rPr>
              <w:t xml:space="preserve">I2C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rFonts w:ascii="Montserrat" w:cs="Montserrat" w:eastAsia="Montserrat" w:hAnsi="Montserrat"/>
                <w:rtl w:val="0"/>
              </w:rPr>
              <w:t xml:space="preserve">UART/PWM</w:t>
            </w:r>
            <w:r w:rsidDel="00000000" w:rsidR="00000000" w:rsidRPr="00000000">
              <w:rPr>
                <w:rtl w:val="0"/>
              </w:rPr>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rFonts w:ascii="Montserrat" w:cs="Montserrat" w:eastAsia="Montserrat" w:hAnsi="Montserrat"/>
                <w:rtl w:val="0"/>
              </w:rPr>
              <w:t xml:space="preserve">Độ chính xác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sz w:val="20"/>
                <w:szCs w:val="20"/>
              </w:rPr>
            </w:pPr>
            <w:r w:rsidDel="00000000" w:rsidR="00000000" w:rsidRPr="00000000">
              <w:rPr>
                <w:rFonts w:ascii="Montserrat" w:cs="Montserrat" w:eastAsia="Montserrat" w:hAnsi="Montserrat"/>
                <w:rtl w:val="0"/>
              </w:rPr>
              <w:t xml:space="preserve">Tham khảo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rFonts w:ascii="Montserrat" w:cs="Montserrat" w:eastAsia="Montserrat" w:hAnsi="Montserrat"/>
                <w:rtl w:val="0"/>
              </w:rPr>
              <w:t xml:space="preserve">Tốt hơn MQ135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rFonts w:ascii="Montserrat" w:cs="Montserrat" w:eastAsia="Montserrat" w:hAnsi="Montserrat"/>
                <w:rtl w:val="0"/>
              </w:rPr>
              <w:t xml:space="preserve">Tốt cho CO2</w:t>
            </w:r>
            <w:r w:rsidDel="00000000" w:rsidR="00000000" w:rsidRPr="00000000">
              <w:rPr>
                <w:rtl w:val="0"/>
              </w:rPr>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rPr>
                <w:sz w:val="20"/>
                <w:szCs w:val="20"/>
              </w:rPr>
            </w:pPr>
            <w:r w:rsidDel="00000000" w:rsidR="00000000" w:rsidRPr="00000000">
              <w:rPr>
                <w:rFonts w:ascii="Montserrat" w:cs="Montserrat" w:eastAsia="Montserrat" w:hAnsi="Montserrat"/>
                <w:rtl w:val="0"/>
              </w:rPr>
              <w:t xml:space="preserve">Độ khó triển khai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rFonts w:ascii="Montserrat" w:cs="Montserrat" w:eastAsia="Montserrat" w:hAnsi="Montserrat"/>
                <w:rtl w:val="0"/>
              </w:rPr>
              <w:t xml:space="preserve">Dễ</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rFonts w:ascii="Montserrat" w:cs="Montserrat" w:eastAsia="Montserrat" w:hAnsi="Montserrat"/>
                <w:rtl w:val="0"/>
              </w:rPr>
              <w:t xml:space="preserve">Trung bình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rPr>
                <w:sz w:val="20"/>
                <w:szCs w:val="20"/>
              </w:rPr>
            </w:pPr>
            <w:r w:rsidDel="00000000" w:rsidR="00000000" w:rsidRPr="00000000">
              <w:rPr>
                <w:rFonts w:ascii="Montserrat" w:cs="Montserrat" w:eastAsia="Montserrat" w:hAnsi="Montserrat"/>
                <w:rtl w:val="0"/>
              </w:rPr>
              <w:t xml:space="preserve">Trung bình</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rPr>
                <w:sz w:val="20"/>
                <w:szCs w:val="20"/>
              </w:rPr>
            </w:pPr>
            <w:r w:rsidDel="00000000" w:rsidR="00000000" w:rsidRPr="00000000">
              <w:rPr>
                <w:rFonts w:ascii="Montserrat" w:cs="Montserrat" w:eastAsia="Montserrat" w:hAnsi="Montserrat"/>
                <w:rtl w:val="0"/>
              </w:rPr>
              <w:t xml:space="preserve">Phù hợp đề tài 4 tuần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rPr>
                <w:sz w:val="20"/>
                <w:szCs w:val="20"/>
              </w:rPr>
            </w:pPr>
            <w:r w:rsidDel="00000000" w:rsidR="00000000" w:rsidRPr="00000000">
              <w:rPr>
                <w:rFonts w:ascii="Montserrat" w:cs="Montserrat" w:eastAsia="Montserrat" w:hAnsi="Montserrat"/>
                <w:rtl w:val="0"/>
              </w:rPr>
              <w:t xml:space="preserve">Phù hợp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rPr>
                <w:sz w:val="20"/>
                <w:szCs w:val="20"/>
              </w:rPr>
            </w:pPr>
            <w:r w:rsidDel="00000000" w:rsidR="00000000" w:rsidRPr="00000000">
              <w:rPr>
                <w:rFonts w:ascii="Montserrat" w:cs="Montserrat" w:eastAsia="Montserrat" w:hAnsi="Montserrat"/>
                <w:rtl w:val="0"/>
              </w:rPr>
              <w:t xml:space="preserve">Có thể nhưng tăng chi phí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rFonts w:ascii="Montserrat" w:cs="Montserrat" w:eastAsia="Montserrat" w:hAnsi="Montserrat"/>
                <w:rtl w:val="0"/>
              </w:rPr>
              <w:t xml:space="preserve">Không cần thiết</w:t>
            </w:r>
            <w:r w:rsidDel="00000000" w:rsidR="00000000" w:rsidRPr="00000000">
              <w:rPr>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rPr>
                <w:sz w:val="20"/>
                <w:szCs w:val="20"/>
              </w:rPr>
            </w:pPr>
            <w:r w:rsidDel="00000000" w:rsidR="00000000" w:rsidRPr="00000000">
              <w:rPr>
                <w:rFonts w:ascii="Montserrat" w:cs="Montserrat" w:eastAsia="Montserrat" w:hAnsi="Montserrat"/>
                <w:rtl w:val="0"/>
              </w:rPr>
              <w:t xml:space="preserve">Kết luận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rPr>
                <w:sz w:val="20"/>
                <w:szCs w:val="20"/>
              </w:rPr>
            </w:pPr>
            <w:r w:rsidDel="00000000" w:rsidR="00000000" w:rsidRPr="00000000">
              <w:rPr>
                <w:rFonts w:ascii="Montserrat" w:cs="Montserrat" w:eastAsia="Montserrat" w:hAnsi="Montserrat"/>
                <w:rtl w:val="0"/>
              </w:rPr>
              <w:t xml:space="preserve">Chọn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rFonts w:ascii="Montserrat" w:cs="Montserrat" w:eastAsia="Montserrat" w:hAnsi="Montserrat"/>
                <w:rtl w:val="0"/>
              </w:rPr>
              <w:t xml:space="preserve">Hướng phát triển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rFonts w:ascii="Montserrat" w:cs="Montserrat" w:eastAsia="Montserrat" w:hAnsi="Montserrat"/>
                <w:rtl w:val="0"/>
              </w:rPr>
              <w:t xml:space="preserve">Hướng phát triển</w:t>
            </w:r>
            <w:r w:rsidDel="00000000" w:rsidR="00000000" w:rsidRPr="00000000">
              <w:rPr>
                <w:rtl w:val="0"/>
              </w:rPr>
            </w:r>
          </w:p>
        </w:tc>
      </w:tr>
    </w:tbl>
    <w:p w:rsidR="00000000" w:rsidDel="00000000" w:rsidP="00000000" w:rsidRDefault="00000000" w:rsidRPr="00000000" w14:paraId="000004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luận: Nhóm chọn MQ135 cho bản nguyên mẫu vì giá thấp, dễ mua và phù hợp mục tiêu nhận biết thay đổi khí ô nhiễm tổng quát. Các cảm biến SGP30 hoặc MH-Z19 được đưa vào hướng phát triển.</w:t>
      </w:r>
    </w:p>
    <w:p w:rsidR="00000000" w:rsidDel="00000000" w:rsidP="00000000" w:rsidRDefault="00000000" w:rsidRPr="00000000" w14:paraId="0000049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rPr>
          <w:rFonts w:ascii="Montserrat" w:cs="Montserrat" w:eastAsia="Montserrat" w:hAnsi="Montserrat"/>
          <w:b w:val="1"/>
          <w:bCs w:val="1"/>
          <w:sz w:val="46"/>
          <w:szCs w:val="46"/>
        </w:rPr>
      </w:pPr>
      <w:bookmarkStart w:colFirst="0" w:colLast="0" w:name="_fp20wo273ut6" w:id="49"/>
      <w:bookmarkEnd w:id="49"/>
      <w:r w:rsidDel="00000000" w:rsidR="00000000" w:rsidRPr="00000000">
        <w:rPr>
          <w:rFonts w:ascii="Montserrat" w:cs="Montserrat" w:eastAsia="Montserrat" w:hAnsi="Montserrat"/>
          <w:b w:val="1"/>
          <w:bCs w:val="1"/>
          <w:sz w:val="46"/>
          <w:szCs w:val="46"/>
          <w:rtl w:val="0"/>
        </w:rPr>
        <w:t xml:space="preserve">5. Danh sách linh kiện sơ bộ</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8.5116159373068"/>
        <w:gridCol w:w="3815.7408921670776"/>
        <w:gridCol w:w="1560.5523848264356"/>
        <w:gridCol w:w="3030.706918092804"/>
        <w:tblGridChange w:id="0">
          <w:tblGrid>
            <w:gridCol w:w="618.5116159373068"/>
            <w:gridCol w:w="3815.7408921670776"/>
            <w:gridCol w:w="1560.5523848264356"/>
            <w:gridCol w:w="3030.70691809280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Linh kiện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Số lượng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Vai trò</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rFonts w:ascii="Montserrat" w:cs="Montserrat" w:eastAsia="Montserrat" w:hAnsi="Montserrat"/>
              </w:rPr>
            </w:pPr>
            <w:r w:rsidDel="00000000" w:rsidR="00000000" w:rsidRPr="00000000">
              <w:rPr>
                <w:rFonts w:ascii="Montserrat" w:cs="Montserrat" w:eastAsia="Montserrat" w:hAnsi="Montserrat"/>
                <w:rtl w:val="0"/>
              </w:rPr>
              <w:t xml:space="preserve">ESP32 DevKit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 trung tâm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rFonts w:ascii="Montserrat" w:cs="Montserrat" w:eastAsia="Montserrat" w:hAnsi="Montserrat"/>
              </w:rPr>
            </w:pPr>
            <w:r w:rsidDel="00000000" w:rsidR="00000000" w:rsidRPr="00000000">
              <w:rPr>
                <w:rFonts w:ascii="Montserrat" w:cs="Montserrat" w:eastAsia="Montserrat" w:hAnsi="Montserrat"/>
                <w:rtl w:val="0"/>
              </w:rPr>
              <w:t xml:space="preserve">GP2Y1010AU0F hoặc DSM501A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 tương đối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rFonts w:ascii="Montserrat" w:cs="Montserrat" w:eastAsia="Montserrat" w:hAnsi="Montserrat"/>
              </w:rPr>
            </w:pPr>
            <w:r w:rsidDel="00000000" w:rsidR="00000000" w:rsidRPr="00000000">
              <w:rPr>
                <w:rFonts w:ascii="Montserrat" w:cs="Montserrat" w:eastAsia="Montserrat" w:hAnsi="Montserrat"/>
                <w:rtl w:val="0"/>
              </w:rPr>
              <w:t xml:space="preserve">Cảm biến khí tổng quát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rFonts w:ascii="Montserrat" w:cs="Montserrat" w:eastAsia="Montserrat" w:hAnsi="Montserrat"/>
              </w:rPr>
            </w:pPr>
            <w:r w:rsidDel="00000000" w:rsidR="00000000" w:rsidRPr="00000000">
              <w:rPr>
                <w:rFonts w:ascii="Montserrat" w:cs="Montserrat" w:eastAsia="Montserrat" w:hAnsi="Montserrat"/>
                <w:rtl w:val="0"/>
              </w:rPr>
              <w:t xml:space="preserve">Cảm biến nhiệt độ - độ ẩm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rFonts w:ascii="Montserrat" w:cs="Montserrat" w:eastAsia="Montserrat" w:hAnsi="Montserrat"/>
              </w:rPr>
            </w:pPr>
            <w:r w:rsidDel="00000000" w:rsidR="00000000" w:rsidRPr="00000000">
              <w:rPr>
                <w:rFonts w:ascii="Montserrat" w:cs="Montserrat" w:eastAsia="Montserrat" w:hAnsi="Montserrat"/>
                <w:rtl w:val="0"/>
              </w:rPr>
              <w:t xml:space="preserve">OLED SSD1306 hoặc LCD 16x2 I2C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rFonts w:ascii="Montserrat" w:cs="Montserrat" w:eastAsia="Montserrat" w:hAnsi="Montserrat"/>
              </w:rPr>
            </w:pPr>
            <w:r w:rsidDel="00000000" w:rsidR="00000000" w:rsidRPr="00000000">
              <w:rPr>
                <w:rFonts w:ascii="Montserrat" w:cs="Montserrat" w:eastAsia="Montserrat" w:hAnsi="Montserrat"/>
                <w:rtl w:val="0"/>
              </w:rPr>
              <w:t xml:space="preserve">Hiển thị dữ liệu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rFonts w:ascii="Montserrat" w:cs="Montserrat" w:eastAsia="Montserrat" w:hAnsi="Montserrat"/>
              </w:rPr>
            </w:pPr>
            <w:r w:rsidDel="00000000" w:rsidR="00000000" w:rsidRPr="00000000">
              <w:rPr>
                <w:rFonts w:ascii="Montserrat" w:cs="Montserrat" w:eastAsia="Montserrat" w:hAnsi="Montserrat"/>
                <w:rtl w:val="0"/>
              </w:rPr>
              <w:t xml:space="preserve">LED xanh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rFonts w:ascii="Montserrat" w:cs="Montserrat" w:eastAsia="Montserrat" w:hAnsi="Montserrat"/>
              </w:rPr>
            </w:pPr>
            <w:r w:rsidDel="00000000" w:rsidR="00000000" w:rsidRPr="00000000">
              <w:rPr>
                <w:rFonts w:ascii="Montserrat" w:cs="Montserrat" w:eastAsia="Montserrat" w:hAnsi="Montserrat"/>
                <w:rtl w:val="0"/>
              </w:rPr>
              <w:t xml:space="preserve">Cảnh báo mức tốt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rFonts w:ascii="Montserrat" w:cs="Montserrat" w:eastAsia="Montserrat" w:hAnsi="Montserrat"/>
              </w:rPr>
            </w:pPr>
            <w:r w:rsidDel="00000000" w:rsidR="00000000" w:rsidRPr="00000000">
              <w:rPr>
                <w:rFonts w:ascii="Montserrat" w:cs="Montserrat" w:eastAsia="Montserrat" w:hAnsi="Montserrat"/>
                <w:rtl w:val="0"/>
              </w:rPr>
              <w:t xml:space="preserve">LED vàng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rFonts w:ascii="Montserrat" w:cs="Montserrat" w:eastAsia="Montserrat" w:hAnsi="Montserrat"/>
              </w:rPr>
            </w:pPr>
            <w:r w:rsidDel="00000000" w:rsidR="00000000" w:rsidRPr="00000000">
              <w:rPr>
                <w:rFonts w:ascii="Montserrat" w:cs="Montserrat" w:eastAsia="Montserrat" w:hAnsi="Montserrat"/>
                <w:rtl w:val="0"/>
              </w:rPr>
              <w:t xml:space="preserve">Cảnh báo mức trung bình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rFonts w:ascii="Montserrat" w:cs="Montserrat" w:eastAsia="Montserrat" w:hAnsi="Montserrat"/>
              </w:rPr>
            </w:pPr>
            <w:r w:rsidDel="00000000" w:rsidR="00000000" w:rsidRPr="00000000">
              <w:rPr>
                <w:rFonts w:ascii="Montserrat" w:cs="Montserrat" w:eastAsia="Montserrat" w:hAnsi="Montserrat"/>
                <w:rtl w:val="0"/>
              </w:rPr>
              <w:t xml:space="preserve">LED đỏ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rFonts w:ascii="Montserrat" w:cs="Montserrat" w:eastAsia="Montserrat" w:hAnsi="Montserrat"/>
              </w:rPr>
            </w:pPr>
            <w:r w:rsidDel="00000000" w:rsidR="00000000" w:rsidRPr="00000000">
              <w:rPr>
                <w:rFonts w:ascii="Montserrat" w:cs="Montserrat" w:eastAsia="Montserrat" w:hAnsi="Montserrat"/>
                <w:rtl w:val="0"/>
              </w:rPr>
              <w:t xml:space="preserve">Cảnh báo mức xấu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rFonts w:ascii="Montserrat" w:cs="Montserrat" w:eastAsia="Montserrat" w:hAnsi="Montserrat"/>
              </w:rPr>
            </w:pPr>
            <w:r w:rsidDel="00000000" w:rsidR="00000000" w:rsidRPr="00000000">
              <w:rPr>
                <w:rFonts w:ascii="Montserrat" w:cs="Montserrat" w:eastAsia="Montserrat" w:hAnsi="Montserrat"/>
                <w:rtl w:val="0"/>
              </w:rPr>
              <w:t xml:space="preserve">Buzzer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rFonts w:ascii="Montserrat" w:cs="Montserrat" w:eastAsia="Montserrat" w:hAnsi="Montserrat"/>
              </w:rPr>
            </w:pPr>
            <w:r w:rsidDel="00000000" w:rsidR="00000000" w:rsidRPr="00000000">
              <w:rPr>
                <w:rFonts w:ascii="Montserrat" w:cs="Montserrat" w:eastAsia="Montserrat" w:hAnsi="Montserrat"/>
                <w:rtl w:val="0"/>
              </w:rPr>
              <w:t xml:space="preserve">Cảnh báo âm thanh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rFonts w:ascii="Montserrat" w:cs="Montserrat" w:eastAsia="Montserrat" w:hAnsi="Montserrat"/>
              </w:rPr>
            </w:pPr>
            <w:r w:rsidDel="00000000" w:rsidR="00000000" w:rsidRPr="00000000">
              <w:rPr>
                <w:rFonts w:ascii="Montserrat" w:cs="Montserrat" w:eastAsia="Montserrat" w:hAnsi="Montserrat"/>
                <w:rtl w:val="0"/>
              </w:rPr>
              <w:t xml:space="preserve">Quạt hút 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rFonts w:ascii="Montserrat" w:cs="Montserrat" w:eastAsia="Montserrat" w:hAnsi="Montserrat"/>
              </w:rPr>
            </w:pPr>
            <w:r w:rsidDel="00000000" w:rsidR="00000000" w:rsidRPr="00000000">
              <w:rPr>
                <w:rFonts w:ascii="Montserrat" w:cs="Montserrat" w:eastAsia="Montserrat" w:hAnsi="Montserrat"/>
                <w:rtl w:val="0"/>
              </w:rPr>
              <w:t xml:space="preserve">Tạo luồng khí qua buồng đo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rFonts w:ascii="Montserrat" w:cs="Montserrat" w:eastAsia="Montserrat" w:hAnsi="Montserrat"/>
              </w:rPr>
            </w:pPr>
            <w:r w:rsidDel="00000000" w:rsidR="00000000" w:rsidRPr="00000000">
              <w:rPr>
                <w:rFonts w:ascii="Montserrat" w:cs="Montserrat" w:eastAsia="Montserrat" w:hAnsi="Montserrat"/>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rFonts w:ascii="Montserrat" w:cs="Montserrat" w:eastAsia="Montserrat" w:hAnsi="Montserrat"/>
              </w:rPr>
            </w:pPr>
            <w:r w:rsidDel="00000000" w:rsidR="00000000" w:rsidRPr="00000000">
              <w:rPr>
                <w:rFonts w:ascii="Montserrat" w:cs="Montserrat" w:eastAsia="Montserrat" w:hAnsi="Montserrat"/>
                <w:rtl w:val="0"/>
              </w:rPr>
              <w:t xml:space="preserve">Transistor NPN hoặc MOSFET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rFonts w:ascii="Montserrat" w:cs="Montserrat" w:eastAsia="Montserrat" w:hAnsi="Montserrat"/>
              </w:rPr>
            </w:pPr>
            <w:r w:rsidDel="00000000" w:rsidR="00000000" w:rsidRPr="00000000">
              <w:rPr>
                <w:rFonts w:ascii="Montserrat" w:cs="Montserrat" w:eastAsia="Montserrat" w:hAnsi="Montserrat"/>
                <w:rtl w:val="0"/>
              </w:rPr>
              <w:t xml:space="preserve">Điều khiển quạt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rFonts w:ascii="Montserrat" w:cs="Montserrat" w:eastAsia="Montserrat" w:hAnsi="Montserrat"/>
              </w:rPr>
            </w:pPr>
            <w:r w:rsidDel="00000000" w:rsidR="00000000" w:rsidRPr="00000000">
              <w:rPr>
                <w:rFonts w:ascii="Montserrat" w:cs="Montserrat" w:eastAsia="Montserrat" w:hAnsi="Montserrat"/>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rFonts w:ascii="Montserrat" w:cs="Montserrat" w:eastAsia="Montserrat" w:hAnsi="Montserrat"/>
              </w:rPr>
            </w:pPr>
            <w:r w:rsidDel="00000000" w:rsidR="00000000" w:rsidRPr="00000000">
              <w:rPr>
                <w:rFonts w:ascii="Montserrat" w:cs="Montserrat" w:eastAsia="Montserrat" w:hAnsi="Montserrat"/>
                <w:rtl w:val="0"/>
              </w:rPr>
              <w:t xml:space="preserve">Điện trở, tụ lọc, dây nối, breadboard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rFonts w:ascii="Montserrat" w:cs="Montserrat" w:eastAsia="Montserrat" w:hAnsi="Montserrat"/>
              </w:rPr>
            </w:pPr>
            <w:r w:rsidDel="00000000" w:rsidR="00000000" w:rsidRPr="00000000">
              <w:rPr>
                <w:rFonts w:ascii="Montserrat" w:cs="Montserrat" w:eastAsia="Montserrat" w:hAnsi="Montserrat"/>
                <w:rtl w:val="0"/>
              </w:rPr>
              <w:t xml:space="preserve">Theo nhu cầu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rFonts w:ascii="Montserrat" w:cs="Montserrat" w:eastAsia="Montserrat" w:hAnsi="Montserrat"/>
              </w:rPr>
            </w:pPr>
            <w:r w:rsidDel="00000000" w:rsidR="00000000" w:rsidRPr="00000000">
              <w:rPr>
                <w:rFonts w:ascii="Montserrat" w:cs="Montserrat" w:eastAsia="Montserrat" w:hAnsi="Montserrat"/>
                <w:rtl w:val="0"/>
              </w:rPr>
              <w:t xml:space="preserve">Phụ trợ lắp mạch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rFonts w:ascii="Montserrat" w:cs="Montserrat" w:eastAsia="Montserrat" w:hAnsi="Montserrat"/>
              </w:rPr>
            </w:pPr>
            <w:r w:rsidDel="00000000" w:rsidR="00000000" w:rsidRPr="00000000">
              <w:rPr>
                <w:rFonts w:ascii="Montserrat" w:cs="Montserrat" w:eastAsia="Montserrat" w:hAnsi="Montserrat"/>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rFonts w:ascii="Montserrat" w:cs="Montserrat" w:eastAsia="Montserrat" w:hAnsi="Montserrat"/>
              </w:rPr>
            </w:pPr>
            <w:r w:rsidDel="00000000" w:rsidR="00000000" w:rsidRPr="00000000">
              <w:rPr>
                <w:rFonts w:ascii="Montserrat" w:cs="Montserrat" w:eastAsia="Montserrat" w:hAnsi="Montserrat"/>
                <w:rtl w:val="0"/>
              </w:rPr>
              <w:t xml:space="preserve">Hộp nhựa/mica/formex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rFonts w:ascii="Montserrat" w:cs="Montserrat" w:eastAsia="Montserrat" w:hAnsi="Montserrat"/>
              </w:rPr>
            </w:pPr>
            <w:r w:rsidDel="00000000" w:rsidR="00000000" w:rsidRPr="00000000">
              <w:rPr>
                <w:rFonts w:ascii="Montserrat" w:cs="Montserrat" w:eastAsia="Montserrat" w:hAnsi="Montserrat"/>
                <w:rtl w:val="0"/>
              </w:rPr>
              <w:t xml:space="preserve">Làm buồng đo và mô hình</w:t>
            </w:r>
          </w:p>
        </w:tc>
      </w:tr>
    </w:tbl>
    <w:p w:rsidR="00000000" w:rsidDel="00000000" w:rsidP="00000000" w:rsidRDefault="00000000" w:rsidRPr="00000000" w14:paraId="000004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CB">
      <w:pPr>
        <w:pStyle w:val="Heading1"/>
        <w:keepNext w:val="0"/>
        <w:keepLines w:val="0"/>
        <w:spacing w:before="480" w:lineRule="auto"/>
        <w:rPr>
          <w:rFonts w:ascii="Montserrat" w:cs="Montserrat" w:eastAsia="Montserrat" w:hAnsi="Montserrat"/>
          <w:b w:val="1"/>
          <w:bCs w:val="1"/>
          <w:sz w:val="46"/>
          <w:szCs w:val="46"/>
        </w:rPr>
      </w:pPr>
      <w:bookmarkStart w:colFirst="0" w:colLast="0" w:name="_kjs6yhe69yta" w:id="50"/>
      <w:bookmarkEnd w:id="50"/>
      <w:r w:rsidDel="00000000" w:rsidR="00000000" w:rsidRPr="00000000">
        <w:rPr>
          <w:rFonts w:ascii="Montserrat" w:cs="Montserrat" w:eastAsia="Montserrat" w:hAnsi="Montserrat"/>
          <w:b w:val="1"/>
          <w:bCs w:val="1"/>
          <w:sz w:val="46"/>
          <w:szCs w:val="46"/>
          <w:rtl w:val="0"/>
        </w:rPr>
        <w:t xml:space="preserve">KẾT QUẢ ĐẠT ĐƯỢC</w:t>
      </w:r>
    </w:p>
    <w:p w:rsidR="00000000" w:rsidDel="00000000" w:rsidP="00000000" w:rsidRDefault="00000000" w:rsidRPr="00000000" w14:paraId="000004CC">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Nhóm đã rà soát lại yêu cầu chức năng, yêu cầu phi chức năng và chỉ tiêu kỹ thuật sơ bộ từ Tuần 2.</w:t>
      </w:r>
    </w:p>
    <w:p w:rsidR="00000000" w:rsidDel="00000000" w:rsidP="00000000" w:rsidRDefault="00000000" w:rsidRPr="00000000" w14:paraId="000004CD">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sơ đồ khối mức 0 mô tả quan hệ giữa môi trường, hệ thống và người dùng.</w:t>
      </w:r>
    </w:p>
    <w:p w:rsidR="00000000" w:rsidDel="00000000" w:rsidP="00000000" w:rsidRDefault="00000000" w:rsidRPr="00000000" w14:paraId="000004CE">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sơ đồ khối mức 1 mô tả các khối chức năng chính của hệ thống.</w:t>
      </w:r>
    </w:p>
    <w:p w:rsidR="00000000" w:rsidDel="00000000" w:rsidP="00000000" w:rsidRDefault="00000000" w:rsidRPr="00000000" w14:paraId="000004CF">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sơ đồ khối mức 2 chi tiết hóa khối cảm biến, xử lý và đầu ra.</w:t>
      </w:r>
    </w:p>
    <w:p w:rsidR="00000000" w:rsidDel="00000000" w:rsidP="00000000" w:rsidRDefault="00000000" w:rsidRPr="00000000" w14:paraId="000004D0">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sơ đồ khối mức 3 với linh kiện dự kiến cho từng khối.</w:t>
      </w:r>
    </w:p>
    <w:p w:rsidR="00000000" w:rsidDel="00000000" w:rsidP="00000000" w:rsidRDefault="00000000" w:rsidRPr="00000000" w14:paraId="000004D1">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sơ đồ luồng tín hiệu và sơ đồ luồng điều khiển cảnh báo/quạt hút.</w:t>
      </w:r>
    </w:p>
    <w:p w:rsidR="00000000" w:rsidDel="00000000" w:rsidP="00000000" w:rsidRDefault="00000000" w:rsidRPr="00000000" w14:paraId="000004D2">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Lựa chọn được phương án linh kiện sơ bộ theo hướng chi phí thấp, dễ triển khai và phù hợp với thời gian thực hiện.</w:t>
      </w:r>
    </w:p>
    <w:p w:rsidR="00000000" w:rsidDel="00000000" w:rsidP="00000000" w:rsidRDefault="00000000" w:rsidRPr="00000000" w14:paraId="000004D3">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rằng các linh kiện đắt hơn như PMS5003/PMS7003, BME280, SGP30, MH-Z19 sẽ được đưa vào hướng phát triển, không phải mục tiêu bắt buộc của nguyên mẫu đầu tiên.</w:t>
      </w:r>
    </w:p>
    <w:p w:rsidR="00000000" w:rsidDel="00000000" w:rsidP="00000000" w:rsidRDefault="00000000" w:rsidRPr="00000000" w14:paraId="000004D4">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sơ đồ khối tổng quát của hệ thống.</w:t>
      </w:r>
    </w:p>
    <w:p w:rsidR="00000000" w:rsidDel="00000000" w:rsidP="00000000" w:rsidRDefault="00000000" w:rsidRPr="00000000" w14:paraId="000004D5">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rã được hệ thống thành các module chính.</w:t>
      </w:r>
    </w:p>
    <w:p w:rsidR="00000000" w:rsidDel="00000000" w:rsidP="00000000" w:rsidRDefault="00000000" w:rsidRPr="00000000" w14:paraId="000004D6">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được luồng dữ liệu và luồng điều khiển.</w:t>
      </w:r>
    </w:p>
    <w:p w:rsidR="00000000" w:rsidDel="00000000" w:rsidP="00000000" w:rsidRDefault="00000000" w:rsidRPr="00000000" w14:paraId="000004D7">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Lựa chọn linh kiện sơ bộ cho từng khối chức năng.</w:t>
      </w:r>
    </w:p>
    <w:p w:rsidR="00000000" w:rsidDel="00000000" w:rsidP="00000000" w:rsidRDefault="00000000" w:rsidRPr="00000000" w14:paraId="000004D8">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danh sách BOM ban đầu trong </w:t>
      </w:r>
      <w:r w:rsidDel="00000000" w:rsidR="00000000" w:rsidRPr="00000000">
        <w:rPr>
          <w:rFonts w:ascii="Roboto Mono" w:cs="Roboto Mono" w:eastAsia="Roboto Mono" w:hAnsi="Roboto Mono"/>
          <w:color w:val="188038"/>
          <w:rtl w:val="0"/>
        </w:rPr>
        <w:t xml:space="preserve">hardware/BOM.xlsx</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D9">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nội dung ban đầu cho </w:t>
      </w:r>
      <w:r w:rsidDel="00000000" w:rsidR="00000000" w:rsidRPr="00000000">
        <w:rPr>
          <w:rFonts w:ascii="Roboto Mono" w:cs="Roboto Mono" w:eastAsia="Roboto Mono" w:hAnsi="Roboto Mono"/>
          <w:color w:val="188038"/>
          <w:rtl w:val="0"/>
        </w:rPr>
        <w:t xml:space="preserve">docs/SystemArchitecture.pdf</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DA">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rằng Tuần 4 sẽ tập trung vào môi trường lập trình và kế hoạch kiểm thử module.</w:t>
      </w:r>
    </w:p>
    <w:p w:rsidR="00000000" w:rsidDel="00000000" w:rsidP="00000000" w:rsidRDefault="00000000" w:rsidRPr="00000000" w14:paraId="000004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rFonts w:ascii="Montserrat" w:cs="Montserrat" w:eastAsia="Montserrat" w:hAnsi="Montserrat"/>
          <w:b w:val="1"/>
          <w:bCs w:val="1"/>
          <w:sz w:val="46"/>
          <w:szCs w:val="46"/>
        </w:rPr>
      </w:pPr>
      <w:bookmarkStart w:colFirst="0" w:colLast="0" w:name="_q2vsswepwlnl" w:id="51"/>
      <w:bookmarkEnd w:id="51"/>
      <w:r w:rsidDel="00000000" w:rsidR="00000000" w:rsidRPr="00000000">
        <w:rPr>
          <w:rFonts w:ascii="Montserrat" w:cs="Montserrat" w:eastAsia="Montserrat" w:hAnsi="Montserrat"/>
          <w:b w:val="1"/>
          <w:bCs w:val="1"/>
          <w:sz w:val="46"/>
          <w:szCs w:val="46"/>
          <w:rtl w:val="0"/>
        </w:rPr>
        <w:t xml:space="preserve">VẤN ĐỀ GẶP PHẢI</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5.725337826222"/>
        <w:gridCol w:w="6389.786473197401"/>
        <w:tblGridChange w:id="0">
          <w:tblGrid>
            <w:gridCol w:w="2635.725337826222"/>
            <w:gridCol w:w="6389.786473197401"/>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D">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E">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F">
            <w:pPr>
              <w:rPr>
                <w:rFonts w:ascii="Montserrat" w:cs="Montserrat" w:eastAsia="Montserrat" w:hAnsi="Montserrat"/>
              </w:rPr>
            </w:pPr>
            <w:r w:rsidDel="00000000" w:rsidR="00000000" w:rsidRPr="00000000">
              <w:rPr>
                <w:rFonts w:ascii="Montserrat" w:cs="Montserrat" w:eastAsia="Montserrat" w:hAnsi="Montserrat"/>
                <w:rtl w:val="0"/>
              </w:rPr>
              <w:t xml:space="preserve">Có nhiều lựa chọn 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0">
            <w:pPr>
              <w:rPr>
                <w:rFonts w:ascii="Montserrat" w:cs="Montserrat" w:eastAsia="Montserrat" w:hAnsi="Montserrat"/>
              </w:rPr>
            </w:pPr>
            <w:r w:rsidDel="00000000" w:rsidR="00000000" w:rsidRPr="00000000">
              <w:rPr>
                <w:rFonts w:ascii="Montserrat" w:cs="Montserrat" w:eastAsia="Montserrat" w:hAnsi="Montserrat"/>
                <w:rtl w:val="0"/>
              </w:rPr>
              <w:t xml:space="preserve">GP2Y1010AU0F, DSM501A hoặc PMS series đều có thể dùng, nhưng chi phí và độ khó khác nhau.</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1">
            <w:pPr>
              <w:rPr>
                <w:rFonts w:ascii="Montserrat" w:cs="Montserrat" w:eastAsia="Montserrat" w:hAnsi="Montserrat"/>
              </w:rPr>
            </w:pPr>
            <w:r w:rsidDel="00000000" w:rsidR="00000000" w:rsidRPr="00000000">
              <w:rPr>
                <w:rFonts w:ascii="Montserrat" w:cs="Montserrat" w:eastAsia="Montserrat" w:hAnsi="Montserrat"/>
                <w:rtl w:val="0"/>
              </w:rPr>
              <w:t xml:space="preserve">MQ135 chỉ mang tính tham khảo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2">
            <w:pPr>
              <w:rPr>
                <w:rFonts w:ascii="Montserrat" w:cs="Montserrat" w:eastAsia="Montserrat" w:hAnsi="Montserrat"/>
              </w:rPr>
            </w:pPr>
            <w:r w:rsidDel="00000000" w:rsidR="00000000" w:rsidRPr="00000000">
              <w:rPr>
                <w:rFonts w:ascii="Montserrat" w:cs="Montserrat" w:eastAsia="Montserrat" w:hAnsi="Montserrat"/>
                <w:rtl w:val="0"/>
              </w:rPr>
              <w:t xml:space="preserve">MQ135 không cho kết quả chính xác như thiết bị đo chuyên dụng.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3">
            <w:pPr>
              <w:rPr>
                <w:rFonts w:ascii="Montserrat" w:cs="Montserrat" w:eastAsia="Montserrat" w:hAnsi="Montserrat"/>
              </w:rPr>
            </w:pPr>
            <w:r w:rsidDel="00000000" w:rsidR="00000000" w:rsidRPr="00000000">
              <w:rPr>
                <w:rFonts w:ascii="Montserrat" w:cs="Montserrat" w:eastAsia="Montserrat" w:hAnsi="Montserrat"/>
                <w:rtl w:val="0"/>
              </w:rPr>
              <w:t xml:space="preserve">Chưa xác định chính xác sơ đồ chân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4">
            <w:pPr>
              <w:rPr>
                <w:rFonts w:ascii="Montserrat" w:cs="Montserrat" w:eastAsia="Montserrat" w:hAnsi="Montserrat"/>
              </w:rPr>
            </w:pPr>
            <w:r w:rsidDel="00000000" w:rsidR="00000000" w:rsidRPr="00000000">
              <w:rPr>
                <w:rFonts w:ascii="Montserrat" w:cs="Montserrat" w:eastAsia="Montserrat" w:hAnsi="Montserrat"/>
                <w:rtl w:val="0"/>
              </w:rPr>
              <w:t xml:space="preserve">Cần thiết kế GPIO mapping ở tuần sau.</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5">
            <w:pPr>
              <w:rPr>
                <w:rFonts w:ascii="Montserrat" w:cs="Montserrat" w:eastAsia="Montserrat" w:hAnsi="Montserrat"/>
              </w:rPr>
            </w:pPr>
            <w:r w:rsidDel="00000000" w:rsidR="00000000" w:rsidRPr="00000000">
              <w:rPr>
                <w:rFonts w:ascii="Montserrat" w:cs="Montserrat" w:eastAsia="Montserrat" w:hAnsi="Montserrat"/>
                <w:rtl w:val="0"/>
              </w:rPr>
              <w:t xml:space="preserve">Quạt hút có thể gây nhiễu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Khi quạt chạy, nguồn có thể bị sụt hoặc gây nhiễu cho ADC.</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7">
            <w:pPr>
              <w:rPr>
                <w:rFonts w:ascii="Montserrat" w:cs="Montserrat" w:eastAsia="Montserrat" w:hAnsi="Montserrat"/>
              </w:rPr>
            </w:pPr>
            <w:r w:rsidDel="00000000" w:rsidR="00000000" w:rsidRPr="00000000">
              <w:rPr>
                <w:rFonts w:ascii="Montserrat" w:cs="Montserrat" w:eastAsia="Montserrat" w:hAnsi="Montserrat"/>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8">
            <w:pPr>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bl>
    <w:p w:rsidR="00000000" w:rsidDel="00000000" w:rsidP="00000000" w:rsidRDefault="00000000" w:rsidRPr="00000000" w14:paraId="000004E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rFonts w:ascii="Montserrat" w:cs="Montserrat" w:eastAsia="Montserrat" w:hAnsi="Montserrat"/>
          <w:b w:val="1"/>
          <w:bCs w:val="1"/>
          <w:sz w:val="46"/>
          <w:szCs w:val="46"/>
        </w:rPr>
      </w:pPr>
      <w:bookmarkStart w:colFirst="0" w:colLast="0" w:name="_2q4p45p49p0k" w:id="52"/>
      <w:bookmarkEnd w:id="52"/>
      <w:r w:rsidDel="00000000" w:rsidR="00000000" w:rsidRPr="00000000">
        <w:rPr>
          <w:rFonts w:ascii="Montserrat" w:cs="Montserrat" w:eastAsia="Montserrat" w:hAnsi="Montserrat"/>
          <w:b w:val="1"/>
          <w:bCs w:val="1"/>
          <w:sz w:val="46"/>
          <w:szCs w:val="46"/>
          <w:rtl w:val="0"/>
        </w:rPr>
        <w:t xml:space="preserve">GIẢI PHÁP ÁP DỤNG</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tbl>
      <w:tblPr>
        <w:tblStyle w:val="Table4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2.0165848485617"/>
        <w:gridCol w:w="6503.49522617506"/>
        <w:tblGridChange w:id="0">
          <w:tblGrid>
            <w:gridCol w:w="2522.0165848485617"/>
            <w:gridCol w:w="6503.4952261750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D">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E">
            <w:pPr>
              <w:rPr/>
            </w:pPr>
            <w:r w:rsidDel="00000000" w:rsidR="00000000" w:rsidRPr="00000000">
              <w:rPr>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F">
            <w:pPr>
              <w:rPr/>
            </w:pPr>
            <w:r w:rsidDel="00000000" w:rsidR="00000000" w:rsidRPr="00000000">
              <w:rPr>
                <w:rtl w:val="0"/>
              </w:rPr>
              <w:t xml:space="preserve">Nhiều lựa chọn 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0">
            <w:pPr>
              <w:rPr/>
            </w:pPr>
            <w:r w:rsidDel="00000000" w:rsidR="00000000" w:rsidRPr="00000000">
              <w:rPr>
                <w:rtl w:val="0"/>
              </w:rPr>
              <w:t xml:space="preserve">Chọn linh kiện theo tiêu chí: dễ mua, chi phí hợp lý, dễ kiểm thử.</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1">
            <w:pPr>
              <w:rPr/>
            </w:pPr>
            <w:r w:rsidDel="00000000" w:rsidR="00000000" w:rsidRPr="00000000">
              <w:rPr>
                <w:rtl w:val="0"/>
              </w:rPr>
              <w:t xml:space="preserve">MQ135 chỉ tham khảo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2">
            <w:pPr>
              <w:rPr/>
            </w:pPr>
            <w:r w:rsidDel="00000000" w:rsidR="00000000" w:rsidRPr="00000000">
              <w:rPr>
                <w:rtl w:val="0"/>
              </w:rPr>
              <w:t xml:space="preserve">Ghi rõ hệ thống đánh giá tương đối, không thay thế máy đo chuyên nghiệp.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3">
            <w:pPr>
              <w:rPr/>
            </w:pPr>
            <w:r w:rsidDel="00000000" w:rsidR="00000000" w:rsidRPr="00000000">
              <w:rPr>
                <w:rtl w:val="0"/>
              </w:rPr>
              <w:t xml:space="preserve">Chưa có sơ đồ chân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4">
            <w:pPr>
              <w:rPr/>
            </w:pPr>
            <w:r w:rsidDel="00000000" w:rsidR="00000000" w:rsidRPr="00000000">
              <w:rPr>
                <w:rtl w:val="0"/>
              </w:rPr>
              <w:t xml:space="preserve">Đưa việc phân công GPIO sang Tuần 5.</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5">
            <w:pPr>
              <w:rPr/>
            </w:pPr>
            <w:r w:rsidDel="00000000" w:rsidR="00000000" w:rsidRPr="00000000">
              <w:rPr>
                <w:rtl w:val="0"/>
              </w:rPr>
              <w:t xml:space="preserve">Quạt gây nhiễu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F6">
            <w:pPr>
              <w:rPr/>
            </w:pPr>
            <w:r w:rsidDel="00000000" w:rsidR="00000000" w:rsidRPr="00000000">
              <w:rPr>
                <w:rtl w:val="0"/>
              </w:rPr>
              <w:t xml:space="preserve">Dự kiến tách điều khiển quạt qua transistor/MOSFET và bổ sung tụ lọc nguồn.</w:t>
            </w:r>
          </w:p>
        </w:tc>
      </w:tr>
    </w:tbl>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rFonts w:ascii="Montserrat" w:cs="Montserrat" w:eastAsia="Montserrat" w:hAnsi="Montserrat"/>
          <w:b w:val="1"/>
          <w:bCs w:val="1"/>
          <w:sz w:val="46"/>
          <w:szCs w:val="46"/>
        </w:rPr>
      </w:pPr>
      <w:bookmarkStart w:colFirst="0" w:colLast="0" w:name="_7jrifbnrvjy4" w:id="53"/>
      <w:bookmarkEnd w:id="53"/>
      <w:r w:rsidDel="00000000" w:rsidR="00000000" w:rsidRPr="00000000">
        <w:rPr>
          <w:rFonts w:ascii="Montserrat" w:cs="Montserrat" w:eastAsia="Montserrat" w:hAnsi="Montserrat"/>
          <w:b w:val="1"/>
          <w:bCs w:val="1"/>
          <w:sz w:val="46"/>
          <w:szCs w:val="46"/>
          <w:rtl w:val="0"/>
        </w:rPr>
        <w:t xml:space="preserve">BÀI HỌC KINH NGHIỆM</w:t>
      </w:r>
    </w:p>
    <w:p w:rsidR="00000000" w:rsidDel="00000000" w:rsidP="00000000" w:rsidRDefault="00000000" w:rsidRPr="00000000" w14:paraId="000004F9">
      <w:pPr>
        <w:numPr>
          <w:ilvl w:val="0"/>
          <w:numId w:val="4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Sơ đồ khối cần được xây dựng theo hướng từ tổng quát đến chi tiết.</w:t>
      </w:r>
    </w:p>
    <w:p w:rsidR="00000000" w:rsidDel="00000000" w:rsidP="00000000" w:rsidRDefault="00000000" w:rsidRPr="00000000" w14:paraId="000004FA">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nên chọn linh kiện trước khi xác định rõ yêu cầu và kiến trúc hệ thống.</w:t>
      </w:r>
    </w:p>
    <w:p w:rsidR="00000000" w:rsidDel="00000000" w:rsidP="00000000" w:rsidRDefault="00000000" w:rsidRPr="00000000" w14:paraId="000004FB">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Với bài tập lớn, phương án tốt nhất là phương án cân bằng được giữa yêu cầu kỹ thuật, chi phí, thời gian và khả năng kiểm thử.</w:t>
      </w:r>
    </w:p>
    <w:p w:rsidR="00000000" w:rsidDel="00000000" w:rsidP="00000000" w:rsidRDefault="00000000" w:rsidRPr="00000000" w14:paraId="000004FC">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Cảm biến giá rẻ cần được mô tả đúng bản chất kỹ thuật, tránh trình bày quá mức so với khả năng thực tế.</w:t>
      </w:r>
    </w:p>
    <w:p w:rsidR="00000000" w:rsidDel="00000000" w:rsidP="00000000" w:rsidRDefault="00000000" w:rsidRPr="00000000" w14:paraId="000004FD">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Các khối tải như quạt và buzzer cần có mạch điều khiển phù hợp, không nên cấp trực tiếp từ chân GPIO của ESP32.</w:t>
      </w:r>
    </w:p>
    <w:p w:rsidR="00000000" w:rsidDel="00000000" w:rsidP="00000000" w:rsidRDefault="00000000" w:rsidRPr="00000000" w14:paraId="000004FE">
      <w:pPr>
        <w:numPr>
          <w:ilvl w:val="0"/>
          <w:numId w:val="4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Việc có buồng đo khí, quạt hút và khối cảnh báo giúp đề tài thể hiện rõ yếu tố nâng cấp phần cứng.</w:t>
      </w:r>
    </w:p>
    <w:p w:rsidR="00000000" w:rsidDel="00000000" w:rsidP="00000000" w:rsidRDefault="00000000" w:rsidRPr="00000000" w14:paraId="000004F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rPr>
          <w:rFonts w:ascii="Montserrat" w:cs="Montserrat" w:eastAsia="Montserrat" w:hAnsi="Montserrat"/>
          <w:b w:val="1"/>
          <w:bCs w:val="1"/>
          <w:sz w:val="46"/>
          <w:szCs w:val="46"/>
        </w:rPr>
      </w:pPr>
      <w:bookmarkStart w:colFirst="0" w:colLast="0" w:name="_gtwjtqcyv57z" w:id="54"/>
      <w:bookmarkEnd w:id="54"/>
      <w:r w:rsidDel="00000000" w:rsidR="00000000" w:rsidRPr="00000000">
        <w:rPr>
          <w:rFonts w:ascii="Montserrat" w:cs="Montserrat" w:eastAsia="Montserrat" w:hAnsi="Montserrat"/>
          <w:b w:val="1"/>
          <w:bCs w:val="1"/>
          <w:sz w:val="46"/>
          <w:szCs w:val="46"/>
          <w:rtl w:val="0"/>
        </w:rPr>
        <w:t xml:space="preserve">PHÂN CÔNG CÔNG VIỆC VÀ MỨC ĐỘ HOÀN THÀNH</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1974265411947"/>
        <w:gridCol w:w="1050.2246975225662"/>
        <w:gridCol w:w="2082.1048588438643"/>
        <w:gridCol w:w="2260.964086806223"/>
        <w:gridCol w:w="1050.2246975225662"/>
        <w:gridCol w:w="1985.79604378721"/>
        <w:tblGridChange w:id="0">
          <w:tblGrid>
            <w:gridCol w:w="596.1974265411947"/>
            <w:gridCol w:w="1050.2246975225662"/>
            <w:gridCol w:w="2082.1048588438643"/>
            <w:gridCol w:w="2260.964086806223"/>
            <w:gridCol w:w="1050.2246975225662"/>
            <w:gridCol w:w="1985.79604378721"/>
          </w:tblGrid>
        </w:tblGridChange>
      </w:tblGrid>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Thành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Công việc được giao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Sản phẩm cần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Mức độ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Tự đánh giá</w:t>
            </w:r>
            <w:r w:rsidDel="00000000" w:rsidR="00000000" w:rsidRPr="00000000">
              <w:rPr>
                <w:rtl w:val="0"/>
              </w:rPr>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rFonts w:ascii="Montserrat" w:cs="Montserrat" w:eastAsia="Montserrat" w:hAnsi="Montserrat"/>
              </w:rPr>
            </w:pPr>
            <w:r w:rsidDel="00000000" w:rsidR="00000000" w:rsidRPr="00000000">
              <w:rPr>
                <w:rFonts w:ascii="Montserrat" w:cs="Montserrat" w:eastAsia="Montserrat" w:hAnsi="Montserrat"/>
                <w:rtl w:val="0"/>
              </w:rPr>
              <w:t xml:space="preserve">Thiết kế sơ đồ khối mức 0, mức 1 và xác định luồng tổng quan của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rFonts w:ascii="Montserrat" w:cs="Montserrat" w:eastAsia="Montserrat" w:hAnsi="Montserrat"/>
              </w:rPr>
            </w:pPr>
            <w:r w:rsidDel="00000000" w:rsidR="00000000" w:rsidRPr="00000000">
              <w:rPr>
                <w:rFonts w:ascii="Montserrat" w:cs="Montserrat" w:eastAsia="Montserrat" w:hAnsi="Montserrat"/>
                <w:rtl w:val="0"/>
              </w:rPr>
              <w:t xml:space="preserve">Sơ đồ tổng quan, sơ đồ khối chức năng chính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tiếp tục kiểm tra sơ đồ nối dây thực tế</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rFonts w:ascii="Montserrat" w:cs="Montserrat" w:eastAsia="Montserrat" w:hAnsi="Montserrat"/>
              </w:rPr>
            </w:pPr>
            <w:r w:rsidDel="00000000" w:rsidR="00000000" w:rsidRPr="00000000">
              <w:rPr>
                <w:rFonts w:ascii="Montserrat" w:cs="Montserrat" w:eastAsia="Montserrat" w:hAnsi="Montserrat"/>
                <w:rtl w:val="0"/>
              </w:rPr>
              <w:t xml:space="preserve">Thiết kế sơ đồ khối mức 2, luồng tín hiệu và đầu ra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rFonts w:ascii="Montserrat" w:cs="Montserrat" w:eastAsia="Montserrat" w:hAnsi="Montserrat"/>
              </w:rPr>
            </w:pPr>
            <w:r w:rsidDel="00000000" w:rsidR="00000000" w:rsidRPr="00000000">
              <w:rPr>
                <w:rFonts w:ascii="Montserrat" w:cs="Montserrat" w:eastAsia="Montserrat" w:hAnsi="Montserrat"/>
                <w:rtl w:val="0"/>
              </w:rPr>
              <w:t xml:space="preserve">Sơ đồ chi tiết khối cảm biến, xử lý, hiển thị và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bổ sung mô tả rõ hơn cho từng khối</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rFonts w:ascii="Montserrat" w:cs="Montserrat" w:eastAsia="Montserrat" w:hAnsi="Montserrat"/>
              </w:rPr>
            </w:pPr>
            <w:r w:rsidDel="00000000" w:rsidR="00000000" w:rsidRPr="00000000">
              <w:rPr>
                <w:rFonts w:ascii="Montserrat" w:cs="Montserrat" w:eastAsia="Montserrat" w:hAnsi="Montserrat"/>
                <w:rtl w:val="0"/>
              </w:rPr>
              <w:t xml:space="preserve">So sánh các phương án linh kiện và đề xuất danh sách linh kiện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rFonts w:ascii="Montserrat" w:cs="Montserrat" w:eastAsia="Montserrat" w:hAnsi="Montserrat"/>
              </w:rPr>
            </w:pPr>
            <w:r w:rsidDel="00000000" w:rsidR="00000000" w:rsidRPr="00000000">
              <w:rPr>
                <w:rFonts w:ascii="Montserrat" w:cs="Montserrat" w:eastAsia="Montserrat" w:hAnsi="Montserrat"/>
                <w:rtl w:val="0"/>
              </w:rPr>
              <w:t xml:space="preserve">Bảng so sánh linh kiện, BOM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tiếp tục khảo sát giá thực tế</w:t>
            </w:r>
          </w:p>
        </w:tc>
      </w:tr>
      <w:tr>
        <w:trPr>
          <w:cantSplit w:val="0"/>
          <w:trHeight w:val="18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rFonts w:ascii="Montserrat" w:cs="Montserrat" w:eastAsia="Montserrat" w:hAnsi="Montserrat"/>
              </w:rPr>
            </w:pPr>
            <w:r w:rsidDel="00000000" w:rsidR="00000000" w:rsidRPr="00000000">
              <w:rPr>
                <w:rFonts w:ascii="Montserrat" w:cs="Montserrat" w:eastAsia="Montserrat" w:hAnsi="Montserrat"/>
                <w:rtl w:val="0"/>
              </w:rPr>
              <w:t xml:space="preserve">Thảo luận và thống nhất phương án phần cứng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rFonts w:ascii="Montserrat" w:cs="Montserrat" w:eastAsia="Montserrat" w:hAnsi="Montserrat"/>
              </w:rPr>
            </w:pPr>
            <w:r w:rsidDel="00000000" w:rsidR="00000000" w:rsidRPr="00000000">
              <w:rPr>
                <w:rFonts w:ascii="Montserrat" w:cs="Montserrat" w:eastAsia="Montserrat" w:hAnsi="Montserrat"/>
                <w:rtl w:val="0"/>
              </w:rPr>
              <w:t xml:space="preserve">Phương án ESP32 + cảm biến bụi + MQ135 + DHT22 + hiển thị + cảnh báo + 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rFonts w:ascii="Montserrat" w:cs="Montserrat" w:eastAsia="Montserrat" w:hAnsi="Montserrat"/>
              </w:rPr>
            </w:pPr>
            <w:r w:rsidDel="00000000" w:rsidR="00000000" w:rsidRPr="00000000">
              <w:rPr>
                <w:rFonts w:ascii="Montserrat" w:cs="Montserrat" w:eastAsia="Montserrat" w:hAnsi="Montserrat"/>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rFonts w:ascii="Montserrat" w:cs="Montserrat" w:eastAsia="Montserrat" w:hAnsi="Montserrat"/>
              </w:rPr>
            </w:pPr>
            <w:r w:rsidDel="00000000" w:rsidR="00000000" w:rsidRPr="00000000">
              <w:rPr>
                <w:rFonts w:ascii="Montserrat" w:cs="Montserrat" w:eastAsia="Montserrat" w:hAnsi="Montserrat"/>
                <w:rtl w:val="0"/>
              </w:rPr>
              <w:t xml:space="preserve">Nhóm thống nhất được hướng đi, còn phụ thuộc linh kiện thực tế mua được</w:t>
            </w:r>
          </w:p>
        </w:tc>
      </w:tr>
    </w:tbl>
    <w:p w:rsidR="00000000" w:rsidDel="00000000" w:rsidP="00000000" w:rsidRDefault="00000000" w:rsidRPr="00000000" w14:paraId="000005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rFonts w:ascii="Montserrat" w:cs="Montserrat" w:eastAsia="Montserrat" w:hAnsi="Montserrat"/>
          <w:b w:val="1"/>
          <w:bCs w:val="1"/>
          <w:sz w:val="46"/>
          <w:szCs w:val="46"/>
        </w:rPr>
      </w:pPr>
      <w:bookmarkStart w:colFirst="0" w:colLast="0" w:name="_bb76tsp6whlq" w:id="55"/>
      <w:bookmarkEnd w:id="55"/>
      <w:r w:rsidDel="00000000" w:rsidR="00000000" w:rsidRPr="00000000">
        <w:rPr>
          <w:rFonts w:ascii="Montserrat" w:cs="Montserrat" w:eastAsia="Montserrat" w:hAnsi="Montserrat"/>
          <w:b w:val="1"/>
          <w:bCs w:val="1"/>
          <w:sz w:val="46"/>
          <w:szCs w:val="46"/>
          <w:rtl w:val="0"/>
        </w:rPr>
        <w:t xml:space="preserve">BẢNG ĐÁNH GIÁ MỨC ĐỘ HOÀN THÀNH TUẦN 3</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6525595739652"/>
        <w:gridCol w:w="2302.766323951204"/>
        <w:gridCol w:w="1617.6457647591105"/>
        <w:gridCol w:w="3330.4471627393445"/>
        <w:tblGridChange w:id="0">
          <w:tblGrid>
            <w:gridCol w:w="1774.6525595739652"/>
            <w:gridCol w:w="2302.766323951204"/>
            <w:gridCol w:w="1617.6457647591105"/>
            <w:gridCol w:w="3330.4471627393445"/>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Nội dung 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Kết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Mức độ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Ghi chú</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rFonts w:ascii="Montserrat" w:cs="Montserrat" w:eastAsia="Montserrat" w:hAnsi="Montserrat"/>
              </w:rPr>
            </w:pPr>
            <w:r w:rsidDel="00000000" w:rsidR="00000000" w:rsidRPr="00000000">
              <w:rPr>
                <w:rFonts w:ascii="Montserrat" w:cs="Montserrat" w:eastAsia="Montserrat" w:hAnsi="Montserrat"/>
                <w:rtl w:val="0"/>
              </w:rPr>
              <w:t xml:space="preserve">Rà soát yêu cầu Tuần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rFonts w:ascii="Montserrat" w:cs="Montserrat" w:eastAsia="Montserrat" w:hAnsi="Montserrat"/>
              </w:rPr>
            </w:pPr>
            <w:r w:rsidDel="00000000" w:rsidR="00000000" w:rsidRPr="00000000">
              <w:rPr>
                <w:rFonts w:ascii="Montserrat" w:cs="Montserrat" w:eastAsia="Montserrat" w:hAnsi="Montserrat"/>
                <w:rtl w:val="0"/>
              </w:rPr>
              <w:t xml:space="preserve">Dùng làm cơ sở thiết kế sơ đồ khối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rFonts w:ascii="Montserrat" w:cs="Montserrat" w:eastAsia="Montserrat" w:hAnsi="Montserrat"/>
              </w:rPr>
            </w:pPr>
            <w:r w:rsidDel="00000000" w:rsidR="00000000" w:rsidRPr="00000000">
              <w:rPr>
                <w:rFonts w:ascii="Montserrat" w:cs="Montserrat" w:eastAsia="Montserrat" w:hAnsi="Montserrat"/>
                <w:rtl w:val="0"/>
              </w:rPr>
              <w:t xml:space="preserve">Sơ đồ khối mức 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rFonts w:ascii="Montserrat" w:cs="Montserrat" w:eastAsia="Montserrat" w:hAnsi="Montserrat"/>
              </w:rPr>
            </w:pPr>
            <w:r w:rsidDel="00000000" w:rsidR="00000000" w:rsidRPr="00000000">
              <w:rPr>
                <w:rFonts w:ascii="Montserrat" w:cs="Montserrat" w:eastAsia="Montserrat" w:hAnsi="Montserrat"/>
                <w:rtl w:val="0"/>
              </w:rPr>
              <w:t xml:space="preserve">Mô tả môi trường - hệ thống - người dùng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rFonts w:ascii="Montserrat" w:cs="Montserrat" w:eastAsia="Montserrat" w:hAnsi="Montserrat"/>
              </w:rPr>
            </w:pPr>
            <w:r w:rsidDel="00000000" w:rsidR="00000000" w:rsidRPr="00000000">
              <w:rPr>
                <w:rFonts w:ascii="Montserrat" w:cs="Montserrat" w:eastAsia="Montserrat" w:hAnsi="Montserrat"/>
                <w:rtl w:val="0"/>
              </w:rPr>
              <w:t xml:space="preserve">Sơ đồ khối mức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rFonts w:ascii="Montserrat" w:cs="Montserrat" w:eastAsia="Montserrat" w:hAnsi="Montserrat"/>
              </w:rPr>
            </w:pPr>
            <w:r w:rsidDel="00000000" w:rsidR="00000000" w:rsidRPr="00000000">
              <w:rPr>
                <w:rFonts w:ascii="Montserrat" w:cs="Montserrat" w:eastAsia="Montserrat" w:hAnsi="Montserrat"/>
                <w:rtl w:val="0"/>
              </w:rPr>
              <w:t xml:space="preserve">Xác định các khối chức năng chính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rFonts w:ascii="Montserrat" w:cs="Montserrat" w:eastAsia="Montserrat" w:hAnsi="Montserrat"/>
              </w:rPr>
            </w:pPr>
            <w:r w:rsidDel="00000000" w:rsidR="00000000" w:rsidRPr="00000000">
              <w:rPr>
                <w:rFonts w:ascii="Montserrat" w:cs="Montserrat" w:eastAsia="Montserrat" w:hAnsi="Montserrat"/>
                <w:rtl w:val="0"/>
              </w:rPr>
              <w:t xml:space="preserve">Sơ đồ khối mức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rFonts w:ascii="Montserrat" w:cs="Montserrat" w:eastAsia="Montserrat" w:hAnsi="Montserrat"/>
              </w:rPr>
            </w:pPr>
            <w:r w:rsidDel="00000000" w:rsidR="00000000" w:rsidRPr="00000000">
              <w:rPr>
                <w:rFonts w:ascii="Montserrat" w:cs="Montserrat" w:eastAsia="Montserrat" w:hAnsi="Montserrat"/>
                <w:rtl w:val="0"/>
              </w:rPr>
              <w:t xml:space="preserve">Chi tiết hóa cảm biến, xử lý và đầu ra</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rFonts w:ascii="Montserrat" w:cs="Montserrat" w:eastAsia="Montserrat" w:hAnsi="Montserrat"/>
              </w:rPr>
            </w:pPr>
            <w:r w:rsidDel="00000000" w:rsidR="00000000" w:rsidRPr="00000000">
              <w:rPr>
                <w:rFonts w:ascii="Montserrat" w:cs="Montserrat" w:eastAsia="Montserrat" w:hAnsi="Montserrat"/>
                <w:rtl w:val="0"/>
              </w:rPr>
              <w:t xml:space="preserve">Sơ đồ khối mức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rFonts w:ascii="Montserrat" w:cs="Montserrat" w:eastAsia="Montserrat" w:hAnsi="Montserrat"/>
              </w:rPr>
            </w:pPr>
            <w:r w:rsidDel="00000000" w:rsidR="00000000" w:rsidRPr="00000000">
              <w:rPr>
                <w:rFonts w:ascii="Montserrat" w:cs="Montserrat" w:eastAsia="Montserrat" w:hAnsi="Montserrat"/>
                <w:rtl w:val="0"/>
              </w:rPr>
              <w:t xml:space="preserve">Có linh kiện dự kiến, cần cập nhật sau khi mua/test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rFonts w:ascii="Montserrat" w:cs="Montserrat" w:eastAsia="Montserrat" w:hAnsi="Montserrat"/>
              </w:rPr>
            </w:pPr>
            <w:r w:rsidDel="00000000" w:rsidR="00000000" w:rsidRPr="00000000">
              <w:rPr>
                <w:rFonts w:ascii="Montserrat" w:cs="Montserrat" w:eastAsia="Montserrat" w:hAnsi="Montserrat"/>
                <w:rtl w:val="0"/>
              </w:rPr>
              <w:t xml:space="preserve">Sơ đồ luồng tín hiệu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rFonts w:ascii="Montserrat" w:cs="Montserrat" w:eastAsia="Montserrat" w:hAnsi="Montserrat"/>
              </w:rPr>
            </w:pPr>
            <w:r w:rsidDel="00000000" w:rsidR="00000000" w:rsidRPr="00000000">
              <w:rPr>
                <w:rFonts w:ascii="Montserrat" w:cs="Montserrat" w:eastAsia="Montserrat" w:hAnsi="Montserrat"/>
                <w:rtl w:val="0"/>
              </w:rPr>
              <w:t xml:space="preserve">Làm rõ dữ liệu từ cảm biến về ESP32</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rFonts w:ascii="Montserrat" w:cs="Montserrat" w:eastAsia="Montserrat" w:hAnsi="Montserrat"/>
              </w:rPr>
            </w:pPr>
            <w:r w:rsidDel="00000000" w:rsidR="00000000" w:rsidRPr="00000000">
              <w:rPr>
                <w:rFonts w:ascii="Montserrat" w:cs="Montserrat" w:eastAsia="Montserrat" w:hAnsi="Montserrat"/>
                <w:rtl w:val="0"/>
              </w:rPr>
              <w:t xml:space="preserve">Sơ đồ luồng điều khiển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rFonts w:ascii="Montserrat" w:cs="Montserrat" w:eastAsia="Montserrat" w:hAnsi="Montserrat"/>
              </w:rPr>
            </w:pPr>
            <w:r w:rsidDel="00000000" w:rsidR="00000000" w:rsidRPr="00000000">
              <w:rPr>
                <w:rFonts w:ascii="Montserrat" w:cs="Montserrat" w:eastAsia="Montserrat" w:hAnsi="Montserrat"/>
                <w:rtl w:val="0"/>
              </w:rPr>
              <w:t xml:space="preserve">Làm rõ điều khiển LED, buzzer và quạt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rFonts w:ascii="Montserrat" w:cs="Montserrat" w:eastAsia="Montserrat" w:hAnsi="Montserrat"/>
              </w:rPr>
            </w:pPr>
            <w:r w:rsidDel="00000000" w:rsidR="00000000" w:rsidRPr="00000000">
              <w:rPr>
                <w:rFonts w:ascii="Montserrat" w:cs="Montserrat" w:eastAsia="Montserrat" w:hAnsi="Montserrat"/>
                <w:rtl w:val="0"/>
              </w:rPr>
              <w:t xml:space="preserve">Lựa chọn linh kiện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rFonts w:ascii="Montserrat" w:cs="Montserrat" w:eastAsia="Montserrat" w:hAnsi="Montserrat"/>
              </w:rPr>
            </w:pPr>
            <w:r w:rsidDel="00000000" w:rsidR="00000000" w:rsidRPr="00000000">
              <w:rPr>
                <w:rFonts w:ascii="Montserrat" w:cs="Montserrat" w:eastAsia="Montserrat" w:hAnsi="Montserrat"/>
                <w:rtl w:val="0"/>
              </w:rPr>
              <w:t xml:space="preserve">Đã thực hiện sau khi có sơ đồ khối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rFonts w:ascii="Montserrat" w:cs="Montserrat" w:eastAsia="Montserrat" w:hAnsi="Montserrat"/>
              </w:rPr>
            </w:pPr>
            <w:r w:rsidDel="00000000" w:rsidR="00000000" w:rsidRPr="00000000">
              <w:rPr>
                <w:rFonts w:ascii="Montserrat" w:cs="Montserrat" w:eastAsia="Montserrat" w:hAnsi="Montserrat"/>
                <w:rtl w:val="0"/>
              </w:rPr>
              <w:t xml:space="preserve">Cần kiểm tra giá và khả năng mua thực tế</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rFonts w:ascii="Montserrat" w:cs="Montserrat" w:eastAsia="Montserrat" w:hAnsi="Montserrat"/>
              </w:rPr>
            </w:pPr>
            <w:r w:rsidDel="00000000" w:rsidR="00000000" w:rsidRPr="00000000">
              <w:rPr>
                <w:rFonts w:ascii="Montserrat" w:cs="Montserrat" w:eastAsia="Montserrat" w:hAnsi="Montserrat"/>
                <w:rtl w:val="0"/>
              </w:rPr>
              <w:t xml:space="preserve">BOM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rFonts w:ascii="Montserrat" w:cs="Montserrat" w:eastAsia="Montserrat" w:hAnsi="Montserrat"/>
              </w:rPr>
            </w:pPr>
            <w:r w:rsidDel="00000000" w:rsidR="00000000" w:rsidRPr="00000000">
              <w:rPr>
                <w:rFonts w:ascii="Montserrat" w:cs="Montserrat" w:eastAsia="Montserrat" w:hAnsi="Montserrat"/>
                <w:rtl w:val="0"/>
              </w:rPr>
              <w:t xml:space="preserve">Cần cập nhật theo linh kiện thực tế</w:t>
            </w:r>
          </w:p>
        </w:tc>
      </w:tr>
    </w:tbl>
    <w:p w:rsidR="00000000" w:rsidDel="00000000" w:rsidP="00000000" w:rsidRDefault="00000000" w:rsidRPr="00000000" w14:paraId="0000054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rFonts w:ascii="Montserrat" w:cs="Montserrat" w:eastAsia="Montserrat" w:hAnsi="Montserrat"/>
          <w:b w:val="1"/>
          <w:bCs w:val="1"/>
          <w:sz w:val="46"/>
          <w:szCs w:val="46"/>
        </w:rPr>
      </w:pPr>
      <w:bookmarkStart w:colFirst="0" w:colLast="0" w:name="_j0oko99yxxgy" w:id="56"/>
      <w:bookmarkEnd w:id="56"/>
      <w:r w:rsidDel="00000000" w:rsidR="00000000" w:rsidRPr="00000000">
        <w:rPr>
          <w:rFonts w:ascii="Montserrat" w:cs="Montserrat" w:eastAsia="Montserrat" w:hAnsi="Montserrat"/>
          <w:b w:val="1"/>
          <w:bCs w:val="1"/>
          <w:sz w:val="46"/>
          <w:szCs w:val="46"/>
          <w:rtl w:val="0"/>
        </w:rPr>
        <w:t xml:space="preserve">ĐÁNH GIÁ CHUNG TUẦN 3</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2132173434657"/>
        <w:gridCol w:w="6892.298593680158"/>
        <w:tblGridChange w:id="0">
          <w:tblGrid>
            <w:gridCol w:w="2133.2132173434657"/>
            <w:gridCol w:w="6892.298593680158"/>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Đánh giá</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rFonts w:ascii="Montserrat" w:cs="Montserrat" w:eastAsia="Montserrat" w:hAnsi="Montserrat"/>
              </w:rPr>
            </w:pPr>
            <w:r w:rsidDel="00000000" w:rsidR="00000000" w:rsidRPr="00000000">
              <w:rPr>
                <w:rFonts w:ascii="Montserrat" w:cs="Montserrat" w:eastAsia="Montserrat" w:hAnsi="Montserrat"/>
                <w:rtl w:val="0"/>
              </w:rPr>
              <w:t xml:space="preserve">Tiến độ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rFonts w:ascii="Montserrat" w:cs="Montserrat" w:eastAsia="Montserrat" w:hAnsi="Montserrat"/>
              </w:rPr>
            </w:pPr>
            <w:r w:rsidDel="00000000" w:rsidR="00000000" w:rsidRPr="00000000">
              <w:rPr>
                <w:rFonts w:ascii="Montserrat" w:cs="Montserrat" w:eastAsia="Montserrat" w:hAnsi="Montserrat"/>
                <w:rtl w:val="0"/>
              </w:rPr>
              <w:t xml:space="preserve">Đạt yêu cầu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rFonts w:ascii="Montserrat" w:cs="Montserrat" w:eastAsia="Montserrat" w:hAnsi="Montserrat"/>
              </w:rPr>
            </w:pPr>
            <w:r w:rsidDel="00000000" w:rsidR="00000000" w:rsidRPr="00000000">
              <w:rPr>
                <w:rFonts w:ascii="Montserrat" w:cs="Montserrat" w:eastAsia="Montserrat" w:hAnsi="Montserrat"/>
                <w:rtl w:val="0"/>
              </w:rPr>
              <w:t xml:space="preserve">Chất lượng 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rFonts w:ascii="Montserrat" w:cs="Montserrat" w:eastAsia="Montserrat" w:hAnsi="Montserrat"/>
              </w:rPr>
            </w:pPr>
            <w:r w:rsidDel="00000000" w:rsidR="00000000" w:rsidRPr="00000000">
              <w:rPr>
                <w:rFonts w:ascii="Montserrat" w:cs="Montserrat" w:eastAsia="Montserrat" w:hAnsi="Montserrat"/>
                <w:rtl w:val="0"/>
              </w:rPr>
              <w:t xml:space="preserve">Tốt, đã chuyển từ yêu cầu hệ thống sang kiến trúc phần cứng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rFonts w:ascii="Montserrat" w:cs="Montserrat" w:eastAsia="Montserrat" w:hAnsi="Montserrat"/>
              </w:rPr>
            </w:pPr>
            <w:r w:rsidDel="00000000" w:rsidR="00000000" w:rsidRPr="00000000">
              <w:rPr>
                <w:rFonts w:ascii="Montserrat" w:cs="Montserrat" w:eastAsia="Montserrat" w:hAnsi="Montserrat"/>
                <w:rtl w:val="0"/>
              </w:rPr>
              <w:t xml:space="preserve">Tính khoa học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rFonts w:ascii="Montserrat" w:cs="Montserrat" w:eastAsia="Montserrat" w:hAnsi="Montserrat"/>
              </w:rPr>
            </w:pPr>
            <w:r w:rsidDel="00000000" w:rsidR="00000000" w:rsidRPr="00000000">
              <w:rPr>
                <w:rFonts w:ascii="Montserrat" w:cs="Montserrat" w:eastAsia="Montserrat" w:hAnsi="Montserrat"/>
                <w:rtl w:val="0"/>
              </w:rPr>
              <w:t xml:space="preserve">Tốt hơn do sơ đồ khối được xây dựng từ tổng quát đến chi tiết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rFonts w:ascii="Montserrat" w:cs="Montserrat" w:eastAsia="Montserrat" w:hAnsi="Montserrat"/>
              </w:rPr>
            </w:pPr>
            <w:r w:rsidDel="00000000" w:rsidR="00000000" w:rsidRPr="00000000">
              <w:rPr>
                <w:rFonts w:ascii="Montserrat" w:cs="Montserrat" w:eastAsia="Montserrat" w:hAnsi="Montserrat"/>
                <w:rtl w:val="0"/>
              </w:rPr>
              <w:t xml:space="preserve">Tính khả thi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rFonts w:ascii="Montserrat" w:cs="Montserrat" w:eastAsia="Montserrat" w:hAnsi="Montserrat"/>
              </w:rPr>
            </w:pPr>
            <w:r w:rsidDel="00000000" w:rsidR="00000000" w:rsidRPr="00000000">
              <w:rPr>
                <w:rFonts w:ascii="Montserrat" w:cs="Montserrat" w:eastAsia="Montserrat" w:hAnsi="Montserrat"/>
                <w:rtl w:val="0"/>
              </w:rPr>
              <w:t xml:space="preserve">Khả thi hơn phương án ban đầu do giảm chi phí và độ phức tạp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rFonts w:ascii="Montserrat" w:cs="Montserrat" w:eastAsia="Montserrat" w:hAnsi="Montserrat"/>
              </w:rPr>
            </w:pPr>
            <w:r w:rsidDel="00000000" w:rsidR="00000000" w:rsidRPr="00000000">
              <w:rPr>
                <w:rFonts w:ascii="Montserrat" w:cs="Montserrat" w:eastAsia="Montserrat" w:hAnsi="Montserrat"/>
                <w:rtl w:val="0"/>
              </w:rPr>
              <w:t xml:space="preserve">Điểm cần cải thiện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rFonts w:ascii="Montserrat" w:cs="Montserrat" w:eastAsia="Montserrat" w:hAnsi="Montserrat"/>
              </w:rPr>
            </w:pPr>
            <w:r w:rsidDel="00000000" w:rsidR="00000000" w:rsidRPr="00000000">
              <w:rPr>
                <w:rFonts w:ascii="Montserrat" w:cs="Montserrat" w:eastAsia="Montserrat" w:hAnsi="Montserrat"/>
                <w:rtl w:val="0"/>
              </w:rPr>
              <w:t xml:space="preserve">Cần kiểm thử thực tế để xác nhận cảm biến và nguồn hoạt động ổn định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rFonts w:ascii="Montserrat" w:cs="Montserrat" w:eastAsia="Montserrat" w:hAnsi="Montserrat"/>
              </w:rPr>
            </w:pPr>
            <w:r w:rsidDel="00000000" w:rsidR="00000000" w:rsidRPr="00000000">
              <w:rPr>
                <w:rFonts w:ascii="Montserrat" w:cs="Montserrat" w:eastAsia="Montserrat" w:hAnsi="Montserrat"/>
                <w:rtl w:val="0"/>
              </w:rPr>
              <w:t xml:space="preserve">Kết luận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rFonts w:ascii="Montserrat" w:cs="Montserrat" w:eastAsia="Montserrat" w:hAnsi="Montserrat"/>
              </w:rPr>
            </w:pPr>
            <w:r w:rsidDel="00000000" w:rsidR="00000000" w:rsidRPr="00000000">
              <w:rPr>
                <w:rFonts w:ascii="Montserrat" w:cs="Montserrat" w:eastAsia="Montserrat" w:hAnsi="Montserrat"/>
                <w:rtl w:val="0"/>
              </w:rPr>
              <w:t xml:space="preserve">Tuần 3 hoàn thành mục tiêu thiết kế sơ đồ khối và lựa chọn linh kiện sơ bộ</w:t>
            </w:r>
          </w:p>
        </w:tc>
      </w:tr>
    </w:tbl>
    <w:p w:rsidR="00000000" w:rsidDel="00000000" w:rsidP="00000000" w:rsidRDefault="00000000" w:rsidRPr="00000000" w14:paraId="000005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rFonts w:ascii="Montserrat" w:cs="Montserrat" w:eastAsia="Montserrat" w:hAnsi="Montserrat"/>
          <w:b w:val="1"/>
          <w:bCs w:val="1"/>
          <w:sz w:val="46"/>
          <w:szCs w:val="46"/>
        </w:rPr>
      </w:pPr>
      <w:bookmarkStart w:colFirst="0" w:colLast="0" w:name="_lk0ndttlpofn" w:id="57"/>
      <w:bookmarkEnd w:id="57"/>
      <w:r w:rsidDel="00000000" w:rsidR="00000000" w:rsidRPr="00000000">
        <w:rPr>
          <w:rFonts w:ascii="Montserrat" w:cs="Montserrat" w:eastAsia="Montserrat" w:hAnsi="Montserrat"/>
          <w:b w:val="1"/>
          <w:bCs w:val="1"/>
          <w:sz w:val="46"/>
          <w:szCs w:val="46"/>
          <w:rtl w:val="0"/>
        </w:rPr>
        <w:t xml:space="preserve">KẾ HOẠCH TIẾP THEO</w:t>
      </w:r>
    </w:p>
    <w:p w:rsidR="00000000" w:rsidDel="00000000" w:rsidP="00000000" w:rsidRDefault="00000000" w:rsidRPr="00000000" w14:paraId="0000055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Buổi làm việc tiếp theo:</w:t>
      </w:r>
      <w:r w:rsidDel="00000000" w:rsidR="00000000" w:rsidRPr="00000000">
        <w:rPr>
          <w:rFonts w:ascii="Montserrat" w:cs="Montserrat" w:eastAsia="Montserrat" w:hAnsi="Montserrat"/>
          <w:rtl w:val="0"/>
        </w:rPr>
        <w:t xml:space="preserve"> Tuần 4</w:t>
      </w:r>
    </w:p>
    <w:p w:rsidR="00000000" w:rsidDel="00000000" w:rsidP="00000000" w:rsidRDefault="00000000" w:rsidRPr="00000000" w14:paraId="000005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Nội dung dự kiến:</w:t>
      </w:r>
    </w:p>
    <w:p w:rsidR="00000000" w:rsidDel="00000000" w:rsidP="00000000" w:rsidRDefault="00000000" w:rsidRPr="00000000" w14:paraId="0000055D">
      <w:pPr>
        <w:numPr>
          <w:ilvl w:val="0"/>
          <w:numId w:val="7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Cài đặt Arduino IDE và board ESP32.</w:t>
      </w:r>
    </w:p>
    <w:p w:rsidR="00000000" w:rsidDel="00000000" w:rsidP="00000000" w:rsidRDefault="00000000" w:rsidRPr="00000000" w14:paraId="0000055E">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upload chương trình mẫu lên ESP32.</w:t>
      </w:r>
    </w:p>
    <w:p w:rsidR="00000000" w:rsidDel="00000000" w:rsidP="00000000" w:rsidRDefault="00000000" w:rsidRPr="00000000" w14:paraId="0000055F">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Test từng module độc lập: DHT22, MQ135, cảm biến bụi, OLED/LCD, LED, buzzer.</w:t>
      </w:r>
    </w:p>
    <w:p w:rsidR="00000000" w:rsidDel="00000000" w:rsidP="00000000" w:rsidRDefault="00000000" w:rsidRPr="00000000" w14:paraId="00000560">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điều khiển quạt qua transistor/MOSFET.</w:t>
      </w:r>
    </w:p>
    <w:p w:rsidR="00000000" w:rsidDel="00000000" w:rsidP="00000000" w:rsidRDefault="00000000" w:rsidRPr="00000000" w14:paraId="00000561">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sơ đồ chân ESP32 dự kiến.</w:t>
      </w:r>
    </w:p>
    <w:p w:rsidR="00000000" w:rsidDel="00000000" w:rsidP="00000000" w:rsidRDefault="00000000" w:rsidRPr="00000000" w14:paraId="00000562">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Ghi nhận lỗi phát sinh và điều chỉnh sơ đồ phần cứng nếu cần.</w:t>
      </w:r>
    </w:p>
    <w:p w:rsidR="00000000" w:rsidDel="00000000" w:rsidP="00000000" w:rsidRDefault="00000000" w:rsidRPr="00000000" w14:paraId="00000563">
      <w:pPr>
        <w:numPr>
          <w:ilvl w:val="0"/>
          <w:numId w:val="7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kế hoạch mua linh kiện hoặc thay thế linh kiện nếu không tìm được loại mong muốn.</w:t>
      </w:r>
    </w:p>
    <w:p w:rsidR="00000000" w:rsidDel="00000000" w:rsidP="00000000" w:rsidRDefault="00000000" w:rsidRPr="00000000" w14:paraId="000005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rPr>
          <w:rFonts w:ascii="Montserrat" w:cs="Montserrat" w:eastAsia="Montserrat" w:hAnsi="Montserrat"/>
          <w:b w:val="1"/>
          <w:bCs w:val="1"/>
          <w:sz w:val="46"/>
          <w:szCs w:val="46"/>
        </w:rPr>
      </w:pPr>
      <w:bookmarkStart w:colFirst="0" w:colLast="0" w:name="_te2g1ioezjdo" w:id="58"/>
      <w:bookmarkEnd w:id="58"/>
      <w:r w:rsidDel="00000000" w:rsidR="00000000" w:rsidRPr="00000000">
        <w:rPr>
          <w:rFonts w:ascii="Montserrat" w:cs="Montserrat" w:eastAsia="Montserrat" w:hAnsi="Montserrat"/>
          <w:b w:val="1"/>
          <w:bCs w:val="1"/>
          <w:sz w:val="46"/>
          <w:szCs w:val="46"/>
          <w:rtl w:val="0"/>
        </w:rPr>
        <w:t xml:space="preserve">TÀI LIỆU THAM KHẢO</w:t>
      </w:r>
    </w:p>
    <w:p w:rsidR="00000000" w:rsidDel="00000000" w:rsidP="00000000" w:rsidRDefault="00000000" w:rsidRPr="00000000" w14:paraId="00000566">
      <w:pPr>
        <w:numPr>
          <w:ilvl w:val="0"/>
          <w:numId w:val="5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mẫu nhật ký kỹ thuật do giảng viên cung cấp.</w:t>
      </w:r>
    </w:p>
    <w:p w:rsidR="00000000" w:rsidDel="00000000" w:rsidP="00000000" w:rsidRDefault="00000000" w:rsidRPr="00000000" w14:paraId="00000567">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Datasheet ESP32 DevKit / ESP32-WROOM-32.</w:t>
      </w:r>
    </w:p>
    <w:p w:rsidR="00000000" w:rsidDel="00000000" w:rsidP="00000000" w:rsidRDefault="00000000" w:rsidRPr="00000000" w14:paraId="00000568">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 cảm biến bụi GP2Y1010AU0F / DSM501A.</w:t>
      </w:r>
    </w:p>
    <w:p w:rsidR="00000000" w:rsidDel="00000000" w:rsidP="00000000" w:rsidRDefault="00000000" w:rsidRPr="00000000" w14:paraId="00000569">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 cảm biến khí MQ135.</w:t>
      </w:r>
    </w:p>
    <w:p w:rsidR="00000000" w:rsidDel="00000000" w:rsidP="00000000" w:rsidRDefault="00000000" w:rsidRPr="00000000" w14:paraId="0000056A">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 cảm biến nhiệt độ - độ ẩm DHT22.</w:t>
      </w:r>
    </w:p>
    <w:p w:rsidR="00000000" w:rsidDel="00000000" w:rsidP="00000000" w:rsidRDefault="00000000" w:rsidRPr="00000000" w14:paraId="0000056B">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hướng dẫn OLED SSD1306 hoặc LCD 16x2 I2C.</w:t>
      </w:r>
    </w:p>
    <w:p w:rsidR="00000000" w:rsidDel="00000000" w:rsidP="00000000" w:rsidRDefault="00000000" w:rsidRPr="00000000" w14:paraId="0000056C">
      <w:pPr>
        <w:numPr>
          <w:ilvl w:val="0"/>
          <w:numId w:val="5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hướng dẫn điều khiển tải DC bằng transistor/MOSFET.</w:t>
      </w:r>
    </w:p>
    <w:p w:rsidR="00000000" w:rsidDel="00000000" w:rsidP="00000000" w:rsidRDefault="00000000" w:rsidRPr="00000000" w14:paraId="0000056D">
      <w:pPr>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i2tfydlrec3t"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4(3/4)_cai đằt mtr, kiểm thử</w:t>
      </w:r>
      <w:r w:rsidDel="00000000" w:rsidR="00000000" w:rsidRPr="00000000">
        <w:rPr>
          <w:rtl w:val="0"/>
        </w:rPr>
      </w:r>
    </w:p>
    <w:p w:rsidR="00000000" w:rsidDel="00000000" w:rsidP="00000000" w:rsidRDefault="00000000" w:rsidRPr="00000000" w14:paraId="0000056F">
      <w:pPr>
        <w:pStyle w:val="Heading1"/>
        <w:keepNext w:val="0"/>
        <w:keepLines w:val="0"/>
        <w:spacing w:before="480" w:lineRule="auto"/>
        <w:rPr>
          <w:rFonts w:ascii="Montserrat" w:cs="Montserrat" w:eastAsia="Montserrat" w:hAnsi="Montserrat"/>
          <w:b w:val="1"/>
          <w:bCs w:val="1"/>
          <w:sz w:val="24"/>
          <w:szCs w:val="24"/>
        </w:rPr>
      </w:pPr>
      <w:bookmarkStart w:colFirst="0" w:colLast="0" w:name="_3i1r0l6zti7" w:id="60"/>
      <w:bookmarkEnd w:id="60"/>
      <w:r w:rsidDel="00000000" w:rsidR="00000000" w:rsidRPr="00000000">
        <w:rPr>
          <w:rFonts w:ascii="Montserrat" w:cs="Montserrat" w:eastAsia="Montserrat" w:hAnsi="Montserrat"/>
          <w:b w:val="1"/>
          <w:bCs w:val="1"/>
          <w:sz w:val="24"/>
          <w:szCs w:val="24"/>
          <w:rtl w:val="0"/>
        </w:rPr>
        <w:t xml:space="preserve">Tuần 4: Cài đặt môi trường phát triển firmware và thiết kế phần cứng </w:t>
      </w:r>
    </w:p>
    <w:p w:rsidR="00000000" w:rsidDel="00000000" w:rsidP="00000000" w:rsidRDefault="00000000" w:rsidRPr="00000000" w14:paraId="00000570">
      <w:pPr>
        <w:pStyle w:val="Heading2"/>
        <w:keepNext w:val="0"/>
        <w:keepLines w:val="0"/>
        <w:spacing w:after="80" w:lineRule="auto"/>
        <w:rPr>
          <w:rFonts w:ascii="Montserrat" w:cs="Montserrat" w:eastAsia="Montserrat" w:hAnsi="Montserrat"/>
          <w:sz w:val="24"/>
          <w:szCs w:val="24"/>
        </w:rPr>
      </w:pPr>
      <w:bookmarkStart w:colFirst="0" w:colLast="0" w:name="_r4zas5m6yju0" w:id="61"/>
      <w:bookmarkEnd w:id="61"/>
      <w:r w:rsidDel="00000000" w:rsidR="00000000" w:rsidRPr="00000000">
        <w:rPr>
          <w:rFonts w:ascii="Montserrat" w:cs="Montserrat" w:eastAsia="Montserrat" w:hAnsi="Montserrat"/>
          <w:sz w:val="24"/>
          <w:szCs w:val="24"/>
          <w:rtl w:val="0"/>
        </w:rPr>
        <w:t xml:space="preserve">Buổi làm việc số: 04</w:t>
      </w:r>
    </w:p>
    <w:p w:rsidR="00000000" w:rsidDel="00000000" w:rsidP="00000000" w:rsidRDefault="00000000" w:rsidRPr="00000000" w14:paraId="0000057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Ngày/Giờ: 03/04/2026, 20:00 - 22:15</w:t>
        <w:br w:type="textWrapping"/>
        <w:t xml:space="preserve"> Địa điểm: Họp online qua Microsoft Teams</w:t>
        <w:br w:type="textWrapping"/>
        <w:t xml:space="preserve"> Thành viên tham gia:</w:t>
      </w:r>
    </w:p>
    <w:p w:rsidR="00000000" w:rsidDel="00000000" w:rsidP="00000000" w:rsidRDefault="00000000" w:rsidRPr="00000000" w14:paraId="00000572">
      <w:pPr>
        <w:numPr>
          <w:ilvl w:val="0"/>
          <w:numId w:val="7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Đỗ Đức Huy</w:t>
      </w:r>
    </w:p>
    <w:p w:rsidR="00000000" w:rsidDel="00000000" w:rsidP="00000000" w:rsidRDefault="00000000" w:rsidRPr="00000000" w14:paraId="00000573">
      <w:pPr>
        <w:numPr>
          <w:ilvl w:val="0"/>
          <w:numId w:val="7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Trương Việt Anh</w:t>
      </w:r>
    </w:p>
    <w:p w:rsidR="00000000" w:rsidDel="00000000" w:rsidP="00000000" w:rsidRDefault="00000000" w:rsidRPr="00000000" w14:paraId="00000574">
      <w:pPr>
        <w:numPr>
          <w:ilvl w:val="0"/>
          <w:numId w:val="7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Đặng Thái Sơn</w:t>
      </w:r>
    </w:p>
    <w:p w:rsidR="00000000" w:rsidDel="00000000" w:rsidP="00000000" w:rsidRDefault="00000000" w:rsidRPr="00000000" w14:paraId="00000575">
      <w:pPr>
        <w:pStyle w:val="Heading2"/>
        <w:keepNext w:val="0"/>
        <w:keepLines w:val="0"/>
        <w:spacing w:after="80" w:lineRule="auto"/>
        <w:rPr>
          <w:rFonts w:ascii="Montserrat" w:cs="Montserrat" w:eastAsia="Montserrat" w:hAnsi="Montserrat"/>
          <w:sz w:val="24"/>
          <w:szCs w:val="24"/>
        </w:rPr>
      </w:pPr>
      <w:bookmarkStart w:colFirst="0" w:colLast="0" w:name="_ihoat4fcucg6" w:id="62"/>
      <w:bookmarkEnd w:id="62"/>
      <w:r w:rsidDel="00000000" w:rsidR="00000000" w:rsidRPr="00000000">
        <w:rPr>
          <w:rFonts w:ascii="Montserrat" w:cs="Montserrat" w:eastAsia="Montserrat" w:hAnsi="Montserrat"/>
          <w:sz w:val="24"/>
          <w:szCs w:val="24"/>
          <w:rtl w:val="0"/>
        </w:rPr>
        <w:t xml:space="preserve">MỤC TIÊU BUỔI LÀM VIỆC</w:t>
      </w:r>
    </w:p>
    <w:p w:rsidR="00000000" w:rsidDel="00000000" w:rsidP="00000000" w:rsidRDefault="00000000" w:rsidRPr="00000000" w14:paraId="00000576">
      <w:pPr>
        <w:rPr/>
      </w:pPr>
      <w:r w:rsidDel="00000000" w:rsidR="00000000" w:rsidRPr="00000000">
        <w:rPr>
          <w:rtl w:val="0"/>
        </w:rPr>
        <w:t xml:space="preserve">Sau khi Tuần 3 đã hoàn thành sơ đồ khối tổng quan, sơ đồ khối chức năng và lựa chọn linh kiện sơ bộ, Tuần 4 tập trung chuẩn bị môi trường phát triển để các tuần sau có thể triển khai firmware, schematic và PCB một cách có hệ thống. </w:t>
      </w:r>
    </w:p>
    <w:p w:rsidR="00000000" w:rsidDel="00000000" w:rsidP="00000000" w:rsidRDefault="00000000" w:rsidRPr="00000000" w14:paraId="00000577">
      <w:pPr>
        <w:numPr>
          <w:ilvl w:val="0"/>
          <w:numId w:val="4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Cài đặt và cấu hình VS Code + PlatformIO cho ESP32.</w:t>
      </w:r>
    </w:p>
    <w:p w:rsidR="00000000" w:rsidDel="00000000" w:rsidP="00000000" w:rsidRDefault="00000000" w:rsidRPr="00000000" w14:paraId="00000578">
      <w:pPr>
        <w:numPr>
          <w:ilvl w:val="0"/>
          <w:numId w:val="4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Arduino IDE làm phương án lập trình dự phòng và kiểm thử nhanh.</w:t>
      </w:r>
    </w:p>
    <w:p w:rsidR="00000000" w:rsidDel="00000000" w:rsidP="00000000" w:rsidRDefault="00000000" w:rsidRPr="00000000" w14:paraId="00000579">
      <w:pPr>
        <w:numPr>
          <w:ilvl w:val="0"/>
          <w:numId w:val="4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Cài đặt các thư viện cần thiết cho cảm biến và màn hình.</w:t>
      </w:r>
    </w:p>
    <w:p w:rsidR="00000000" w:rsidDel="00000000" w:rsidP="00000000" w:rsidRDefault="00000000" w:rsidRPr="00000000" w14:paraId="0000057A">
      <w:pPr>
        <w:numPr>
          <w:ilvl w:val="0"/>
          <w:numId w:val="4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Xây dựng cấu trúc thư mục firmware/.</w:t>
      </w:r>
    </w:p>
    <w:p w:rsidR="00000000" w:rsidDel="00000000" w:rsidP="00000000" w:rsidRDefault="00000000" w:rsidRPr="00000000" w14:paraId="0000057B">
      <w:pPr>
        <w:numPr>
          <w:ilvl w:val="0"/>
          <w:numId w:val="4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project phần cứng trên Altium Designer.</w:t>
      </w:r>
    </w:p>
    <w:p w:rsidR="00000000" w:rsidDel="00000000" w:rsidP="00000000" w:rsidRDefault="00000000" w:rsidRPr="00000000" w14:paraId="0000057C">
      <w:pPr>
        <w:numPr>
          <w:ilvl w:val="0"/>
          <w:numId w:val="4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cấu trúc thư mục hardware/.</w:t>
      </w:r>
    </w:p>
    <w:p w:rsidR="00000000" w:rsidDel="00000000" w:rsidP="00000000" w:rsidRDefault="00000000" w:rsidRPr="00000000" w14:paraId="0000057D">
      <w:pPr>
        <w:numPr>
          <w:ilvl w:val="0"/>
          <w:numId w:val="4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Xây dựng bản nháp kế hoạch kiểm thử trong docs/TestPlan.pdf.</w:t>
      </w:r>
    </w:p>
    <w:p w:rsidR="00000000" w:rsidDel="00000000" w:rsidP="00000000" w:rsidRDefault="00000000" w:rsidRPr="00000000" w14:paraId="0000057E">
      <w:pPr>
        <w:pStyle w:val="Heading2"/>
        <w:keepNext w:val="0"/>
        <w:keepLines w:val="0"/>
        <w:spacing w:after="80" w:lineRule="auto"/>
        <w:rPr>
          <w:rFonts w:ascii="Montserrat" w:cs="Montserrat" w:eastAsia="Montserrat" w:hAnsi="Montserrat"/>
          <w:sz w:val="24"/>
          <w:szCs w:val="24"/>
        </w:rPr>
      </w:pPr>
      <w:bookmarkStart w:colFirst="0" w:colLast="0" w:name="_5zt9067492z6" w:id="63"/>
      <w:bookmarkEnd w:id="63"/>
      <w:r w:rsidDel="00000000" w:rsidR="00000000" w:rsidRPr="00000000">
        <w:rPr>
          <w:rFonts w:ascii="Montserrat" w:cs="Montserrat" w:eastAsia="Montserrat" w:hAnsi="Montserrat"/>
          <w:sz w:val="24"/>
          <w:szCs w:val="24"/>
          <w:rtl w:val="0"/>
        </w:rPr>
        <w:t xml:space="preserve">KẾ HOẠCH THỰC HIỆN</w:t>
      </w:r>
    </w:p>
    <w:tbl>
      <w:tblPr>
        <w:tblStyle w:val="Table47"/>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6650"/>
        <w:tblGridChange w:id="0">
          <w:tblGrid>
            <w:gridCol w:w="1595"/>
            <w:gridCol w:w="6650"/>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7F">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0">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 công việc</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20:00 - 20:15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Rà soát kết quả Tuần 3</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20:15 - 20:45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Cài đặt VS Code, PlatformIO và cấu hình board ESP32</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20:45 - 21:05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Arduino IDE làm công cụ kiểm thử nhanh</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21:05 - 21:30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thư viện firmware cần dùng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21:30 - 21:55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cấu trúc thư mục firmware</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21:55 - 22:15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project Altium và cấu trúc thư mục hardware</w:t>
            </w:r>
          </w:p>
        </w:tc>
      </w:tr>
    </w:tbl>
    <w:p w:rsidR="00000000" w:rsidDel="00000000" w:rsidP="00000000" w:rsidRDefault="00000000" w:rsidRPr="00000000" w14:paraId="0000058D">
      <w:pPr>
        <w:pStyle w:val="Heading2"/>
        <w:keepNext w:val="0"/>
        <w:keepLines w:val="0"/>
        <w:spacing w:after="80" w:lineRule="auto"/>
        <w:rPr>
          <w:rFonts w:ascii="Montserrat" w:cs="Montserrat" w:eastAsia="Montserrat" w:hAnsi="Montserrat"/>
          <w:sz w:val="24"/>
          <w:szCs w:val="24"/>
        </w:rPr>
      </w:pPr>
      <w:bookmarkStart w:colFirst="0" w:colLast="0" w:name="_ufom35bpet1p" w:id="64"/>
      <w:bookmarkEnd w:id="64"/>
      <w:r w:rsidDel="00000000" w:rsidR="00000000" w:rsidRPr="00000000">
        <w:rPr>
          <w:rFonts w:ascii="Montserrat" w:cs="Montserrat" w:eastAsia="Montserrat" w:hAnsi="Montserrat"/>
          <w:sz w:val="24"/>
          <w:szCs w:val="24"/>
          <w:rtl w:val="0"/>
        </w:rPr>
        <w:t xml:space="preserve">HOẠT ĐỘNG THỰC TẾ</w:t>
      </w:r>
    </w:p>
    <w:p w:rsidR="00000000" w:rsidDel="00000000" w:rsidP="00000000" w:rsidRDefault="00000000" w:rsidRPr="00000000" w14:paraId="0000058E">
      <w:pPr>
        <w:pStyle w:val="Heading3"/>
        <w:keepNext w:val="0"/>
        <w:keepLines w:val="0"/>
        <w:spacing w:before="280" w:lineRule="auto"/>
        <w:rPr>
          <w:rFonts w:ascii="Montserrat" w:cs="Montserrat" w:eastAsia="Montserrat" w:hAnsi="Montserrat"/>
          <w:color w:val="000000"/>
          <w:sz w:val="24"/>
          <w:szCs w:val="24"/>
        </w:rPr>
      </w:pPr>
      <w:bookmarkStart w:colFirst="0" w:colLast="0" w:name="_arfjwuxf1iz9" w:id="65"/>
      <w:bookmarkEnd w:id="65"/>
      <w:r w:rsidDel="00000000" w:rsidR="00000000" w:rsidRPr="00000000">
        <w:rPr>
          <w:rFonts w:ascii="Montserrat" w:cs="Montserrat" w:eastAsia="Montserrat" w:hAnsi="Montserrat"/>
          <w:color w:val="000000"/>
          <w:sz w:val="24"/>
          <w:szCs w:val="24"/>
          <w:rtl w:val="0"/>
        </w:rPr>
        <w:t xml:space="preserve">1. Rà soát lại sơ đồ khối từ Tuần 3</w:t>
      </w:r>
    </w:p>
    <w:p w:rsidR="00000000" w:rsidDel="00000000" w:rsidP="00000000" w:rsidRDefault="00000000" w:rsidRPr="00000000" w14:paraId="0000058F">
      <w:pPr>
        <w:spacing w:after="240" w:before="240" w:lineRule="auto"/>
        <w:rPr/>
      </w:pPr>
      <w:r w:rsidDel="00000000" w:rsidR="00000000" w:rsidRPr="00000000">
        <w:rPr>
          <w:rtl w:val="0"/>
        </w:rPr>
        <w:t xml:space="preserve">Nhóm rà soát lại các khối chức năng đã thống nhất:</w:t>
      </w:r>
    </w:p>
    <w:p w:rsidR="00000000" w:rsidDel="00000000" w:rsidP="00000000" w:rsidRDefault="00000000" w:rsidRPr="00000000" w14:paraId="00000590">
      <w:pPr>
        <w:numPr>
          <w:ilvl w:val="0"/>
          <w:numId w:val="47"/>
        </w:numPr>
        <w:spacing w:after="0" w:afterAutospacing="0" w:before="240" w:lineRule="auto"/>
        <w:ind w:left="720" w:hanging="360"/>
      </w:pPr>
      <w:r w:rsidDel="00000000" w:rsidR="00000000" w:rsidRPr="00000000">
        <w:rPr>
          <w:rtl w:val="0"/>
        </w:rPr>
        <w:t xml:space="preserve">Khối cảm biến.</w:t>
      </w:r>
    </w:p>
    <w:p w:rsidR="00000000" w:rsidDel="00000000" w:rsidP="00000000" w:rsidRDefault="00000000" w:rsidRPr="00000000" w14:paraId="00000591">
      <w:pPr>
        <w:numPr>
          <w:ilvl w:val="0"/>
          <w:numId w:val="47"/>
        </w:numPr>
        <w:spacing w:after="0" w:afterAutospacing="0" w:before="0" w:beforeAutospacing="0" w:lineRule="auto"/>
        <w:ind w:left="720" w:hanging="360"/>
      </w:pPr>
      <w:r w:rsidDel="00000000" w:rsidR="00000000" w:rsidRPr="00000000">
        <w:rPr>
          <w:rtl w:val="0"/>
        </w:rPr>
        <w:t xml:space="preserve">Khối xử lý trung tâm.</w:t>
      </w:r>
    </w:p>
    <w:p w:rsidR="00000000" w:rsidDel="00000000" w:rsidP="00000000" w:rsidRDefault="00000000" w:rsidRPr="00000000" w14:paraId="00000592">
      <w:pPr>
        <w:numPr>
          <w:ilvl w:val="0"/>
          <w:numId w:val="47"/>
        </w:numPr>
        <w:spacing w:after="0" w:afterAutospacing="0" w:before="0" w:beforeAutospacing="0" w:lineRule="auto"/>
        <w:ind w:left="720" w:hanging="360"/>
      </w:pPr>
      <w:r w:rsidDel="00000000" w:rsidR="00000000" w:rsidRPr="00000000">
        <w:rPr>
          <w:rtl w:val="0"/>
        </w:rPr>
        <w:t xml:space="preserve">Khối hiển thị.</w:t>
      </w:r>
    </w:p>
    <w:p w:rsidR="00000000" w:rsidDel="00000000" w:rsidP="00000000" w:rsidRDefault="00000000" w:rsidRPr="00000000" w14:paraId="00000593">
      <w:pPr>
        <w:numPr>
          <w:ilvl w:val="0"/>
          <w:numId w:val="47"/>
        </w:numPr>
        <w:spacing w:after="0" w:afterAutospacing="0" w:before="0" w:beforeAutospacing="0" w:lineRule="auto"/>
        <w:ind w:left="720" w:hanging="360"/>
      </w:pPr>
      <w:r w:rsidDel="00000000" w:rsidR="00000000" w:rsidRPr="00000000">
        <w:rPr>
          <w:rtl w:val="0"/>
        </w:rPr>
        <w:t xml:space="preserve">Khối cảnh báo.</w:t>
      </w:r>
    </w:p>
    <w:p w:rsidR="00000000" w:rsidDel="00000000" w:rsidP="00000000" w:rsidRDefault="00000000" w:rsidRPr="00000000" w14:paraId="00000594">
      <w:pPr>
        <w:numPr>
          <w:ilvl w:val="0"/>
          <w:numId w:val="47"/>
        </w:numPr>
        <w:spacing w:after="0" w:afterAutospacing="0" w:before="0" w:beforeAutospacing="0" w:lineRule="auto"/>
        <w:ind w:left="720" w:hanging="360"/>
      </w:pPr>
      <w:r w:rsidDel="00000000" w:rsidR="00000000" w:rsidRPr="00000000">
        <w:rPr>
          <w:rtl w:val="0"/>
        </w:rPr>
        <w:t xml:space="preserve">Khối nguồn.</w:t>
      </w:r>
    </w:p>
    <w:p w:rsidR="00000000" w:rsidDel="00000000" w:rsidP="00000000" w:rsidRDefault="00000000" w:rsidRPr="00000000" w14:paraId="00000595">
      <w:pPr>
        <w:numPr>
          <w:ilvl w:val="0"/>
          <w:numId w:val="47"/>
        </w:numPr>
        <w:spacing w:after="0" w:afterAutospacing="0" w:before="0" w:beforeAutospacing="0" w:lineRule="auto"/>
        <w:ind w:left="720" w:hanging="360"/>
      </w:pPr>
      <w:r w:rsidDel="00000000" w:rsidR="00000000" w:rsidRPr="00000000">
        <w:rPr>
          <w:rtl w:val="0"/>
        </w:rPr>
        <w:t xml:space="preserve">Khối lấy mẫu khí.</w:t>
      </w:r>
    </w:p>
    <w:p w:rsidR="00000000" w:rsidDel="00000000" w:rsidP="00000000" w:rsidRDefault="00000000" w:rsidRPr="00000000" w14:paraId="00000596">
      <w:pPr>
        <w:numPr>
          <w:ilvl w:val="0"/>
          <w:numId w:val="47"/>
        </w:numPr>
        <w:spacing w:after="240" w:before="0" w:beforeAutospacing="0" w:lineRule="auto"/>
        <w:ind w:left="720" w:hanging="360"/>
      </w:pPr>
      <w:r w:rsidDel="00000000" w:rsidR="00000000" w:rsidRPr="00000000">
        <w:rPr>
          <w:rtl w:val="0"/>
        </w:rPr>
        <w:t xml:space="preserve">Khối ghi dữ liệu phục vụ kiểm thử.</w:t>
      </w:r>
    </w:p>
    <w:p w:rsidR="00000000" w:rsidDel="00000000" w:rsidP="00000000" w:rsidRDefault="00000000" w:rsidRPr="00000000" w14:paraId="0000059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rà soát các sơ đồ khối đã xây dựng ở Tuần 3, gồm sơ đồ tổng quan, sơ đồ khối chức năng, sơ đồ chi tiết phần cứng dự kiến và luồng điều khiển. Các sơ đồ này tiếp tục được sử dụng làm cơ sở cho việc chuẩn bị chương trình kiểm thử và sơ đồ nối dây ở các tuần sau.</w:t>
      </w:r>
    </w:p>
    <w:p w:rsidR="00000000" w:rsidDel="00000000" w:rsidP="00000000" w:rsidRDefault="00000000" w:rsidRPr="00000000" w14:paraId="0000059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Chuẩn bị môi trường firmware</w:t>
      </w:r>
    </w:p>
    <w:p w:rsidR="00000000" w:rsidDel="00000000" w:rsidP="00000000" w:rsidRDefault="00000000" w:rsidRPr="00000000" w14:paraId="0000059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thống nhất sử dụng VS Code + PlatformIO làm môi trường phát triển chính vì:</w:t>
      </w:r>
    </w:p>
    <w:p w:rsidR="00000000" w:rsidDel="00000000" w:rsidP="00000000" w:rsidRDefault="00000000" w:rsidRPr="00000000" w14:paraId="0000059A">
      <w:pPr>
        <w:numPr>
          <w:ilvl w:val="0"/>
          <w:numId w:val="74"/>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Quản lý project rõ ràng hơn Arduino IDE.</w:t>
      </w:r>
    </w:p>
    <w:p w:rsidR="00000000" w:rsidDel="00000000" w:rsidP="00000000" w:rsidRDefault="00000000" w:rsidRPr="00000000" w14:paraId="0000059B">
      <w:pPr>
        <w:numPr>
          <w:ilvl w:val="0"/>
          <w:numId w:val="74"/>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chia code thành nhiều thư mục như drivers, middleware, app.</w:t>
      </w:r>
    </w:p>
    <w:p w:rsidR="00000000" w:rsidDel="00000000" w:rsidP="00000000" w:rsidRDefault="00000000" w:rsidRPr="00000000" w14:paraId="0000059C">
      <w:pPr>
        <w:numPr>
          <w:ilvl w:val="0"/>
          <w:numId w:val="74"/>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thể quản lý thư viện và cấu hình board trong file platformio.ini.</w:t>
      </w:r>
    </w:p>
    <w:p w:rsidR="00000000" w:rsidDel="00000000" w:rsidP="00000000" w:rsidRDefault="00000000" w:rsidRPr="00000000" w14:paraId="0000059D">
      <w:pPr>
        <w:numPr>
          <w:ilvl w:val="0"/>
          <w:numId w:val="74"/>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Phù hợp khi project mở rộng thêm web dashboard, logging hoặc nhiều module.</w:t>
      </w:r>
    </w:p>
    <w:p w:rsidR="00000000" w:rsidDel="00000000" w:rsidP="00000000" w:rsidRDefault="00000000" w:rsidRPr="00000000" w14:paraId="0000059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Arduino IDE vẫn được giữ làm công cụ phụ để:</w:t>
      </w:r>
    </w:p>
    <w:p w:rsidR="00000000" w:rsidDel="00000000" w:rsidP="00000000" w:rsidRDefault="00000000" w:rsidRPr="00000000" w14:paraId="0000059F">
      <w:pPr>
        <w:numPr>
          <w:ilvl w:val="0"/>
          <w:numId w:val="8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nhanh từng module cảm biến.</w:t>
      </w:r>
    </w:p>
    <w:p w:rsidR="00000000" w:rsidDel="00000000" w:rsidP="00000000" w:rsidRDefault="00000000" w:rsidRPr="00000000" w14:paraId="000005A0">
      <w:pPr>
        <w:numPr>
          <w:ilvl w:val="0"/>
          <w:numId w:val="8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ví dụ mẫu từ thư viện.</w:t>
      </w:r>
    </w:p>
    <w:p w:rsidR="00000000" w:rsidDel="00000000" w:rsidP="00000000" w:rsidRDefault="00000000" w:rsidRPr="00000000" w14:paraId="000005A1">
      <w:pPr>
        <w:numPr>
          <w:ilvl w:val="0"/>
          <w:numId w:val="8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Nạp nhanh chương trình đơn giản khi cần debug.</w:t>
      </w:r>
    </w:p>
    <w:p w:rsidR="00000000" w:rsidDel="00000000" w:rsidP="00000000" w:rsidRDefault="00000000" w:rsidRPr="00000000" w14:paraId="000005A2">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A3">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A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 Cấu trúc fimware dự kiến</w:t>
      </w:r>
    </w:p>
    <w:p w:rsidR="00000000" w:rsidDel="00000000" w:rsidP="00000000" w:rsidRDefault="00000000" w:rsidRPr="00000000" w14:paraId="000005A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AirQualityMonitor/</w:t>
      </w:r>
    </w:p>
    <w:p w:rsidR="00000000" w:rsidDel="00000000" w:rsidP="00000000" w:rsidRDefault="00000000" w:rsidRPr="00000000" w14:paraId="000005A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firmware/</w:t>
      </w:r>
    </w:p>
    <w:p w:rsidR="00000000" w:rsidDel="00000000" w:rsidP="00000000" w:rsidRDefault="00000000" w:rsidRPr="00000000" w14:paraId="000005A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app/</w:t>
      </w:r>
    </w:p>
    <w:p w:rsidR="00000000" w:rsidDel="00000000" w:rsidP="00000000" w:rsidRDefault="00000000" w:rsidRPr="00000000" w14:paraId="000005A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drivers/</w:t>
      </w:r>
    </w:p>
    <w:p w:rsidR="00000000" w:rsidDel="00000000" w:rsidP="00000000" w:rsidRDefault="00000000" w:rsidRPr="00000000" w14:paraId="000005A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middleware/</w:t>
      </w:r>
    </w:p>
    <w:p w:rsidR="00000000" w:rsidDel="00000000" w:rsidP="00000000" w:rsidRDefault="00000000" w:rsidRPr="00000000" w14:paraId="000005A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web/</w:t>
      </w:r>
    </w:p>
    <w:p w:rsidR="00000000" w:rsidDel="00000000" w:rsidP="00000000" w:rsidRDefault="00000000" w:rsidRPr="00000000" w14:paraId="000005A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tests/</w:t>
      </w:r>
    </w:p>
    <w:p w:rsidR="00000000" w:rsidDel="00000000" w:rsidP="00000000" w:rsidRDefault="00000000" w:rsidRPr="00000000" w14:paraId="000005AC">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AD">
      <w:pPr>
        <w:spacing w:after="240" w:before="240" w:lineRule="auto"/>
        <w:rPr>
          <w:rFonts w:ascii="Montserrat" w:cs="Montserrat" w:eastAsia="Montserrat" w:hAnsi="Montserrat"/>
          <w:sz w:val="24"/>
          <w:szCs w:val="24"/>
        </w:rPr>
      </w:pPr>
      <w:r w:rsidDel="00000000" w:rsidR="00000000" w:rsidRPr="00000000">
        <w:rPr>
          <w:rtl w:val="0"/>
        </w:rPr>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4.334060891396"/>
        <w:gridCol w:w="6421.177750132228"/>
        <w:tblGridChange w:id="0">
          <w:tblGrid>
            <w:gridCol w:w="2604.334060891396"/>
            <w:gridCol w:w="6421.177750132228"/>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A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Thư mục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A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Chức năng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firmware/app/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Chứa chương trình chính của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firmware/drivers/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Chứa code đọc cảm biến, hiển thị, buzzer, LED, quạt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firmware/middleware/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Chứa thuật toán lọc dữ liệu, phân loại trạng thái, xử lý ngưỡng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firmware/web/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Dự phòng cho giao diện web/dashboard ở giai đoạn sau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firmware/tests/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Chứa chương trình kiểm thử riêng từng module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Thư mục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Chức năng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firmware/app/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Chứa chương trình chính của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firmware/drivers/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B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Chứa code đọc cảm biến, hiển thị, buzzer, LED, quạt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firmware/middleware/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Chứa thuật toán lọc dữ liệu, phân loại trạng thái, xử lý ngưỡng</w:t>
            </w:r>
          </w:p>
        </w:tc>
      </w:tr>
    </w:tbl>
    <w:p w:rsidR="00000000" w:rsidDel="00000000" w:rsidP="00000000" w:rsidRDefault="00000000" w:rsidRPr="00000000" w14:paraId="000005C2">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5C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file test dự kiến:</w:t>
      </w:r>
    </w:p>
    <w:p w:rsidR="00000000" w:rsidDel="00000000" w:rsidP="00000000" w:rsidRDefault="00000000" w:rsidRPr="00000000" w14:paraId="000005C4">
      <w:pPr>
        <w:spacing w:after="240" w:before="240" w:lineRule="auto"/>
        <w:rPr>
          <w:rFonts w:ascii="Montserrat" w:cs="Montserrat" w:eastAsia="Montserrat" w:hAnsi="Montserrat"/>
          <w:sz w:val="24"/>
          <w:szCs w:val="24"/>
        </w:rPr>
      </w:pPr>
      <w:r w:rsidDel="00000000" w:rsidR="00000000" w:rsidRPr="00000000">
        <w:rPr>
          <w:rtl w:val="0"/>
        </w:rPr>
      </w:r>
    </w:p>
    <w:tbl>
      <w:tblPr>
        <w:tblStyle w:val="Table49"/>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485"/>
        <w:tblGridChange w:id="0">
          <w:tblGrid>
            <w:gridCol w:w="2435"/>
            <w:gridCol w:w="648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Mục đích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test_dht22.cpp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cảm biến nhiệt độ, độ ẩm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test_mq135_adc.cpp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giá trị ADC từ MQ135</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test_dust_sensor.cpp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cảm biến bụi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test_oled.cpp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hiển thị OLED/LCD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C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test_led_buzzer.cpp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LED và buzzer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test_fan_control.cpp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điều khiển quạt hút</w:t>
            </w:r>
          </w:p>
        </w:tc>
      </w:tr>
    </w:tbl>
    <w:p w:rsidR="00000000" w:rsidDel="00000000" w:rsidP="00000000" w:rsidRDefault="00000000" w:rsidRPr="00000000" w14:paraId="000005D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Thư viện fimware cần chuẩn bị</w:t>
      </w:r>
    </w:p>
    <w:p w:rsidR="00000000" w:rsidDel="00000000" w:rsidP="00000000" w:rsidRDefault="00000000" w:rsidRPr="00000000" w14:paraId="000005D4">
      <w:pPr>
        <w:spacing w:after="240" w:before="240" w:lineRule="auto"/>
        <w:rPr>
          <w:rFonts w:ascii="Montserrat" w:cs="Montserrat" w:eastAsia="Montserrat" w:hAnsi="Montserrat"/>
          <w:sz w:val="24"/>
          <w:szCs w:val="24"/>
        </w:rPr>
      </w:pPr>
      <w:r w:rsidDel="00000000" w:rsidR="00000000" w:rsidRPr="00000000">
        <w:rPr>
          <w:rtl w:val="0"/>
        </w:rPr>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4.334060891396"/>
        <w:gridCol w:w="6421.177750132228"/>
        <w:tblGridChange w:id="0">
          <w:tblGrid>
            <w:gridCol w:w="2604.334060891396"/>
            <w:gridCol w:w="6421.177750132228"/>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Module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Thư viện / phương 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PlatformIO board esp32dev hoặc Arduino core for ESP32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DHT sensor library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OLED SSD1306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Adafruit SSD1306, Adafruit GFX</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Wire.h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D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Đọc ADC trực tiếp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Đọc ADC kết hợp điều khiển LED cảm biến nếu dùng GP2Y1010AU0F</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LED/Buzzer/Quạt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khiển GPIO</w:t>
            </w:r>
          </w:p>
        </w:tc>
      </w:tr>
    </w:tbl>
    <w:p w:rsidR="00000000" w:rsidDel="00000000" w:rsidP="00000000" w:rsidRDefault="00000000" w:rsidRPr="00000000" w14:paraId="000005E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note: cần kiểm tra điện áp trước khi nối trực tiếp với esp32 với cảm biến bụi hay mq135(cảm biến analog) tránh quá ngưỡng 3.3v của chân adc</w:t>
      </w:r>
    </w:p>
    <w:p w:rsidR="00000000" w:rsidDel="00000000" w:rsidP="00000000" w:rsidRDefault="00000000" w:rsidRPr="00000000" w14:paraId="000005E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Thiết kế phần cứng</w:t>
      </w:r>
    </w:p>
    <w:p w:rsidR="00000000" w:rsidDel="00000000" w:rsidP="00000000" w:rsidRDefault="00000000" w:rsidRPr="00000000" w14:paraId="000005E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thống nhất sử dụng Altium Designer để thiết kế schematic và PCB.</w:t>
      </w:r>
    </w:p>
    <w:p w:rsidR="00000000" w:rsidDel="00000000" w:rsidP="00000000" w:rsidRDefault="00000000" w:rsidRPr="00000000" w14:paraId="000005E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Cấu trúc phần cứng dự kiến:</w:t>
      </w:r>
    </w:p>
    <w:p w:rsidR="00000000" w:rsidDel="00000000" w:rsidP="00000000" w:rsidRDefault="00000000" w:rsidRPr="00000000" w14:paraId="000005E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AirQualityMonitor/</w:t>
      </w:r>
    </w:p>
    <w:p w:rsidR="00000000" w:rsidDel="00000000" w:rsidP="00000000" w:rsidRDefault="00000000" w:rsidRPr="00000000" w14:paraId="000005E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hardware/</w:t>
      </w:r>
    </w:p>
    <w:p w:rsidR="00000000" w:rsidDel="00000000" w:rsidP="00000000" w:rsidRDefault="00000000" w:rsidRPr="00000000" w14:paraId="000005E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Schematic.pdf</w:t>
      </w:r>
    </w:p>
    <w:p w:rsidR="00000000" w:rsidDel="00000000" w:rsidP="00000000" w:rsidRDefault="00000000" w:rsidRPr="00000000" w14:paraId="000005E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PCB.pdf</w:t>
      </w:r>
    </w:p>
    <w:p w:rsidR="00000000" w:rsidDel="00000000" w:rsidP="00000000" w:rsidRDefault="00000000" w:rsidRPr="00000000" w14:paraId="000005E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3D_Model.pdf</w:t>
      </w:r>
    </w:p>
    <w:p w:rsidR="00000000" w:rsidDel="00000000" w:rsidP="00000000" w:rsidRDefault="00000000" w:rsidRPr="00000000" w14:paraId="000005E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BOM.xlsx</w:t>
      </w:r>
    </w:p>
    <w:p w:rsidR="00000000" w:rsidDel="00000000" w:rsidP="00000000" w:rsidRDefault="00000000" w:rsidRPr="00000000" w14:paraId="000005E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PCB_Revision_History.md</w:t>
      </w:r>
    </w:p>
    <w:p w:rsidR="00000000" w:rsidDel="00000000" w:rsidP="00000000" w:rsidRDefault="00000000" w:rsidRPr="00000000" w14:paraId="000005F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Trong Tuần 4, nhóm mới tạo project phần cứng ban đầu, chưa thiết kế PCB hoàn chỉnh. Công việc chính là chuẩn bị:</w:t>
      </w:r>
    </w:p>
    <w:p w:rsidR="00000000" w:rsidDel="00000000" w:rsidP="00000000" w:rsidRDefault="00000000" w:rsidRPr="00000000" w14:paraId="000005F1">
      <w:pPr>
        <w:numPr>
          <w:ilvl w:val="0"/>
          <w:numId w:val="5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File schematic.</w:t>
      </w:r>
    </w:p>
    <w:p w:rsidR="00000000" w:rsidDel="00000000" w:rsidP="00000000" w:rsidRDefault="00000000" w:rsidRPr="00000000" w14:paraId="000005F2">
      <w:pPr>
        <w:numPr>
          <w:ilvl w:val="0"/>
          <w:numId w:val="5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Thư viện linh kiện cần dùng.</w:t>
      </w:r>
    </w:p>
    <w:p w:rsidR="00000000" w:rsidDel="00000000" w:rsidP="00000000" w:rsidRDefault="00000000" w:rsidRPr="00000000" w14:paraId="000005F3">
      <w:pPr>
        <w:numPr>
          <w:ilvl w:val="0"/>
          <w:numId w:val="5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Footprint cho ESP32 DevKit, MQ135, DHT22, OLED, jack DC, header, transistor/MOSFET.</w:t>
      </w:r>
    </w:p>
    <w:p w:rsidR="00000000" w:rsidDel="00000000" w:rsidP="00000000" w:rsidRDefault="00000000" w:rsidRPr="00000000" w14:paraId="000005F4">
      <w:pPr>
        <w:numPr>
          <w:ilvl w:val="0"/>
          <w:numId w:val="5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BOM sơ bộ.</w:t>
      </w:r>
    </w:p>
    <w:p w:rsidR="00000000" w:rsidDel="00000000" w:rsidP="00000000" w:rsidRDefault="00000000" w:rsidRPr="00000000" w14:paraId="000005F5">
      <w:pPr>
        <w:numPr>
          <w:ilvl w:val="0"/>
          <w:numId w:val="5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Quy ước đặt tên net và đặt tên linh kiện.</w:t>
      </w:r>
    </w:p>
    <w:p w:rsidR="00000000" w:rsidDel="00000000" w:rsidP="00000000" w:rsidRDefault="00000000" w:rsidRPr="00000000" w14:paraId="000005F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 Quy ước thiết kế đầu trên altium</w:t>
      </w:r>
    </w:p>
    <w:p w:rsidR="00000000" w:rsidDel="00000000" w:rsidP="00000000" w:rsidRDefault="00000000" w:rsidRPr="00000000" w14:paraId="000005F7">
      <w:pPr>
        <w:spacing w:after="240" w:before="240" w:lineRule="auto"/>
        <w:rPr>
          <w:rFonts w:ascii="Montserrat" w:cs="Montserrat" w:eastAsia="Montserrat" w:hAnsi="Montserrat"/>
          <w:sz w:val="24"/>
          <w:szCs w:val="24"/>
        </w:rPr>
      </w:pPr>
      <w:r w:rsidDel="00000000" w:rsidR="00000000" w:rsidRPr="00000000">
        <w:rPr>
          <w:rtl w:val="0"/>
        </w:rPr>
      </w:r>
    </w:p>
    <w:tbl>
      <w:tblPr>
        <w:tblStyle w:val="Table51"/>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500"/>
        <w:tblGridChange w:id="0">
          <w:tblGrid>
            <w:gridCol w:w="2420"/>
            <w:gridCol w:w="650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Quy ước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Tên project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AirQualityMonitor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Nguồn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+5V</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Nguồn logic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F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+3V3</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GND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 hiệu 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SDA, SCL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 hiệu 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MQ135_ADC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 hiệu 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DUST_ADC, DUST_LED_CTRL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 hiệu 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DHT22_DATA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LED_WARN, BUZZER_CTRL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0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FAN_CTRL</w:t>
            </w:r>
          </w:p>
        </w:tc>
      </w:tr>
    </w:tbl>
    <w:p w:rsidR="00000000" w:rsidDel="00000000" w:rsidP="00000000" w:rsidRDefault="00000000" w:rsidRPr="00000000" w14:paraId="0000060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thống nhất rằng các tải như buzzer và quạt hút không được cấp trực tiếp từ GPIO ESP32, mà cần dùng transistor hoặc MOSFET để điều khiển. </w:t>
      </w:r>
    </w:p>
    <w:p w:rsidR="00000000" w:rsidDel="00000000" w:rsidP="00000000" w:rsidRDefault="00000000" w:rsidRPr="00000000" w14:paraId="0000060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KẾT QUẢ ĐẠT ĐƯỢC</w:t>
      </w:r>
    </w:p>
    <w:p w:rsidR="00000000" w:rsidDel="00000000" w:rsidP="00000000" w:rsidRDefault="00000000" w:rsidRPr="00000000" w14:paraId="00000610">
      <w:pPr>
        <w:numPr>
          <w:ilvl w:val="0"/>
          <w:numId w:val="8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VS Code + PlatformIO là môi trường phát triển firmware chính.</w:t>
      </w:r>
    </w:p>
    <w:p w:rsidR="00000000" w:rsidDel="00000000" w:rsidP="00000000" w:rsidRDefault="00000000" w:rsidRPr="00000000" w14:paraId="00000611">
      <w:pPr>
        <w:numPr>
          <w:ilvl w:val="0"/>
          <w:numId w:val="8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Giữ Arduino IDE làm công cụ kiểm thử nhanh và dự phòng.</w:t>
      </w:r>
    </w:p>
    <w:p w:rsidR="00000000" w:rsidDel="00000000" w:rsidP="00000000" w:rsidRDefault="00000000" w:rsidRPr="00000000" w14:paraId="00000612">
      <w:pPr>
        <w:numPr>
          <w:ilvl w:val="0"/>
          <w:numId w:val="8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được các thư viện cần dùng cho ESP32, DHT22, OLED, MQ135 và cảm biến bụi.</w:t>
      </w:r>
    </w:p>
    <w:p w:rsidR="00000000" w:rsidDel="00000000" w:rsidP="00000000" w:rsidRDefault="00000000" w:rsidRPr="00000000" w14:paraId="00000613">
      <w:pPr>
        <w:numPr>
          <w:ilvl w:val="0"/>
          <w:numId w:val="8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Đề xuất cấu trúc thư mục firmware/.</w:t>
      </w:r>
    </w:p>
    <w:p w:rsidR="00000000" w:rsidDel="00000000" w:rsidP="00000000" w:rsidRDefault="00000000" w:rsidRPr="00000000" w14:paraId="00000614">
      <w:pPr>
        <w:numPr>
          <w:ilvl w:val="0"/>
          <w:numId w:val="8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Thống nhất sử dụng Altium Designer để thiết kế schematic và PCB.</w:t>
      </w:r>
    </w:p>
    <w:p w:rsidR="00000000" w:rsidDel="00000000" w:rsidP="00000000" w:rsidRDefault="00000000" w:rsidRPr="00000000" w14:paraId="00000615">
      <w:pPr>
        <w:numPr>
          <w:ilvl w:val="0"/>
          <w:numId w:val="8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Đề xuất cấu trúc thư mục hardware/.</w:t>
      </w:r>
    </w:p>
    <w:p w:rsidR="00000000" w:rsidDel="00000000" w:rsidP="00000000" w:rsidRDefault="00000000" w:rsidRPr="00000000" w14:paraId="00000616">
      <w:pPr>
        <w:numPr>
          <w:ilvl w:val="0"/>
          <w:numId w:val="8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Thống nhất quy ước đặt tên net, nguồn và tín hiệu.</w:t>
      </w:r>
    </w:p>
    <w:p w:rsidR="00000000" w:rsidDel="00000000" w:rsidP="00000000" w:rsidRDefault="00000000" w:rsidRPr="00000000" w14:paraId="00000617">
      <w:pPr>
        <w:numPr>
          <w:ilvl w:val="0"/>
          <w:numId w:val="8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nội dung ban đầu cho docs/TestPlan.pdf.</w:t>
      </w:r>
    </w:p>
    <w:p w:rsidR="00000000" w:rsidDel="00000000" w:rsidP="00000000" w:rsidRDefault="00000000" w:rsidRPr="00000000" w14:paraId="00000618">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1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VẤN ĐỀ GẶP PHẢI VÀ GIẢI PHÁP</w:t>
      </w:r>
    </w:p>
    <w:p w:rsidR="00000000" w:rsidDel="00000000" w:rsidP="00000000" w:rsidRDefault="00000000" w:rsidRPr="00000000" w14:paraId="0000061A">
      <w:pPr>
        <w:spacing w:after="240" w:before="240" w:lineRule="auto"/>
        <w:rPr>
          <w:rFonts w:ascii="Montserrat" w:cs="Montserrat" w:eastAsia="Montserrat" w:hAnsi="Montserrat"/>
          <w:sz w:val="24"/>
          <w:szCs w:val="24"/>
        </w:rPr>
      </w:pPr>
      <w:r w:rsidDel="00000000" w:rsidR="00000000" w:rsidRPr="00000000">
        <w:rPr>
          <w:rtl w:val="0"/>
        </w:rPr>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3.3904912097555"/>
        <w:gridCol w:w="3935.666292771232"/>
        <w:gridCol w:w="3356.4550270426353"/>
        <w:tblGridChange w:id="0">
          <w:tblGrid>
            <w:gridCol w:w="1733.3904912097555"/>
            <w:gridCol w:w="3935.666292771232"/>
            <w:gridCol w:w="3356.455027042635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1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1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1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1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hai môi trường lập trình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1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PlatformIO chuyên nghiệp hơn nhưng Arduino IDE dễ dùng hơn khi test nhanh.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Dùng PlatformIO cho project chính, Arduino IDE cho test nhanh từng module.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Chưa có đủ linh kiện để test thật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Tuần này mới chuẩn bị môi trường, chưa thể kiểm chứng toàn bộ module.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trước code test và checklist để tuần sau triển khai nhanh hơn.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Thư viện Altium có thể thiếu footprint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số module như ESP32 DevKit hoặc MQ135 cần kiểm tra footprint kỹ.</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thư viện, nếu cần sẽ tạo footprint thủ công hoặc dùng module header.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analog có nguy cơ vượt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 và cảm biến bụi có thể cần mạch chia áp hoặc kiểm tra điện áp trước khi nối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2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Đưa yêu cầu kiểm tra điện áp và mạch chia áp vào bước thiết kế schematic.</w:t>
            </w:r>
          </w:p>
        </w:tc>
      </w:tr>
    </w:tbl>
    <w:p w:rsidR="00000000" w:rsidDel="00000000" w:rsidP="00000000" w:rsidRDefault="00000000" w:rsidRPr="00000000" w14:paraId="0000062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BÀI HỌC KINH NGHIỆM</w:t>
      </w:r>
    </w:p>
    <w:p w:rsidR="00000000" w:rsidDel="00000000" w:rsidP="00000000" w:rsidRDefault="00000000" w:rsidRPr="00000000" w14:paraId="0000062B">
      <w:pPr>
        <w:numPr>
          <w:ilvl w:val="0"/>
          <w:numId w:val="1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Việc chuẩn bị môi trường phát triển trước giúp giảm lỗi khi bước vào lập trình và thiết kế mạch.</w:t>
      </w:r>
    </w:p>
    <w:p w:rsidR="00000000" w:rsidDel="00000000" w:rsidP="00000000" w:rsidRDefault="00000000" w:rsidRPr="00000000" w14:paraId="0000062C">
      <w:pPr>
        <w:numPr>
          <w:ilvl w:val="0"/>
          <w:numId w:val="1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PlatformIO phù hợp với project có cấu trúc nhiều module hơn so với viết tất cả trong một file .ino.</w:t>
      </w:r>
    </w:p>
    <w:p w:rsidR="00000000" w:rsidDel="00000000" w:rsidP="00000000" w:rsidRDefault="00000000" w:rsidRPr="00000000" w14:paraId="0000062D">
      <w:pPr>
        <w:numPr>
          <w:ilvl w:val="0"/>
          <w:numId w:val="1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Arduino IDE vẫn hữu ích trong giai đoạn kiểm thử nhanh cảm biến.</w:t>
      </w:r>
    </w:p>
    <w:p w:rsidR="00000000" w:rsidDel="00000000" w:rsidP="00000000" w:rsidRDefault="00000000" w:rsidRPr="00000000" w14:paraId="0000062E">
      <w:pPr>
        <w:numPr>
          <w:ilvl w:val="0"/>
          <w:numId w:val="1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Khi thiết kế phần cứng bằng Altium, cần thống nhất tên net và footprint từ đầu để tránh lỗi khi chuyển từ schematic sang PCB.</w:t>
      </w:r>
    </w:p>
    <w:p w:rsidR="00000000" w:rsidDel="00000000" w:rsidP="00000000" w:rsidRDefault="00000000" w:rsidRPr="00000000" w14:paraId="0000062F">
      <w:pPr>
        <w:numPr>
          <w:ilvl w:val="0"/>
          <w:numId w:val="1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Với ESP32, các chân ADC cần được bảo vệ vì mức điện áp logic chỉ là 3.3V.</w:t>
      </w:r>
    </w:p>
    <w:p w:rsidR="00000000" w:rsidDel="00000000" w:rsidP="00000000" w:rsidRDefault="00000000" w:rsidRPr="00000000" w14:paraId="00000630">
      <w:pPr>
        <w:pStyle w:val="Heading2"/>
        <w:keepNext w:val="0"/>
        <w:keepLines w:val="0"/>
        <w:spacing w:after="80" w:lineRule="auto"/>
        <w:rPr>
          <w:rFonts w:ascii="Montserrat" w:cs="Montserrat" w:eastAsia="Montserrat" w:hAnsi="Montserrat"/>
          <w:b w:val="1"/>
          <w:bCs w:val="1"/>
          <w:sz w:val="34"/>
          <w:szCs w:val="34"/>
        </w:rPr>
      </w:pPr>
      <w:bookmarkStart w:colFirst="0" w:colLast="0" w:name="_jq2ycf82lswe" w:id="66"/>
      <w:bookmarkEnd w:id="66"/>
      <w:r w:rsidDel="00000000" w:rsidR="00000000" w:rsidRPr="00000000">
        <w:rPr>
          <w:rFonts w:ascii="Montserrat" w:cs="Montserrat" w:eastAsia="Montserrat" w:hAnsi="Montserrat"/>
          <w:b w:val="1"/>
          <w:bCs w:val="1"/>
          <w:sz w:val="34"/>
          <w:szCs w:val="34"/>
          <w:rtl w:val="0"/>
        </w:rPr>
        <w:t xml:space="preserve">KẾ HOẠCH TIẾP THEO</w:t>
      </w:r>
    </w:p>
    <w:p w:rsidR="00000000" w:rsidDel="00000000" w:rsidP="00000000" w:rsidRDefault="00000000" w:rsidRPr="00000000" w14:paraId="00000631">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Buổi làm việc tiếp theo: </w:t>
      </w:r>
      <w:r w:rsidDel="00000000" w:rsidR="00000000" w:rsidRPr="00000000">
        <w:rPr>
          <w:rFonts w:ascii="Montserrat" w:cs="Montserrat" w:eastAsia="Montserrat" w:hAnsi="Montserrat"/>
          <w:b w:val="1"/>
          <w:bCs w:val="1"/>
          <w:sz w:val="24"/>
          <w:szCs w:val="24"/>
          <w:rtl w:val="0"/>
        </w:rPr>
        <w:t xml:space="preserve">Tuần 5</w:t>
      </w:r>
    </w:p>
    <w:p w:rsidR="00000000" w:rsidDel="00000000" w:rsidP="00000000" w:rsidRDefault="00000000" w:rsidRPr="00000000" w14:paraId="0000063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 dự kiến:</w:t>
      </w:r>
    </w:p>
    <w:p w:rsidR="00000000" w:rsidDel="00000000" w:rsidP="00000000" w:rsidRDefault="00000000" w:rsidRPr="00000000" w14:paraId="00000633">
      <w:pPr>
        <w:numPr>
          <w:ilvl w:val="0"/>
          <w:numId w:val="65"/>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Thiết kế sơ đồ nối dây chi tiết giữa ESP32 và các module.</w:t>
      </w:r>
    </w:p>
    <w:p w:rsidR="00000000" w:rsidDel="00000000" w:rsidP="00000000" w:rsidRDefault="00000000" w:rsidRPr="00000000" w14:paraId="00000634">
      <w:pPr>
        <w:numPr>
          <w:ilvl w:val="0"/>
          <w:numId w:val="6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Phân công chân GPIO cụ thể.</w:t>
      </w:r>
    </w:p>
    <w:p w:rsidR="00000000" w:rsidDel="00000000" w:rsidP="00000000" w:rsidRDefault="00000000" w:rsidRPr="00000000" w14:paraId="00000635">
      <w:pPr>
        <w:numPr>
          <w:ilvl w:val="0"/>
          <w:numId w:val="6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code test từng module trong </w:t>
      </w:r>
      <w:r w:rsidDel="00000000" w:rsidR="00000000" w:rsidRPr="00000000">
        <w:rPr>
          <w:rFonts w:ascii="Roboto Mono" w:cs="Roboto Mono" w:eastAsia="Roboto Mono" w:hAnsi="Roboto Mono"/>
          <w:sz w:val="24"/>
          <w:szCs w:val="24"/>
          <w:rtl w:val="0"/>
        </w:rPr>
        <w:t xml:space="preserve">firmware/tests/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636">
      <w:pPr>
        <w:numPr>
          <w:ilvl w:val="0"/>
          <w:numId w:val="6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Xây dựng thuật toán đọc dữ liệu và lọc trung bình.</w:t>
      </w:r>
    </w:p>
    <w:p w:rsidR="00000000" w:rsidDel="00000000" w:rsidP="00000000" w:rsidRDefault="00000000" w:rsidRPr="00000000" w14:paraId="00000637">
      <w:pPr>
        <w:numPr>
          <w:ilvl w:val="0"/>
          <w:numId w:val="65"/>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Xây dựng logic cảnh báo LED, buzzer và quạt.</w:t>
      </w:r>
    </w:p>
    <w:p w:rsidR="00000000" w:rsidDel="00000000" w:rsidP="00000000" w:rsidRDefault="00000000" w:rsidRPr="00000000" w14:paraId="00000638">
      <w:pPr>
        <w:numPr>
          <w:ilvl w:val="0"/>
          <w:numId w:val="65"/>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Bắt đầu phác thảo schematic trong Altium dựa trên các net đã thống nhất.</w:t>
      </w:r>
    </w:p>
    <w:p w:rsidR="00000000" w:rsidDel="00000000" w:rsidP="00000000" w:rsidRDefault="00000000" w:rsidRPr="00000000" w14:paraId="00000639">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3A">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3B">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3C">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3D">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3E">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3F">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0">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1">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2">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3">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4">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5">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6">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7">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8">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649">
      <w:pPr>
        <w:rPr>
          <w:rFonts w:ascii="Montserrat" w:cs="Montserrat" w:eastAsia="Montserrat" w:hAnsi="Montserrat"/>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4"/>
          <w:szCs w:val="24"/>
        </w:rPr>
        <w:sectPr>
          <w:type w:val="nextPage"/>
          <w:pgSz w:h="16834" w:w="11909" w:orient="portrait"/>
          <w:pgMar w:bottom="1440" w:top="1440" w:left="1440" w:right="1440" w:header="720" w:footer="720"/>
          <w:pgNumType w:start="1"/>
        </w:sectPr>
      </w:pPr>
      <w:bookmarkStart w:colFirst="0" w:colLast="0" w:name="_v8u4v92bvesv"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5 (10/4) tiếp tục công việc tuần 4</w:t>
      </w:r>
      <w:r w:rsidDel="00000000" w:rsidR="00000000" w:rsidRPr="00000000">
        <w:rPr>
          <w:rtl w:val="0"/>
        </w:rPr>
      </w:r>
    </w:p>
    <w:p w:rsidR="00000000" w:rsidDel="00000000" w:rsidP="00000000" w:rsidRDefault="00000000" w:rsidRPr="00000000" w14:paraId="0000064B">
      <w:pPr>
        <w:pStyle w:val="Heading1"/>
        <w:keepNext w:val="0"/>
        <w:keepLines w:val="0"/>
        <w:spacing w:before="480" w:lineRule="auto"/>
        <w:rPr>
          <w:rFonts w:ascii="Montserrat" w:cs="Montserrat" w:eastAsia="Montserrat" w:hAnsi="Montserrat"/>
          <w:b w:val="1"/>
          <w:bCs w:val="1"/>
          <w:sz w:val="46"/>
          <w:szCs w:val="46"/>
        </w:rPr>
      </w:pPr>
      <w:bookmarkStart w:colFirst="0" w:colLast="0" w:name="_rwsd5boy546g" w:id="68"/>
      <w:bookmarkEnd w:id="68"/>
      <w:r w:rsidDel="00000000" w:rsidR="00000000" w:rsidRPr="00000000">
        <w:rPr>
          <w:rFonts w:ascii="Montserrat" w:cs="Montserrat" w:eastAsia="Montserrat" w:hAnsi="Montserrat"/>
          <w:b w:val="1"/>
          <w:bCs w:val="1"/>
          <w:sz w:val="46"/>
          <w:szCs w:val="46"/>
          <w:rtl w:val="0"/>
        </w:rPr>
        <w:t xml:space="preserve">Tuần 5: Thiết kế sơ đồ nối dây logic, phân công GPIO và kiểm thử module </w:t>
      </w:r>
    </w:p>
    <w:p w:rsidR="00000000" w:rsidDel="00000000" w:rsidP="00000000" w:rsidRDefault="00000000" w:rsidRPr="00000000" w14:paraId="0000064C">
      <w:pPr>
        <w:pStyle w:val="Heading2"/>
        <w:keepNext w:val="0"/>
        <w:keepLines w:val="0"/>
        <w:spacing w:after="80" w:lineRule="auto"/>
        <w:rPr>
          <w:rFonts w:ascii="Montserrat" w:cs="Montserrat" w:eastAsia="Montserrat" w:hAnsi="Montserrat"/>
          <w:b w:val="1"/>
          <w:bCs w:val="1"/>
          <w:sz w:val="34"/>
          <w:szCs w:val="34"/>
        </w:rPr>
      </w:pPr>
      <w:bookmarkStart w:colFirst="0" w:colLast="0" w:name="_uvwcsypoj2dm" w:id="69"/>
      <w:bookmarkEnd w:id="69"/>
      <w:r w:rsidDel="00000000" w:rsidR="00000000" w:rsidRPr="00000000">
        <w:rPr>
          <w:rFonts w:ascii="Montserrat" w:cs="Montserrat" w:eastAsia="Montserrat" w:hAnsi="Montserrat"/>
          <w:b w:val="1"/>
          <w:bCs w:val="1"/>
          <w:sz w:val="34"/>
          <w:szCs w:val="34"/>
          <w:rtl w:val="0"/>
        </w:rPr>
        <w:t xml:space="preserve">Buổi làm việc số: 05</w:t>
      </w:r>
    </w:p>
    <w:p w:rsidR="00000000" w:rsidDel="00000000" w:rsidP="00000000" w:rsidRDefault="00000000" w:rsidRPr="00000000" w14:paraId="0000064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Ngày/Giờ:</w:t>
      </w:r>
      <w:r w:rsidDel="00000000" w:rsidR="00000000" w:rsidRPr="00000000">
        <w:rPr>
          <w:rFonts w:ascii="Montserrat" w:cs="Montserrat" w:eastAsia="Montserrat" w:hAnsi="Montserrat"/>
          <w:rtl w:val="0"/>
        </w:rPr>
        <w:t xml:space="preserve"> 10/04/2026, 20:00 - 22:30</w:t>
        <w:br w:type="textWrapping"/>
        <w:t xml:space="preserve"> </w:t>
      </w:r>
      <w:r w:rsidDel="00000000" w:rsidR="00000000" w:rsidRPr="00000000">
        <w:rPr>
          <w:rFonts w:ascii="Montserrat" w:cs="Montserrat" w:eastAsia="Montserrat" w:hAnsi="Montserrat"/>
          <w:b w:val="1"/>
          <w:bCs w:val="1"/>
          <w:rtl w:val="0"/>
        </w:rPr>
        <w:t xml:space="preserve">Địa điểm:</w:t>
      </w:r>
      <w:r w:rsidDel="00000000" w:rsidR="00000000" w:rsidRPr="00000000">
        <w:rPr>
          <w:rFonts w:ascii="Montserrat" w:cs="Montserrat" w:eastAsia="Montserrat" w:hAnsi="Montserrat"/>
          <w:rtl w:val="0"/>
        </w:rPr>
        <w:t xml:space="preserve"> Họp online qua Microsoft Teams</w:t>
        <w:br w:type="textWrapping"/>
        <w:t xml:space="preserve"> </w:t>
      </w:r>
      <w:r w:rsidDel="00000000" w:rsidR="00000000" w:rsidRPr="00000000">
        <w:rPr>
          <w:rFonts w:ascii="Montserrat" w:cs="Montserrat" w:eastAsia="Montserrat" w:hAnsi="Montserrat"/>
          <w:b w:val="1"/>
          <w:bCs w:val="1"/>
          <w:rtl w:val="0"/>
        </w:rPr>
        <w:t xml:space="preserve">Thành viên tham gia:</w:t>
      </w:r>
    </w:p>
    <w:p w:rsidR="00000000" w:rsidDel="00000000" w:rsidP="00000000" w:rsidRDefault="00000000" w:rsidRPr="00000000" w14:paraId="0000064E">
      <w:pPr>
        <w:numPr>
          <w:ilvl w:val="0"/>
          <w:numId w:val="8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p w:rsidR="00000000" w:rsidDel="00000000" w:rsidP="00000000" w:rsidRDefault="00000000" w:rsidRPr="00000000" w14:paraId="0000064F">
      <w:pPr>
        <w:numPr>
          <w:ilvl w:val="0"/>
          <w:numId w:val="8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p w:rsidR="00000000" w:rsidDel="00000000" w:rsidP="00000000" w:rsidRDefault="00000000" w:rsidRPr="00000000" w14:paraId="00000650">
      <w:pPr>
        <w:numPr>
          <w:ilvl w:val="0"/>
          <w:numId w:val="8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p w:rsidR="00000000" w:rsidDel="00000000" w:rsidP="00000000" w:rsidRDefault="00000000" w:rsidRPr="00000000" w14:paraId="00000651">
      <w:pPr>
        <w:pStyle w:val="Heading2"/>
        <w:keepNext w:val="0"/>
        <w:keepLines w:val="0"/>
        <w:spacing w:after="80" w:lineRule="auto"/>
        <w:rPr>
          <w:rFonts w:ascii="Montserrat" w:cs="Montserrat" w:eastAsia="Montserrat" w:hAnsi="Montserrat"/>
          <w:b w:val="1"/>
          <w:bCs w:val="1"/>
          <w:sz w:val="34"/>
          <w:szCs w:val="34"/>
        </w:rPr>
      </w:pPr>
      <w:bookmarkStart w:colFirst="0" w:colLast="0" w:name="_pmz8cyqfn542" w:id="70"/>
      <w:bookmarkEnd w:id="70"/>
      <w:r w:rsidDel="00000000" w:rsidR="00000000" w:rsidRPr="00000000">
        <w:rPr>
          <w:rFonts w:ascii="Montserrat" w:cs="Montserrat" w:eastAsia="Montserrat" w:hAnsi="Montserrat"/>
          <w:b w:val="1"/>
          <w:bCs w:val="1"/>
          <w:sz w:val="34"/>
          <w:szCs w:val="34"/>
          <w:rtl w:val="0"/>
        </w:rPr>
        <w:t xml:space="preserve">MỤC TIÊU BUỔI LÀM VIỆC</w:t>
      </w:r>
    </w:p>
    <w:p w:rsidR="00000000" w:rsidDel="00000000" w:rsidP="00000000" w:rsidRDefault="00000000" w:rsidRPr="00000000" w14:paraId="00000652">
      <w:pPr>
        <w:numPr>
          <w:ilvl w:val="0"/>
          <w:numId w:val="36"/>
        </w:numPr>
        <w:spacing w:after="0" w:afterAutospacing="0" w:before="240" w:lineRule="auto"/>
        <w:ind w:left="720" w:hanging="360"/>
        <w:rPr>
          <w:rFonts w:ascii="Montserrat" w:cs="Montserrat" w:eastAsia="Montserrat" w:hAnsi="Montserrat"/>
        </w:rPr>
      </w:pPr>
      <w:r w:rsidDel="00000000" w:rsidR="00000000" w:rsidRPr="00000000">
        <w:rPr>
          <w:rtl w:val="0"/>
        </w:rPr>
        <w:t xml:space="preserve">Phân công chân GPIO cho các module.</w:t>
      </w:r>
    </w:p>
    <w:p w:rsidR="00000000" w:rsidDel="00000000" w:rsidP="00000000" w:rsidRDefault="00000000" w:rsidRPr="00000000" w14:paraId="00000653">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tl w:val="0"/>
        </w:rPr>
        <w:t xml:space="preserve">Thiết kế sơ đồ nối dây logic giữa ESP32 và các cảm biến/thiết bị ngoại vi.</w:t>
      </w:r>
    </w:p>
    <w:p w:rsidR="00000000" w:rsidDel="00000000" w:rsidP="00000000" w:rsidRDefault="00000000" w:rsidRPr="00000000" w14:paraId="00000654">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tl w:val="0"/>
        </w:rPr>
        <w:t xml:space="preserve">Xác định nguyên tắc kết nối ADC, I2C và GPIO.</w:t>
      </w:r>
    </w:p>
    <w:p w:rsidR="00000000" w:rsidDel="00000000" w:rsidP="00000000" w:rsidRDefault="00000000" w:rsidRPr="00000000" w14:paraId="00000655">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tl w:val="0"/>
        </w:rPr>
        <w:t xml:space="preserve">Viết hoặc chuẩn bị code kiểm thử riêng cho từng module bằng C++ trên PlatformIO.</w:t>
      </w:r>
    </w:p>
    <w:p w:rsidR="00000000" w:rsidDel="00000000" w:rsidP="00000000" w:rsidRDefault="00000000" w:rsidRPr="00000000" w14:paraId="00000656">
      <w:pPr>
        <w:numPr>
          <w:ilvl w:val="0"/>
          <w:numId w:val="36"/>
        </w:numPr>
        <w:spacing w:after="0" w:afterAutospacing="0" w:before="0" w:beforeAutospacing="0" w:lineRule="auto"/>
        <w:ind w:left="720" w:hanging="360"/>
        <w:rPr>
          <w:rFonts w:ascii="Montserrat" w:cs="Montserrat" w:eastAsia="Montserrat" w:hAnsi="Montserrat"/>
        </w:rPr>
      </w:pPr>
      <w:r w:rsidDel="00000000" w:rsidR="00000000" w:rsidRPr="00000000">
        <w:rPr>
          <w:rtl w:val="0"/>
        </w:rPr>
        <w:t xml:space="preserve">Xây dựng thuật toán xử lý dữ liệu sơ bộ: đọc cảm biến, lấy trung bình, phân loại trạng thái.</w:t>
      </w:r>
    </w:p>
    <w:p w:rsidR="00000000" w:rsidDel="00000000" w:rsidP="00000000" w:rsidRDefault="00000000" w:rsidRPr="00000000" w14:paraId="00000657">
      <w:pPr>
        <w:numPr>
          <w:ilvl w:val="0"/>
          <w:numId w:val="36"/>
        </w:numPr>
        <w:spacing w:after="240" w:before="0" w:beforeAutospacing="0" w:lineRule="auto"/>
        <w:ind w:left="720" w:hanging="360"/>
        <w:rPr>
          <w:rFonts w:ascii="Montserrat" w:cs="Montserrat" w:eastAsia="Montserrat" w:hAnsi="Montserrat"/>
        </w:rPr>
      </w:pPr>
      <w:r w:rsidDel="00000000" w:rsidR="00000000" w:rsidRPr="00000000">
        <w:rPr>
          <w:rtl w:val="0"/>
        </w:rPr>
        <w:t xml:space="preserve">Chuẩn bị cơ sở cho schematic trên Altium ở các tuần tiếp theo.</w:t>
      </w:r>
    </w:p>
    <w:p w:rsidR="00000000" w:rsidDel="00000000" w:rsidP="00000000" w:rsidRDefault="00000000" w:rsidRPr="00000000" w14:paraId="00000658">
      <w:pPr>
        <w:pStyle w:val="Heading2"/>
        <w:keepNext w:val="0"/>
        <w:keepLines w:val="0"/>
        <w:spacing w:after="80" w:lineRule="auto"/>
        <w:rPr>
          <w:rFonts w:ascii="Montserrat" w:cs="Montserrat" w:eastAsia="Montserrat" w:hAnsi="Montserrat"/>
          <w:b w:val="1"/>
          <w:bCs w:val="1"/>
          <w:sz w:val="34"/>
          <w:szCs w:val="34"/>
        </w:rPr>
      </w:pPr>
      <w:bookmarkStart w:colFirst="0" w:colLast="0" w:name="_llr4upl6xdvq" w:id="71"/>
      <w:bookmarkEnd w:id="71"/>
      <w:r w:rsidDel="00000000" w:rsidR="00000000" w:rsidRPr="00000000">
        <w:rPr>
          <w:rFonts w:ascii="Montserrat" w:cs="Montserrat" w:eastAsia="Montserrat" w:hAnsi="Montserrat"/>
          <w:b w:val="1"/>
          <w:bCs w:val="1"/>
          <w:sz w:val="34"/>
          <w:szCs w:val="34"/>
          <w:rtl w:val="0"/>
        </w:rPr>
        <w:t xml:space="preserve">KẾ HOẠCH THỰC HIỆN</w:t>
      </w:r>
    </w:p>
    <w:tbl>
      <w:tblPr>
        <w:tblStyle w:val="Table53"/>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4100"/>
        <w:tblGridChange w:id="0">
          <w:tblGrid>
            <w:gridCol w:w="1595"/>
            <w:gridCol w:w="410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Nội dung công việc</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rFonts w:ascii="Montserrat" w:cs="Montserrat" w:eastAsia="Montserrat" w:hAnsi="Montserrat"/>
              </w:rPr>
            </w:pPr>
            <w:r w:rsidDel="00000000" w:rsidR="00000000" w:rsidRPr="00000000">
              <w:rPr>
                <w:rFonts w:ascii="Montserrat" w:cs="Montserrat" w:eastAsia="Montserrat" w:hAnsi="Montserrat"/>
                <w:rtl w:val="0"/>
              </w:rPr>
              <w:t xml:space="preserve">20:00 - 20:15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rFonts w:ascii="Montserrat" w:cs="Montserrat" w:eastAsia="Montserrat" w:hAnsi="Montserrat"/>
              </w:rPr>
            </w:pPr>
            <w:r w:rsidDel="00000000" w:rsidR="00000000" w:rsidRPr="00000000">
              <w:rPr>
                <w:rFonts w:ascii="Montserrat" w:cs="Montserrat" w:eastAsia="Montserrat" w:hAnsi="Montserrat"/>
                <w:rtl w:val="0"/>
              </w:rPr>
              <w:t xml:space="preserve">Rà soát kế hoạch kiểm thử từ Tuần 4</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rFonts w:ascii="Montserrat" w:cs="Montserrat" w:eastAsia="Montserrat" w:hAnsi="Montserrat"/>
              </w:rPr>
            </w:pPr>
            <w:r w:rsidDel="00000000" w:rsidR="00000000" w:rsidRPr="00000000">
              <w:rPr>
                <w:rFonts w:ascii="Montserrat" w:cs="Montserrat" w:eastAsia="Montserrat" w:hAnsi="Montserrat"/>
                <w:rtl w:val="0"/>
              </w:rPr>
              <w:t xml:space="preserve">20:15 - 20:45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rFonts w:ascii="Montserrat" w:cs="Montserrat" w:eastAsia="Montserrat" w:hAnsi="Montserrat"/>
              </w:rPr>
            </w:pPr>
            <w:r w:rsidDel="00000000" w:rsidR="00000000" w:rsidRPr="00000000">
              <w:rPr>
                <w:rFonts w:ascii="Montserrat" w:cs="Montserrat" w:eastAsia="Montserrat" w:hAnsi="Montserrat"/>
                <w:rtl w:val="0"/>
              </w:rPr>
              <w:t xml:space="preserve">Phân công chân ESP32 dự kiến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rFonts w:ascii="Montserrat" w:cs="Montserrat" w:eastAsia="Montserrat" w:hAnsi="Montserrat"/>
              </w:rPr>
            </w:pPr>
            <w:r w:rsidDel="00000000" w:rsidR="00000000" w:rsidRPr="00000000">
              <w:rPr>
                <w:rFonts w:ascii="Montserrat" w:cs="Montserrat" w:eastAsia="Montserrat" w:hAnsi="Montserrat"/>
                <w:rtl w:val="0"/>
              </w:rPr>
              <w:t xml:space="preserve">20:45 - 21:15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rFonts w:ascii="Montserrat" w:cs="Montserrat" w:eastAsia="Montserrat" w:hAnsi="Montserrat"/>
              </w:rPr>
            </w:pPr>
            <w:r w:rsidDel="00000000" w:rsidR="00000000" w:rsidRPr="00000000">
              <w:rPr>
                <w:rFonts w:ascii="Montserrat" w:cs="Montserrat" w:eastAsia="Montserrat" w:hAnsi="Montserrat"/>
                <w:rtl w:val="0"/>
              </w:rPr>
              <w:t xml:space="preserve">Thiết kế sơ đồ nối dây 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rFonts w:ascii="Montserrat" w:cs="Montserrat" w:eastAsia="Montserrat" w:hAnsi="Montserrat"/>
              </w:rPr>
            </w:pPr>
            <w:r w:rsidDel="00000000" w:rsidR="00000000" w:rsidRPr="00000000">
              <w:rPr>
                <w:rFonts w:ascii="Montserrat" w:cs="Montserrat" w:eastAsia="Montserrat" w:hAnsi="Montserrat"/>
                <w:rtl w:val="0"/>
              </w:rPr>
              <w:t xml:space="preserve">21:15 - 21:45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rFonts w:ascii="Montserrat" w:cs="Montserrat" w:eastAsia="Montserrat" w:hAnsi="Montserrat"/>
              </w:rPr>
            </w:pPr>
            <w:r w:rsidDel="00000000" w:rsidR="00000000" w:rsidRPr="00000000">
              <w:rPr>
                <w:rFonts w:ascii="Montserrat" w:cs="Montserrat" w:eastAsia="Montserrat" w:hAnsi="Montserrat"/>
                <w:rtl w:val="0"/>
              </w:rPr>
              <w:t xml:space="preserve">Xây dựng thuật toán xử lý dữ liệu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rFonts w:ascii="Montserrat" w:cs="Montserrat" w:eastAsia="Montserrat" w:hAnsi="Montserrat"/>
              </w:rPr>
            </w:pPr>
            <w:r w:rsidDel="00000000" w:rsidR="00000000" w:rsidRPr="00000000">
              <w:rPr>
                <w:rFonts w:ascii="Montserrat" w:cs="Montserrat" w:eastAsia="Montserrat" w:hAnsi="Montserrat"/>
                <w:rtl w:val="0"/>
              </w:rPr>
              <w:t xml:space="preserve">21:45 - 22:10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rFonts w:ascii="Montserrat" w:cs="Montserrat" w:eastAsia="Montserrat" w:hAnsi="Montserrat"/>
              </w:rPr>
            </w:pPr>
            <w:r w:rsidDel="00000000" w:rsidR="00000000" w:rsidRPr="00000000">
              <w:rPr>
                <w:rFonts w:ascii="Montserrat" w:cs="Montserrat" w:eastAsia="Montserrat" w:hAnsi="Montserrat"/>
                <w:rtl w:val="0"/>
              </w:rPr>
              <w:t xml:space="preserve">Xây dựng bảng trạng thái cảnh báo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rFonts w:ascii="Montserrat" w:cs="Montserrat" w:eastAsia="Montserrat" w:hAnsi="Montserrat"/>
              </w:rPr>
            </w:pPr>
            <w:r w:rsidDel="00000000" w:rsidR="00000000" w:rsidRPr="00000000">
              <w:rPr>
                <w:rFonts w:ascii="Montserrat" w:cs="Montserrat" w:eastAsia="Montserrat" w:hAnsi="Montserrat"/>
                <w:rtl w:val="0"/>
              </w:rPr>
              <w:t xml:space="preserve">22:10 - 22:30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rFonts w:ascii="Montserrat" w:cs="Montserrat" w:eastAsia="Montserrat" w:hAnsi="Montserrat"/>
              </w:rPr>
            </w:pPr>
            <w:r w:rsidDel="00000000" w:rsidR="00000000" w:rsidRPr="00000000">
              <w:rPr>
                <w:rFonts w:ascii="Montserrat" w:cs="Montserrat" w:eastAsia="Montserrat" w:hAnsi="Montserrat"/>
                <w:rtl w:val="0"/>
              </w:rPr>
              <w:t xml:space="preserve">Tổng kết và lập kế hoạch Tuần 6</w:t>
            </w:r>
          </w:p>
        </w:tc>
      </w:tr>
    </w:tbl>
    <w:p w:rsidR="00000000" w:rsidDel="00000000" w:rsidP="00000000" w:rsidRDefault="00000000" w:rsidRPr="00000000" w14:paraId="00000667">
      <w:pPr>
        <w:pStyle w:val="Heading2"/>
        <w:keepNext w:val="0"/>
        <w:keepLines w:val="0"/>
        <w:spacing w:after="80" w:lineRule="auto"/>
        <w:rPr>
          <w:rFonts w:ascii="Montserrat" w:cs="Montserrat" w:eastAsia="Montserrat" w:hAnsi="Montserrat"/>
          <w:b w:val="1"/>
          <w:bCs w:val="1"/>
          <w:sz w:val="34"/>
          <w:szCs w:val="34"/>
        </w:rPr>
      </w:pPr>
      <w:bookmarkStart w:colFirst="0" w:colLast="0" w:name="_cyyc89b83m32" w:id="72"/>
      <w:bookmarkEnd w:id="72"/>
      <w:r w:rsidDel="00000000" w:rsidR="00000000" w:rsidRPr="00000000">
        <w:rPr>
          <w:rFonts w:ascii="Montserrat" w:cs="Montserrat" w:eastAsia="Montserrat" w:hAnsi="Montserrat"/>
          <w:b w:val="1"/>
          <w:bCs w:val="1"/>
          <w:sz w:val="34"/>
          <w:szCs w:val="34"/>
          <w:rtl w:val="0"/>
        </w:rPr>
        <w:t xml:space="preserve">HOẠT ĐỘNG THỰC TẾ</w:t>
      </w:r>
    </w:p>
    <w:p w:rsidR="00000000" w:rsidDel="00000000" w:rsidP="00000000" w:rsidRDefault="00000000" w:rsidRPr="00000000" w14:paraId="00000668">
      <w:pPr>
        <w:rPr>
          <w:b w:val="1"/>
          <w:bCs w:val="1"/>
        </w:rPr>
      </w:pPr>
      <w:r w:rsidDel="00000000" w:rsidR="00000000" w:rsidRPr="00000000">
        <w:rPr>
          <w:b w:val="1"/>
          <w:bCs w:val="1"/>
          <w:rtl w:val="0"/>
        </w:rPr>
        <w:t xml:space="preserve">1. Rà soát kết quả Tuần 4</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Nhóm rà soát lại các nội dung đã chuẩn bị:</w:t>
      </w:r>
    </w:p>
    <w:p w:rsidR="00000000" w:rsidDel="00000000" w:rsidP="00000000" w:rsidRDefault="00000000" w:rsidRPr="00000000" w14:paraId="0000066B">
      <w:pPr>
        <w:numPr>
          <w:ilvl w:val="0"/>
          <w:numId w:val="41"/>
        </w:numPr>
        <w:ind w:left="720" w:hanging="360"/>
      </w:pPr>
      <w:r w:rsidDel="00000000" w:rsidR="00000000" w:rsidRPr="00000000">
        <w:rPr>
          <w:rtl w:val="0"/>
        </w:rPr>
      </w:r>
    </w:p>
    <w:p w:rsidR="00000000" w:rsidDel="00000000" w:rsidP="00000000" w:rsidRDefault="00000000" w:rsidRPr="00000000" w14:paraId="0000066C">
      <w:pPr>
        <w:numPr>
          <w:ilvl w:val="0"/>
          <w:numId w:val="41"/>
        </w:numPr>
        <w:ind w:left="720" w:hanging="360"/>
      </w:pPr>
      <w:r w:rsidDel="00000000" w:rsidR="00000000" w:rsidRPr="00000000">
        <w:rPr>
          <w:rtl w:val="0"/>
        </w:rPr>
        <w:t xml:space="preserve">VS Code + PlatformIO được chọn làm môi trường phát triển chính.</w:t>
      </w:r>
    </w:p>
    <w:p w:rsidR="00000000" w:rsidDel="00000000" w:rsidP="00000000" w:rsidRDefault="00000000" w:rsidRPr="00000000" w14:paraId="0000066D">
      <w:pPr>
        <w:numPr>
          <w:ilvl w:val="0"/>
          <w:numId w:val="41"/>
        </w:numPr>
        <w:ind w:left="720" w:hanging="360"/>
      </w:pPr>
      <w:r w:rsidDel="00000000" w:rsidR="00000000" w:rsidRPr="00000000">
        <w:rPr>
          <w:rtl w:val="0"/>
        </w:rPr>
        <w:t xml:space="preserve">Arduino IDE chỉ dùng để tham khảo ví dụ mẫu hoặc kiểm thử nhanh khi cần.</w:t>
      </w:r>
    </w:p>
    <w:p w:rsidR="00000000" w:rsidDel="00000000" w:rsidP="00000000" w:rsidRDefault="00000000" w:rsidRPr="00000000" w14:paraId="0000066E">
      <w:pPr>
        <w:numPr>
          <w:ilvl w:val="0"/>
          <w:numId w:val="41"/>
        </w:numPr>
        <w:ind w:left="720" w:hanging="360"/>
      </w:pPr>
      <w:r w:rsidDel="00000000" w:rsidR="00000000" w:rsidRPr="00000000">
        <w:rPr>
          <w:rtl w:val="0"/>
        </w:rPr>
        <w:t xml:space="preserve">Altium Designer được chọn để thiết kế schematic và PCB.</w:t>
      </w:r>
    </w:p>
    <w:p w:rsidR="00000000" w:rsidDel="00000000" w:rsidP="00000000" w:rsidRDefault="00000000" w:rsidRPr="00000000" w14:paraId="0000066F">
      <w:pPr>
        <w:numPr>
          <w:ilvl w:val="0"/>
          <w:numId w:val="41"/>
        </w:numPr>
        <w:ind w:left="720" w:hanging="360"/>
      </w:pPr>
      <w:r w:rsidDel="00000000" w:rsidR="00000000" w:rsidRPr="00000000">
        <w:rPr>
          <w:rtl w:val="0"/>
        </w:rPr>
        <w:t xml:space="preserve">Firmware sẽ được viết bằng C++ với file chính src/main.cpp.</w:t>
      </w:r>
    </w:p>
    <w:p w:rsidR="00000000" w:rsidDel="00000000" w:rsidP="00000000" w:rsidRDefault="00000000" w:rsidRPr="00000000" w14:paraId="00000670">
      <w:pPr>
        <w:numPr>
          <w:ilvl w:val="0"/>
          <w:numId w:val="41"/>
        </w:numPr>
        <w:ind w:left="720" w:hanging="360"/>
      </w:pPr>
      <w:r w:rsidDel="00000000" w:rsidR="00000000" w:rsidRPr="00000000">
        <w:rPr>
          <w:rtl w:val="0"/>
        </w:rPr>
        <w:t xml:space="preserve">Cấu trúc project firmware gồm include/, src/, drivers/, middleware/, web/ và test/.</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=&gt; trước khi thiết kế schematic chi tiết trên Altium, cần có bảng  chia GPIO rõ ràng.</w:t>
      </w:r>
    </w:p>
    <w:p w:rsidR="00000000" w:rsidDel="00000000" w:rsidP="00000000" w:rsidRDefault="00000000" w:rsidRPr="00000000" w14:paraId="00000673">
      <w:pPr>
        <w:rPr/>
      </w:pPr>
      <w:r w:rsidDel="00000000" w:rsidR="00000000" w:rsidRPr="00000000">
        <w:rPr>
          <w:rtl w:val="0"/>
        </w:rPr>
        <w:t xml:space="preserve">2. CHÂN GPIO DỰ KIẾN</w:t>
      </w:r>
    </w:p>
    <w:p w:rsidR="00000000" w:rsidDel="00000000" w:rsidP="00000000" w:rsidRDefault="00000000" w:rsidRPr="00000000" w14:paraId="00000674">
      <w:pPr>
        <w:rPr/>
      </w:pPr>
      <w:r w:rsidDel="00000000" w:rsidR="00000000" w:rsidRPr="00000000">
        <w:rPr>
          <w:rtl w:val="0"/>
        </w:rPr>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704699332966"/>
        <w:gridCol w:w="1706.6552986609163"/>
        <w:gridCol w:w="1264.721400270826"/>
        <w:gridCol w:w="3862.4304127589153"/>
        <w:tblGridChange w:id="0">
          <w:tblGrid>
            <w:gridCol w:w="2191.704699332966"/>
            <w:gridCol w:w="1706.6552986609163"/>
            <w:gridCol w:w="1264.721400270826"/>
            <w:gridCol w:w="3862.430412758915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5">
            <w:pPr>
              <w:rPr/>
            </w:pPr>
            <w:r w:rsidDel="00000000" w:rsidR="00000000" w:rsidRPr="00000000">
              <w:rPr>
                <w:rtl w:val="0"/>
              </w:rPr>
              <w:t xml:space="preserve">Khối/thiết bị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6">
            <w:pPr>
              <w:rPr/>
            </w:pPr>
            <w:r w:rsidDel="00000000" w:rsidR="00000000" w:rsidRPr="00000000">
              <w:rPr>
                <w:rtl w:val="0"/>
              </w:rPr>
              <w:t xml:space="preserve">Chân ESP32 dự kiến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7">
            <w:pPr>
              <w:rPr/>
            </w:pPr>
            <w:r w:rsidDel="00000000" w:rsidR="00000000" w:rsidRPr="00000000">
              <w:rPr>
                <w:rtl w:val="0"/>
              </w:rPr>
              <w:t xml:space="preserve">Loại tín hiệu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8">
            <w:pPr>
              <w:rPr/>
            </w:pPr>
            <w:r w:rsidDel="00000000" w:rsidR="00000000" w:rsidRPr="00000000">
              <w:rPr>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9">
            <w:pPr>
              <w:rPr/>
            </w:pPr>
            <w:r w:rsidDel="00000000" w:rsidR="00000000" w:rsidRPr="00000000">
              <w:rPr>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A">
            <w:pPr>
              <w:rPr/>
            </w:pPr>
            <w:r w:rsidDel="00000000" w:rsidR="00000000" w:rsidRPr="00000000">
              <w:rPr>
                <w:rtl w:val="0"/>
              </w:rPr>
              <w:t xml:space="preserve">GPIO14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B">
            <w:pPr>
              <w:rPr/>
            </w:pPr>
            <w:r w:rsidDel="00000000" w:rsidR="00000000" w:rsidRPr="00000000">
              <w:rPr>
                <w:rtl w:val="0"/>
              </w:rPr>
              <w:t xml:space="preserve">Digital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C">
            <w:pPr>
              <w:rPr/>
            </w:pPr>
            <w:r w:rsidDel="00000000" w:rsidR="00000000" w:rsidRPr="00000000">
              <w:rPr>
                <w:rtl w:val="0"/>
              </w:rPr>
              <w:t xml:space="preserve">Đọc nhiệt độ và độ ẩm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D">
            <w:pPr>
              <w:rPr/>
            </w:pPr>
            <w:r w:rsidDel="00000000" w:rsidR="00000000" w:rsidRPr="00000000">
              <w:rPr>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E">
            <w:pPr>
              <w:rPr/>
            </w:pPr>
            <w:r w:rsidDel="00000000" w:rsidR="00000000" w:rsidRPr="00000000">
              <w:rPr>
                <w:rtl w:val="0"/>
              </w:rPr>
              <w:t xml:space="preserve">GPIO34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7F">
            <w:pPr>
              <w:rPr/>
            </w:pPr>
            <w:r w:rsidDel="00000000" w:rsidR="00000000" w:rsidRPr="00000000">
              <w:rPr>
                <w:rtl w:val="0"/>
              </w:rPr>
              <w:t xml:space="preserve">ADC 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0">
            <w:pPr>
              <w:rPr/>
            </w:pPr>
            <w:r w:rsidDel="00000000" w:rsidR="00000000" w:rsidRPr="00000000">
              <w:rPr>
                <w:rtl w:val="0"/>
              </w:rPr>
              <w:t xml:space="preserve">Chân ADC chỉ đọc, phù hợp cảm biến analog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1">
            <w:pPr>
              <w:rPr/>
            </w:pPr>
            <w:r w:rsidDel="00000000" w:rsidR="00000000" w:rsidRPr="00000000">
              <w:rPr>
                <w:rtl w:val="0"/>
              </w:rPr>
              <w:t xml:space="preserve">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2">
            <w:pPr>
              <w:rPr/>
            </w:pPr>
            <w:r w:rsidDel="00000000" w:rsidR="00000000" w:rsidRPr="00000000">
              <w:rPr>
                <w:rtl w:val="0"/>
              </w:rPr>
              <w:t xml:space="preserve">GPIO35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3">
            <w:pPr>
              <w:rPr/>
            </w:pPr>
            <w:r w:rsidDel="00000000" w:rsidR="00000000" w:rsidRPr="00000000">
              <w:rPr>
                <w:rtl w:val="0"/>
              </w:rPr>
              <w:t xml:space="preserve">ADC 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4">
            <w:pPr>
              <w:rPr/>
            </w:pPr>
            <w:r w:rsidDel="00000000" w:rsidR="00000000" w:rsidRPr="00000000">
              <w:rPr>
                <w:rtl w:val="0"/>
              </w:rPr>
              <w:t xml:space="preserve">Đọc tín hiệu analog từ cảm biến bụi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5">
            <w:pPr>
              <w:rPr/>
            </w:pPr>
            <w:r w:rsidDel="00000000" w:rsidR="00000000" w:rsidRPr="00000000">
              <w:rPr>
                <w:rtl w:val="0"/>
              </w:rPr>
              <w:t xml:space="preserve">LED điều khiển 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6">
            <w:pPr>
              <w:rPr/>
            </w:pPr>
            <w:r w:rsidDel="00000000" w:rsidR="00000000" w:rsidRPr="00000000">
              <w:rPr>
                <w:rtl w:val="0"/>
              </w:rPr>
              <w:t xml:space="preserve">GPIO25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7">
            <w:pPr>
              <w:rPr/>
            </w:pPr>
            <w:r w:rsidDel="00000000" w:rsidR="00000000" w:rsidRPr="00000000">
              <w:rPr>
                <w:rtl w:val="0"/>
              </w:rPr>
              <w:t xml:space="preserve">Digital output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8">
            <w:pPr>
              <w:rPr/>
            </w:pPr>
            <w:r w:rsidDel="00000000" w:rsidR="00000000" w:rsidRPr="00000000">
              <w:rPr>
                <w:rtl w:val="0"/>
              </w:rPr>
              <w:t xml:space="preserve">Dùng nếu cảm biến bụi yêu cầu điều khiển LED phát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9">
            <w:pPr>
              <w:rPr/>
            </w:pPr>
            <w:r w:rsidDel="00000000" w:rsidR="00000000" w:rsidRPr="00000000">
              <w:rPr>
                <w:rtl w:val="0"/>
              </w:rPr>
              <w:t xml:space="preserve">OLED SDA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A">
            <w:pPr>
              <w:rPr/>
            </w:pPr>
            <w:r w:rsidDel="00000000" w:rsidR="00000000" w:rsidRPr="00000000">
              <w:rPr>
                <w:rtl w:val="0"/>
              </w:rPr>
              <w:t xml:space="preserve">GPIO21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B">
            <w:pPr>
              <w:rPr/>
            </w:pPr>
            <w:r w:rsidDel="00000000" w:rsidR="00000000" w:rsidRPr="00000000">
              <w:rPr>
                <w:rtl w:val="0"/>
              </w:rPr>
              <w:t xml:space="preserve">I2C SDA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C">
            <w:pPr>
              <w:rPr/>
            </w:pPr>
            <w:r w:rsidDel="00000000" w:rsidR="00000000" w:rsidRPr="00000000">
              <w:rPr>
                <w:rtl w:val="0"/>
              </w:rPr>
              <w:t xml:space="preserve">Giao tiếp I2C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D">
            <w:pPr>
              <w:rPr/>
            </w:pPr>
            <w:r w:rsidDel="00000000" w:rsidR="00000000" w:rsidRPr="00000000">
              <w:rPr>
                <w:rtl w:val="0"/>
              </w:rPr>
              <w:t xml:space="preserve">OLED SCL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E">
            <w:pPr>
              <w:rPr/>
            </w:pPr>
            <w:r w:rsidDel="00000000" w:rsidR="00000000" w:rsidRPr="00000000">
              <w:rPr>
                <w:rtl w:val="0"/>
              </w:rPr>
              <w:t xml:space="preserve">GPIO22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F">
            <w:pPr>
              <w:rPr/>
            </w:pPr>
            <w:r w:rsidDel="00000000" w:rsidR="00000000" w:rsidRPr="00000000">
              <w:rPr>
                <w:rtl w:val="0"/>
              </w:rPr>
              <w:t xml:space="preserve">I2C SCL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0">
            <w:pPr>
              <w:rPr/>
            </w:pPr>
            <w:r w:rsidDel="00000000" w:rsidR="00000000" w:rsidRPr="00000000">
              <w:rPr>
                <w:rtl w:val="0"/>
              </w:rPr>
              <w:t xml:space="preserve">Giao tiếp I2C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1">
            <w:pPr>
              <w:rPr/>
            </w:pPr>
            <w:r w:rsidDel="00000000" w:rsidR="00000000" w:rsidRPr="00000000">
              <w:rPr>
                <w:rtl w:val="0"/>
              </w:rPr>
              <w:t xml:space="preserve">LED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2">
            <w:pPr>
              <w:rPr/>
            </w:pPr>
            <w:r w:rsidDel="00000000" w:rsidR="00000000" w:rsidRPr="00000000">
              <w:rPr>
                <w:rtl w:val="0"/>
              </w:rPr>
              <w:t xml:space="preserve">GPIO26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3">
            <w:pPr>
              <w:rPr/>
            </w:pPr>
            <w:r w:rsidDel="00000000" w:rsidR="00000000" w:rsidRPr="00000000">
              <w:rPr>
                <w:rtl w:val="0"/>
              </w:rPr>
              <w:t xml:space="preserve">Digital output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4">
            <w:pPr>
              <w:rPr/>
            </w:pPr>
            <w:r w:rsidDel="00000000" w:rsidR="00000000" w:rsidRPr="00000000">
              <w:rPr>
                <w:rtl w:val="0"/>
              </w:rPr>
              <w:t xml:space="preserve">Báo trạng thái không khí</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5">
            <w:pPr>
              <w:rPr/>
            </w:pPr>
            <w:r w:rsidDel="00000000" w:rsidR="00000000" w:rsidRPr="00000000">
              <w:rPr>
                <w:rtl w:val="0"/>
              </w:rPr>
              <w:t xml:space="preserve">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6">
            <w:pPr>
              <w:rPr/>
            </w:pPr>
            <w:r w:rsidDel="00000000" w:rsidR="00000000" w:rsidRPr="00000000">
              <w:rPr>
                <w:rtl w:val="0"/>
              </w:rPr>
              <w:t xml:space="preserve">GPIO27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7">
            <w:pPr>
              <w:rPr/>
            </w:pPr>
            <w:r w:rsidDel="00000000" w:rsidR="00000000" w:rsidRPr="00000000">
              <w:rPr>
                <w:rtl w:val="0"/>
              </w:rPr>
              <w:t xml:space="preserve">Digital output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8">
            <w:pPr>
              <w:rPr/>
            </w:pPr>
            <w:r w:rsidDel="00000000" w:rsidR="00000000" w:rsidRPr="00000000">
              <w:rPr>
                <w:rtl w:val="0"/>
              </w:rPr>
              <w:t xml:space="preserve">Cảnh báo âm thanh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9">
            <w:pPr>
              <w:rPr/>
            </w:pPr>
            <w:r w:rsidDel="00000000" w:rsidR="00000000" w:rsidRPr="00000000">
              <w:rPr>
                <w:rtl w:val="0"/>
              </w:rPr>
              <w:t xml:space="preserve">Quạt hút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A">
            <w:pPr>
              <w:rPr/>
            </w:pPr>
            <w:r w:rsidDel="00000000" w:rsidR="00000000" w:rsidRPr="00000000">
              <w:rPr>
                <w:rtl w:val="0"/>
              </w:rPr>
              <w:t xml:space="preserve">GPIO32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B">
            <w:pPr>
              <w:rPr/>
            </w:pPr>
            <w:r w:rsidDel="00000000" w:rsidR="00000000" w:rsidRPr="00000000">
              <w:rPr>
                <w:rtl w:val="0"/>
              </w:rPr>
              <w:t xml:space="preserve">Digital output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C">
            <w:pPr>
              <w:rPr/>
            </w:pPr>
            <w:r w:rsidDel="00000000" w:rsidR="00000000" w:rsidRPr="00000000">
              <w:rPr>
                <w:rtl w:val="0"/>
              </w:rPr>
              <w:t xml:space="preserve">Điều khiển qua transistor/MOSFET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D">
            <w:pPr>
              <w:rPr/>
            </w:pPr>
            <w:r w:rsidDel="00000000" w:rsidR="00000000" w:rsidRPr="00000000">
              <w:rPr>
                <w:rtl w:val="0"/>
              </w:rPr>
              <w:t xml:space="preserve">Nút bấm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E">
            <w:pPr>
              <w:rPr/>
            </w:pPr>
            <w:r w:rsidDel="00000000" w:rsidR="00000000" w:rsidRPr="00000000">
              <w:rPr>
                <w:rtl w:val="0"/>
              </w:rPr>
              <w:t xml:space="preserve">GPIO4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F">
            <w:pPr>
              <w:rPr/>
            </w:pPr>
            <w:r w:rsidDel="00000000" w:rsidR="00000000" w:rsidRPr="00000000">
              <w:rPr>
                <w:rtl w:val="0"/>
              </w:rPr>
              <w:t xml:space="preserve">ADC 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A0">
            <w:pPr>
              <w:rPr/>
            </w:pPr>
            <w:r w:rsidDel="00000000" w:rsidR="00000000" w:rsidRPr="00000000">
              <w:rPr>
                <w:rtl w:val="0"/>
              </w:rPr>
              <w:t xml:space="preserve">Tắt còi/đo thủ công thay vì đợi 5'</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A1">
            <w:pPr>
              <w:rPr/>
            </w:pPr>
            <w:r w:rsidDel="00000000" w:rsidR="00000000" w:rsidRPr="00000000">
              <w:rPr>
                <w:rtl w:val="0"/>
              </w:rPr>
              <w:t xml:space="preserve">Relay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A2">
            <w:pPr>
              <w:rPr/>
            </w:pPr>
            <w:r w:rsidDel="00000000" w:rsidR="00000000" w:rsidRPr="00000000">
              <w:rPr>
                <w:rtl w:val="0"/>
              </w:rPr>
              <w:t xml:space="preserve">GPIO16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A3">
            <w:pPr>
              <w:rPr/>
            </w:pPr>
            <w:r w:rsidDel="00000000" w:rsidR="00000000" w:rsidRPr="00000000">
              <w:rPr>
                <w:rtl w:val="0"/>
              </w:rPr>
              <w:t xml:space="preserve">Digital output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A4">
            <w:pPr>
              <w:rPr/>
            </w:pPr>
            <w:r w:rsidDel="00000000" w:rsidR="00000000" w:rsidRPr="00000000">
              <w:rPr>
                <w:rtl w:val="0"/>
              </w:rPr>
              <w:t xml:space="preserve">Kích hoạt tự động quạt + nung nóng MQ135</w:t>
            </w:r>
          </w:p>
        </w:tc>
      </w:tr>
    </w:tbl>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spacing w:after="240" w:before="240" w:lineRule="auto"/>
        <w:rPr/>
      </w:pPr>
      <w:r w:rsidDel="00000000" w:rsidR="00000000" w:rsidRPr="00000000">
        <w:rPr>
          <w:rtl w:val="0"/>
        </w:rPr>
        <w:t xml:space="preserve">Mô tả:</w:t>
      </w:r>
    </w:p>
    <w:p w:rsidR="00000000" w:rsidDel="00000000" w:rsidP="00000000" w:rsidRDefault="00000000" w:rsidRPr="00000000" w14:paraId="000006A8">
      <w:pPr>
        <w:numPr>
          <w:ilvl w:val="0"/>
          <w:numId w:val="57"/>
        </w:numPr>
        <w:spacing w:after="0" w:afterAutospacing="0" w:before="240" w:lineRule="auto"/>
        <w:ind w:left="720" w:hanging="360"/>
      </w:pPr>
      <w:r w:rsidDel="00000000" w:rsidR="00000000" w:rsidRPr="00000000">
        <w:rPr>
          <w:rtl w:val="0"/>
        </w:rPr>
        <w:t xml:space="preserve">ESP32 là trung tâm xử lý tín hiệu.</w:t>
      </w:r>
    </w:p>
    <w:p w:rsidR="00000000" w:rsidDel="00000000" w:rsidP="00000000" w:rsidRDefault="00000000" w:rsidRPr="00000000" w14:paraId="000006A9">
      <w:pPr>
        <w:numPr>
          <w:ilvl w:val="0"/>
          <w:numId w:val="57"/>
        </w:numPr>
        <w:spacing w:after="0" w:afterAutospacing="0" w:before="0" w:beforeAutospacing="0" w:lineRule="auto"/>
        <w:ind w:left="720" w:hanging="360"/>
      </w:pPr>
      <w:r w:rsidDel="00000000" w:rsidR="00000000" w:rsidRPr="00000000">
        <w:rPr>
          <w:rtl w:val="0"/>
        </w:rPr>
        <w:t xml:space="preserve">Các cảm biến gửi dữ liệu về ESP32.</w:t>
      </w:r>
    </w:p>
    <w:p w:rsidR="00000000" w:rsidDel="00000000" w:rsidP="00000000" w:rsidRDefault="00000000" w:rsidRPr="00000000" w14:paraId="000006AA">
      <w:pPr>
        <w:numPr>
          <w:ilvl w:val="0"/>
          <w:numId w:val="57"/>
        </w:numPr>
        <w:spacing w:after="0" w:afterAutospacing="0" w:before="0" w:beforeAutospacing="0" w:lineRule="auto"/>
        <w:ind w:left="720" w:hanging="360"/>
      </w:pPr>
      <w:r w:rsidDel="00000000" w:rsidR="00000000" w:rsidRPr="00000000">
        <w:rPr>
          <w:rtl w:val="0"/>
        </w:rPr>
        <w:t xml:space="preserve">OLED/LCD nhận dữ liệu hiển thị từ ESP32 qua I2C.</w:t>
      </w:r>
    </w:p>
    <w:p w:rsidR="00000000" w:rsidDel="00000000" w:rsidP="00000000" w:rsidRDefault="00000000" w:rsidRPr="00000000" w14:paraId="000006AB">
      <w:pPr>
        <w:numPr>
          <w:ilvl w:val="0"/>
          <w:numId w:val="57"/>
        </w:numPr>
        <w:spacing w:after="0" w:afterAutospacing="0" w:before="0" w:beforeAutospacing="0" w:lineRule="auto"/>
        <w:ind w:left="720" w:hanging="360"/>
      </w:pPr>
      <w:r w:rsidDel="00000000" w:rsidR="00000000" w:rsidRPr="00000000">
        <w:rPr>
          <w:rtl w:val="0"/>
        </w:rPr>
        <w:t xml:space="preserve">LED, buzzer và quạt được điều khiển bằng GPIO.</w:t>
      </w:r>
    </w:p>
    <w:p w:rsidR="00000000" w:rsidDel="00000000" w:rsidP="00000000" w:rsidRDefault="00000000" w:rsidRPr="00000000" w14:paraId="000006AC">
      <w:pPr>
        <w:numPr>
          <w:ilvl w:val="0"/>
          <w:numId w:val="57"/>
        </w:numPr>
        <w:spacing w:after="240" w:before="0" w:beforeAutospacing="0" w:lineRule="auto"/>
        <w:ind w:left="720" w:hanging="360"/>
      </w:pPr>
      <w:r w:rsidDel="00000000" w:rsidR="00000000" w:rsidRPr="00000000">
        <w:rPr>
          <w:rtl w:val="0"/>
        </w:rPr>
        <w:t xml:space="preserve">Quạt hút sử dụng nguồn 5V riêng và relay 5V</w:t>
      </w:r>
    </w:p>
    <w:p w:rsidR="00000000" w:rsidDel="00000000" w:rsidP="00000000" w:rsidRDefault="00000000" w:rsidRPr="00000000" w14:paraId="000006AD">
      <w:pPr>
        <w:rPr/>
      </w:pPr>
      <w:r w:rsidDel="00000000" w:rsidR="00000000" w:rsidRPr="00000000">
        <w:rPr>
          <w:rtl w:val="0"/>
        </w:rPr>
        <w:t xml:space="preserve">LƯU Ý:</w:t>
      </w:r>
    </w:p>
    <w:p w:rsidR="00000000" w:rsidDel="00000000" w:rsidP="00000000" w:rsidRDefault="00000000" w:rsidRPr="00000000" w14:paraId="000006AE">
      <w:pPr>
        <w:rPr/>
      </w:pPr>
      <w:r w:rsidDel="00000000" w:rsidR="00000000" w:rsidRPr="00000000">
        <w:rPr>
          <w:rtl w:val="0"/>
        </w:rPr>
        <w:t xml:space="preserve">Nguồn của esp32 và module phải chugn gnd</w:t>
      </w:r>
    </w:p>
    <w:p w:rsidR="00000000" w:rsidDel="00000000" w:rsidP="00000000" w:rsidRDefault="00000000" w:rsidRPr="00000000" w14:paraId="000006AF">
      <w:pPr>
        <w:rPr/>
      </w:pPr>
      <w:r w:rsidDel="00000000" w:rsidR="00000000" w:rsidRPr="00000000">
        <w:rPr>
          <w:rtl w:val="0"/>
        </w:rPr>
        <w:t xml:space="preserve">ADC: tín hiệu đưa vào không quá 3.3V</w:t>
      </w:r>
    </w:p>
    <w:p w:rsidR="00000000" w:rsidDel="00000000" w:rsidP="00000000" w:rsidRDefault="00000000" w:rsidRPr="00000000" w14:paraId="000006B0">
      <w:pPr>
        <w:rPr/>
      </w:pPr>
      <w:r w:rsidDel="00000000" w:rsidR="00000000" w:rsidRPr="00000000">
        <w:rPr>
          <w:rtl w:val="0"/>
        </w:rPr>
        <w:t xml:space="preserve">I2C: oled dùng chung sda/scl</w:t>
      </w:r>
    </w:p>
    <w:p w:rsidR="00000000" w:rsidDel="00000000" w:rsidP="00000000" w:rsidRDefault="00000000" w:rsidRPr="00000000" w14:paraId="000006B1">
      <w:pPr>
        <w:rPr/>
      </w:pPr>
      <w:r w:rsidDel="00000000" w:rsidR="00000000" w:rsidRPr="00000000">
        <w:rPr>
          <w:rtl w:val="0"/>
        </w:rPr>
        <w:t xml:space="preserve">tải công suất: quạt điều khiên quả relay, 5’ bật 1 phút, không chạy liên tục</w:t>
      </w:r>
    </w:p>
    <w:p w:rsidR="00000000" w:rsidDel="00000000" w:rsidP="00000000" w:rsidRDefault="00000000" w:rsidRPr="00000000" w14:paraId="000006B2">
      <w:pPr>
        <w:rPr/>
      </w:pPr>
      <w:r w:rsidDel="00000000" w:rsidR="00000000" w:rsidRPr="00000000">
        <w:rPr>
          <w:rtl w:val="0"/>
        </w:rPr>
        <w:t xml:space="preserve">Dây nối: nên nối ngắn để giảm nhiễu</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3. CODE THỬ TRÊN PLATFORM IO</w:t>
      </w:r>
    </w:p>
    <w:p w:rsidR="00000000" w:rsidDel="00000000" w:rsidP="00000000" w:rsidRDefault="00000000" w:rsidRPr="00000000" w14:paraId="000006B5">
      <w:pPr>
        <w:rPr/>
      </w:pPr>
      <w:r w:rsidDel="00000000" w:rsidR="00000000" w:rsidRPr="00000000">
        <w:rPr>
          <w:rtl w:val="0"/>
        </w:rPr>
        <w:t xml:space="preserve">Sơ đồ: firmware/</w:t>
      </w:r>
    </w:p>
    <w:p w:rsidR="00000000" w:rsidDel="00000000" w:rsidP="00000000" w:rsidRDefault="00000000" w:rsidRPr="00000000" w14:paraId="000006B6">
      <w:pPr>
        <w:rPr/>
      </w:pPr>
      <w:r w:rsidDel="00000000" w:rsidR="00000000" w:rsidRPr="00000000">
        <w:rPr>
          <w:rtl w:val="0"/>
        </w:rPr>
        <w:t xml:space="preserve">├── platformio.ini</w:t>
      </w:r>
    </w:p>
    <w:p w:rsidR="00000000" w:rsidDel="00000000" w:rsidP="00000000" w:rsidRDefault="00000000" w:rsidRPr="00000000" w14:paraId="000006B7">
      <w:pPr>
        <w:rPr/>
      </w:pPr>
      <w:r w:rsidDel="00000000" w:rsidR="00000000" w:rsidRPr="00000000">
        <w:rPr>
          <w:rtl w:val="0"/>
        </w:rPr>
        <w:t xml:space="preserve">├── include/</w:t>
      </w:r>
    </w:p>
    <w:p w:rsidR="00000000" w:rsidDel="00000000" w:rsidP="00000000" w:rsidRDefault="00000000" w:rsidRPr="00000000" w14:paraId="000006B8">
      <w:pPr>
        <w:rPr/>
      </w:pPr>
      <w:r w:rsidDel="00000000" w:rsidR="00000000" w:rsidRPr="00000000">
        <w:rPr>
          <w:rtl w:val="0"/>
        </w:rPr>
        <w:t xml:space="preserve">│   ├── pins.h</w:t>
      </w:r>
    </w:p>
    <w:p w:rsidR="00000000" w:rsidDel="00000000" w:rsidP="00000000" w:rsidRDefault="00000000" w:rsidRPr="00000000" w14:paraId="000006B9">
      <w:pPr>
        <w:rPr/>
      </w:pPr>
      <w:r w:rsidDel="00000000" w:rsidR="00000000" w:rsidRPr="00000000">
        <w:rPr>
          <w:rtl w:val="0"/>
        </w:rPr>
        <w:t xml:space="preserve">│   └── config.h</w:t>
      </w:r>
    </w:p>
    <w:p w:rsidR="00000000" w:rsidDel="00000000" w:rsidP="00000000" w:rsidRDefault="00000000" w:rsidRPr="00000000" w14:paraId="000006BA">
      <w:pPr>
        <w:rPr/>
      </w:pPr>
      <w:r w:rsidDel="00000000" w:rsidR="00000000" w:rsidRPr="00000000">
        <w:rPr>
          <w:rtl w:val="0"/>
        </w:rPr>
        <w:t xml:space="preserve">├── src/</w:t>
      </w:r>
    </w:p>
    <w:p w:rsidR="00000000" w:rsidDel="00000000" w:rsidP="00000000" w:rsidRDefault="00000000" w:rsidRPr="00000000" w14:paraId="000006BB">
      <w:pPr>
        <w:rPr/>
      </w:pPr>
      <w:r w:rsidDel="00000000" w:rsidR="00000000" w:rsidRPr="00000000">
        <w:rPr>
          <w:rtl w:val="0"/>
        </w:rPr>
        <w:t xml:space="preserve">│   └── main.cpp</w:t>
      </w:r>
    </w:p>
    <w:p w:rsidR="00000000" w:rsidDel="00000000" w:rsidP="00000000" w:rsidRDefault="00000000" w:rsidRPr="00000000" w14:paraId="000006BC">
      <w:pPr>
        <w:rPr/>
      </w:pPr>
      <w:r w:rsidDel="00000000" w:rsidR="00000000" w:rsidRPr="00000000">
        <w:rPr>
          <w:rtl w:val="0"/>
        </w:rPr>
        <w:t xml:space="preserve">└── test_manual/</w:t>
      </w:r>
    </w:p>
    <w:p w:rsidR="00000000" w:rsidDel="00000000" w:rsidP="00000000" w:rsidRDefault="00000000" w:rsidRPr="00000000" w14:paraId="000006BD">
      <w:pPr>
        <w:rPr/>
      </w:pPr>
      <w:r w:rsidDel="00000000" w:rsidR="00000000" w:rsidRPr="00000000">
        <w:rPr>
          <w:rtl w:val="0"/>
        </w:rPr>
        <w:t xml:space="preserve">    ├── test_dht22.cpp: đọc, kiểm tra nhiệt độ, độ ẩm</w:t>
      </w:r>
    </w:p>
    <w:p w:rsidR="00000000" w:rsidDel="00000000" w:rsidP="00000000" w:rsidRDefault="00000000" w:rsidRPr="00000000" w14:paraId="000006BE">
      <w:pPr>
        <w:rPr/>
      </w:pPr>
      <w:r w:rsidDel="00000000" w:rsidR="00000000" w:rsidRPr="00000000">
        <w:rPr>
          <w:rtl w:val="0"/>
        </w:rPr>
        <w:t xml:space="preserve">    ├── test_mq135_adc.cpp: đọc ADC của MQ135</w:t>
      </w:r>
    </w:p>
    <w:p w:rsidR="00000000" w:rsidDel="00000000" w:rsidP="00000000" w:rsidRDefault="00000000" w:rsidRPr="00000000" w14:paraId="000006BF">
      <w:pPr>
        <w:rPr/>
      </w:pPr>
      <w:r w:rsidDel="00000000" w:rsidR="00000000" w:rsidRPr="00000000">
        <w:rPr>
          <w:rtl w:val="0"/>
        </w:rPr>
        <w:t xml:space="preserve">    ├── test_dust_sensor.cpp: kiểm tra cảm biến bụi</w:t>
      </w:r>
    </w:p>
    <w:p w:rsidR="00000000" w:rsidDel="00000000" w:rsidP="00000000" w:rsidRDefault="00000000" w:rsidRPr="00000000" w14:paraId="000006C0">
      <w:pPr>
        <w:rPr/>
      </w:pPr>
      <w:r w:rsidDel="00000000" w:rsidR="00000000" w:rsidRPr="00000000">
        <w:rPr>
          <w:rtl w:val="0"/>
        </w:rPr>
        <w:t xml:space="preserve">    ├── test_oled.cpp: test màn hình</w:t>
      </w:r>
    </w:p>
    <w:p w:rsidR="00000000" w:rsidDel="00000000" w:rsidP="00000000" w:rsidRDefault="00000000" w:rsidRPr="00000000" w14:paraId="000006C1">
      <w:pPr>
        <w:rPr/>
      </w:pPr>
      <w:r w:rsidDel="00000000" w:rsidR="00000000" w:rsidRPr="00000000">
        <w:rPr>
          <w:rtl w:val="0"/>
        </w:rPr>
        <w:t xml:space="preserve">    ├── test_led_buzzer.cpp: test led và còi</w:t>
      </w:r>
    </w:p>
    <w:p w:rsidR="00000000" w:rsidDel="00000000" w:rsidP="00000000" w:rsidRDefault="00000000" w:rsidRPr="00000000" w14:paraId="000006C2">
      <w:pPr>
        <w:rPr/>
      </w:pPr>
      <w:r w:rsidDel="00000000" w:rsidR="00000000" w:rsidRPr="00000000">
        <w:rPr>
          <w:rtl w:val="0"/>
        </w:rPr>
        <w:t xml:space="preserve">    └── test_fan_control.cpp: kiểm tra điều kiện quạt hút</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=&gt; luồng xử lý dữ liệu:</w:t>
      </w:r>
    </w:p>
    <w:p w:rsidR="00000000" w:rsidDel="00000000" w:rsidP="00000000" w:rsidRDefault="00000000" w:rsidRPr="00000000" w14:paraId="000006C5">
      <w:pPr>
        <w:rPr/>
      </w:pPr>
      <w:r w:rsidDel="00000000" w:rsidR="00000000" w:rsidRPr="00000000">
        <w:rPr>
          <w:rtl w:val="0"/>
        </w:rPr>
        <w:t xml:space="preserve">đọc cảm biến =&gt; lấy trung bình nhiều mẫu =&gt; so sánh với ngưỡng =&gt; phân loại trạng thái =&gt; hiển thị =&gt; cảnh báo=&gt; ghi dữ liệu</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 Ngưỡng cảnh báo tạm thời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tbl>
      <w:tblPr>
        <w:tblStyle w:val="Table55"/>
        <w:tblW w:w="7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625"/>
        <w:gridCol w:w="2495"/>
        <w:gridCol w:w="1640"/>
        <w:tblGridChange w:id="0">
          <w:tblGrid>
            <w:gridCol w:w="1985"/>
            <w:gridCol w:w="1625"/>
            <w:gridCol w:w="2495"/>
            <w:gridCol w:w="164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CA">
            <w:pPr>
              <w:rPr/>
            </w:pPr>
            <w:r w:rsidDel="00000000" w:rsidR="00000000" w:rsidRPr="00000000">
              <w:rPr>
                <w:rtl w:val="0"/>
              </w:rPr>
              <w:t xml:space="preserve">Đại lượng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CB">
            <w:pPr>
              <w:rPr/>
            </w:pPr>
            <w:r w:rsidDel="00000000" w:rsidR="00000000" w:rsidRPr="00000000">
              <w:rPr>
                <w:rtl w:val="0"/>
              </w:rPr>
              <w:t xml:space="preserve">Trạng thái tốt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CC">
            <w:pPr>
              <w:rPr/>
            </w:pPr>
            <w:r w:rsidDel="00000000" w:rsidR="00000000" w:rsidRPr="00000000">
              <w:rPr>
                <w:rtl w:val="0"/>
              </w:rPr>
              <w:t xml:space="preserve">Trạng thái 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CD">
            <w:pPr>
              <w:rPr/>
            </w:pPr>
            <w:r w:rsidDel="00000000" w:rsidR="00000000" w:rsidRPr="00000000">
              <w:rPr>
                <w:rtl w:val="0"/>
              </w:rPr>
              <w:t xml:space="preserve">Trạng thái xấu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CE">
            <w:pPr>
              <w:rPr/>
            </w:pPr>
            <w:r w:rsidDel="00000000" w:rsidR="00000000" w:rsidRPr="00000000">
              <w:rPr>
                <w:rtl w:val="0"/>
              </w:rPr>
              <w:t xml:space="preserve">MQ135 raw ADC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CF">
            <w:pPr>
              <w:rPr/>
            </w:pPr>
            <w:r w:rsidDel="00000000" w:rsidR="00000000" w:rsidRPr="00000000">
              <w:rPr>
                <w:rtl w:val="0"/>
              </w:rPr>
              <w:t xml:space="preserve">&lt; 1500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0">
            <w:pPr>
              <w:rPr/>
            </w:pPr>
            <w:r w:rsidDel="00000000" w:rsidR="00000000" w:rsidRPr="00000000">
              <w:rPr>
                <w:rtl w:val="0"/>
              </w:rPr>
              <w:t xml:space="preserve">1500 - 2200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1">
            <w:pPr>
              <w:rPr/>
            </w:pPr>
            <w:r w:rsidDel="00000000" w:rsidR="00000000" w:rsidRPr="00000000">
              <w:rPr>
                <w:rtl w:val="0"/>
              </w:rPr>
              <w:t xml:space="preserve">&gt; 2200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2">
            <w:pPr>
              <w:rPr/>
            </w:pPr>
            <w:r w:rsidDel="00000000" w:rsidR="00000000" w:rsidRPr="00000000">
              <w:rPr>
                <w:rtl w:val="0"/>
              </w:rPr>
              <w:t xml:space="preserve">Bụi tương đối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3">
            <w:pPr>
              <w:rPr/>
            </w:pPr>
            <w:r w:rsidDel="00000000" w:rsidR="00000000" w:rsidRPr="00000000">
              <w:rPr>
                <w:rtl w:val="0"/>
              </w:rPr>
              <w:t xml:space="preserve">&lt; 500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4">
            <w:pPr>
              <w:rPr/>
            </w:pPr>
            <w:r w:rsidDel="00000000" w:rsidR="00000000" w:rsidRPr="00000000">
              <w:rPr>
                <w:rtl w:val="0"/>
              </w:rPr>
              <w:t xml:space="preserve">500 - 900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5">
            <w:pPr>
              <w:rPr/>
            </w:pPr>
            <w:r w:rsidDel="00000000" w:rsidR="00000000" w:rsidRPr="00000000">
              <w:rPr>
                <w:rtl w:val="0"/>
              </w:rPr>
              <w:t xml:space="preserve">&gt; 900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6">
            <w:pPr>
              <w:rPr/>
            </w:pPr>
            <w:r w:rsidDel="00000000" w:rsidR="00000000" w:rsidRPr="00000000">
              <w:rPr>
                <w:rtl w:val="0"/>
              </w:rPr>
              <w:t xml:space="preserve">Nhiệt độ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7">
            <w:pPr>
              <w:rPr/>
            </w:pPr>
            <w:r w:rsidDel="00000000" w:rsidR="00000000" w:rsidRPr="00000000">
              <w:rPr>
                <w:rtl w:val="0"/>
              </w:rPr>
              <w:t xml:space="preserve">20 - 32°C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8">
            <w:pPr>
              <w:rPr/>
            </w:pPr>
            <w:r w:rsidDel="00000000" w:rsidR="00000000" w:rsidRPr="00000000">
              <w:rPr>
                <w:rtl w:val="0"/>
              </w:rPr>
              <w:t xml:space="preserve">32 - 36°C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9">
            <w:pPr>
              <w:rPr/>
            </w:pPr>
            <w:r w:rsidDel="00000000" w:rsidR="00000000" w:rsidRPr="00000000">
              <w:rPr>
                <w:rtl w:val="0"/>
              </w:rPr>
              <w:t xml:space="preserve">&gt; 36°C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A">
            <w:pPr>
              <w:rPr/>
            </w:pPr>
            <w:r w:rsidDel="00000000" w:rsidR="00000000" w:rsidRPr="00000000">
              <w:rPr>
                <w:rtl w:val="0"/>
              </w:rPr>
              <w:t xml:space="preserve">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B">
            <w:pPr>
              <w:rPr/>
            </w:pPr>
            <w:r w:rsidDel="00000000" w:rsidR="00000000" w:rsidRPr="00000000">
              <w:rPr>
                <w:rtl w:val="0"/>
              </w:rPr>
              <w:t xml:space="preserve">40 - 70%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C">
            <w:pPr>
              <w:rPr/>
            </w:pPr>
            <w:r w:rsidDel="00000000" w:rsidR="00000000" w:rsidRPr="00000000">
              <w:rPr>
                <w:rtl w:val="0"/>
              </w:rPr>
              <w:t xml:space="preserve">70 - 85%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DD">
            <w:pPr>
              <w:rPr/>
            </w:pPr>
            <w:r w:rsidDel="00000000" w:rsidR="00000000" w:rsidRPr="00000000">
              <w:rPr>
                <w:rtl w:val="0"/>
              </w:rPr>
              <w:t xml:space="preserve">&gt; 85%</w:t>
            </w:r>
          </w:p>
        </w:tc>
      </w:tr>
    </w:tbl>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ajnbjtr1m6un" w:id="73"/>
      <w:bookmarkEnd w:id="73"/>
      <w:r w:rsidDel="00000000" w:rsidR="00000000" w:rsidRPr="00000000">
        <w:rPr>
          <w:b w:val="1"/>
          <w:bCs w:val="1"/>
          <w:sz w:val="34"/>
          <w:szCs w:val="34"/>
          <w:rtl w:val="0"/>
        </w:rPr>
        <w:t xml:space="preserve">KẾT QUẢ ĐẠT ĐƯỢC</w:t>
      </w:r>
    </w:p>
    <w:p w:rsidR="00000000" w:rsidDel="00000000" w:rsidP="00000000" w:rsidRDefault="00000000" w:rsidRPr="00000000" w14:paraId="000006E2">
      <w:pPr>
        <w:numPr>
          <w:ilvl w:val="0"/>
          <w:numId w:val="6"/>
        </w:numPr>
        <w:spacing w:after="0" w:afterAutospacing="0" w:before="240" w:lineRule="auto"/>
        <w:ind w:left="720" w:hanging="360"/>
      </w:pPr>
      <w:r w:rsidDel="00000000" w:rsidR="00000000" w:rsidRPr="00000000">
        <w:rPr>
          <w:rtl w:val="0"/>
        </w:rPr>
        <w:t xml:space="preserve">Hoàn thành bảng phân công GPIO dự kiến cho ESP32.</w:t>
      </w:r>
    </w:p>
    <w:p w:rsidR="00000000" w:rsidDel="00000000" w:rsidP="00000000" w:rsidRDefault="00000000" w:rsidRPr="00000000" w14:paraId="000006E3">
      <w:pPr>
        <w:numPr>
          <w:ilvl w:val="0"/>
          <w:numId w:val="6"/>
        </w:numPr>
        <w:spacing w:after="0" w:afterAutospacing="0" w:before="0" w:beforeAutospacing="0" w:lineRule="auto"/>
        <w:ind w:left="720" w:hanging="360"/>
      </w:pPr>
      <w:r w:rsidDel="00000000" w:rsidR="00000000" w:rsidRPr="00000000">
        <w:rPr>
          <w:rtl w:val="0"/>
        </w:rPr>
        <w:t xml:space="preserve">Hoàn thành sơ đồ nối dây logic giữa ESP32 và các module.</w:t>
      </w:r>
    </w:p>
    <w:p w:rsidR="00000000" w:rsidDel="00000000" w:rsidP="00000000" w:rsidRDefault="00000000" w:rsidRPr="00000000" w14:paraId="000006E4">
      <w:pPr>
        <w:numPr>
          <w:ilvl w:val="0"/>
          <w:numId w:val="6"/>
        </w:numPr>
        <w:spacing w:after="0" w:afterAutospacing="0" w:before="0" w:beforeAutospacing="0" w:lineRule="auto"/>
        <w:ind w:left="720" w:hanging="360"/>
      </w:pPr>
      <w:r w:rsidDel="00000000" w:rsidR="00000000" w:rsidRPr="00000000">
        <w:rPr>
          <w:rtl w:val="0"/>
        </w:rPr>
        <w:t xml:space="preserve">Xác định nguyên tắc kết nối ADC, I2C, GPIO và tải công suất.</w:t>
      </w:r>
    </w:p>
    <w:p w:rsidR="00000000" w:rsidDel="00000000" w:rsidP="00000000" w:rsidRDefault="00000000" w:rsidRPr="00000000" w14:paraId="000006E5">
      <w:pPr>
        <w:numPr>
          <w:ilvl w:val="0"/>
          <w:numId w:val="6"/>
        </w:numPr>
        <w:spacing w:after="0" w:afterAutospacing="0" w:before="0" w:beforeAutospacing="0" w:lineRule="auto"/>
        <w:ind w:left="720" w:hanging="360"/>
      </w:pPr>
      <w:r w:rsidDel="00000000" w:rsidR="00000000" w:rsidRPr="00000000">
        <w:rPr>
          <w:rtl w:val="0"/>
        </w:rPr>
        <w:t xml:space="preserve">Chuẩn bị danh sách file test module bằng C++ trên PlatformIO.</w:t>
      </w:r>
    </w:p>
    <w:p w:rsidR="00000000" w:rsidDel="00000000" w:rsidP="00000000" w:rsidRDefault="00000000" w:rsidRPr="00000000" w14:paraId="000006E6">
      <w:pPr>
        <w:numPr>
          <w:ilvl w:val="0"/>
          <w:numId w:val="6"/>
        </w:numPr>
        <w:spacing w:after="0" w:afterAutospacing="0" w:before="0" w:beforeAutospacing="0" w:lineRule="auto"/>
        <w:ind w:left="720" w:hanging="360"/>
      </w:pPr>
      <w:r w:rsidDel="00000000" w:rsidR="00000000" w:rsidRPr="00000000">
        <w:rPr>
          <w:rtl w:val="0"/>
        </w:rPr>
        <w:t xml:space="preserve">Xây dựng thuật toán xử lý dữ liệu sơ bộ.</w:t>
      </w:r>
    </w:p>
    <w:p w:rsidR="00000000" w:rsidDel="00000000" w:rsidP="00000000" w:rsidRDefault="00000000" w:rsidRPr="00000000" w14:paraId="000006E7">
      <w:pPr>
        <w:numPr>
          <w:ilvl w:val="0"/>
          <w:numId w:val="6"/>
        </w:numPr>
        <w:spacing w:after="0" w:afterAutospacing="0" w:before="0" w:beforeAutospacing="0" w:lineRule="auto"/>
        <w:ind w:left="720" w:hanging="360"/>
      </w:pPr>
      <w:r w:rsidDel="00000000" w:rsidR="00000000" w:rsidRPr="00000000">
        <w:rPr>
          <w:rtl w:val="0"/>
        </w:rPr>
        <w:t xml:space="preserve">Đề xuất ngưỡng cảnh báo tạm thời để kiểm thử logic.</w:t>
      </w:r>
    </w:p>
    <w:p w:rsidR="00000000" w:rsidDel="00000000" w:rsidP="00000000" w:rsidRDefault="00000000" w:rsidRPr="00000000" w14:paraId="000006E8">
      <w:pPr>
        <w:numPr>
          <w:ilvl w:val="0"/>
          <w:numId w:val="6"/>
        </w:numPr>
        <w:spacing w:after="240" w:before="0" w:beforeAutospacing="0" w:lineRule="auto"/>
        <w:ind w:left="720" w:hanging="360"/>
      </w:pPr>
      <w:r w:rsidDel="00000000" w:rsidR="00000000" w:rsidRPr="00000000">
        <w:rPr>
          <w:rtl w:val="0"/>
        </w:rPr>
        <w:t xml:space="preserve">Chuẩn bị cơ sở cho thiết kế schematic trên Altium.</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VẤN ĐỀ VÀ GIẢI PHÁP: </w:t>
      </w:r>
    </w:p>
    <w:p w:rsidR="00000000" w:rsidDel="00000000" w:rsidP="00000000" w:rsidRDefault="00000000" w:rsidRPr="00000000" w14:paraId="000006ED">
      <w:pPr>
        <w:rPr/>
      </w:pPr>
      <w:r w:rsidDel="00000000" w:rsidR="00000000" w:rsidRPr="00000000">
        <w:rPr>
          <w:rtl w:val="0"/>
        </w:rPr>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6171045702285"/>
        <w:gridCol w:w="3566.0832323437417"/>
        <w:gridCol w:w="3718.811474109653"/>
        <w:tblGridChange w:id="0">
          <w:tblGrid>
            <w:gridCol w:w="1740.6171045702285"/>
            <w:gridCol w:w="3566.0832323437417"/>
            <w:gridCol w:w="3718.81147410965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EE">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EF">
            <w:pPr>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0">
            <w:pPr>
              <w:rPr/>
            </w:pPr>
            <w:r w:rsidDel="00000000" w:rsidR="00000000" w:rsidRPr="00000000">
              <w:rPr>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1">
            <w:pPr>
              <w:rPr/>
            </w:pPr>
            <w:r w:rsidDel="00000000" w:rsidR="00000000" w:rsidRPr="00000000">
              <w:rPr>
                <w:rtl w:val="0"/>
              </w:rPr>
              <w:t xml:space="preserve">ADC ESP32 dễ nhiễu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2">
            <w:pPr>
              <w:rPr/>
            </w:pPr>
            <w:r w:rsidDel="00000000" w:rsidR="00000000" w:rsidRPr="00000000">
              <w:rPr>
                <w:rtl w:val="0"/>
              </w:rPr>
              <w:t xml:space="preserve">MQ135 và cảm biến bụi dùng tín hiệu analog nên giá trị có thể dao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3">
            <w:pPr>
              <w:rPr/>
            </w:pPr>
            <w:r w:rsidDel="00000000" w:rsidR="00000000" w:rsidRPr="00000000">
              <w:rPr>
                <w:rtl w:val="0"/>
              </w:rPr>
              <w:t xml:space="preserve">Dùng lấy trung bình nhiều mẫu và dây tín hiệu ngắn.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4">
            <w:pPr>
              <w:rPr/>
            </w:pPr>
            <w:r w:rsidDel="00000000" w:rsidR="00000000" w:rsidRPr="00000000">
              <w:rPr>
                <w:rtl w:val="0"/>
              </w:rPr>
              <w:t xml:space="preserve">Ngưỡng cảnh báo chưa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5">
            <w:pPr>
              <w:rPr/>
            </w:pPr>
            <w:r w:rsidDel="00000000" w:rsidR="00000000" w:rsidRPr="00000000">
              <w:rPr>
                <w:rtl w:val="0"/>
              </w:rPr>
              <w:t xml:space="preserve">Chưa có dữ liệu thật nên ngưỡng chỉ dùng tạm thời.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6">
            <w:pPr>
              <w:rPr/>
            </w:pPr>
            <w:r w:rsidDel="00000000" w:rsidR="00000000" w:rsidRPr="00000000">
              <w:rPr>
                <w:rtl w:val="0"/>
              </w:rPr>
              <w:t xml:space="preserve">Ghi rõ là ngưỡng tạm thời, sẽ hiệu chỉnh ở giai đoạn đo thật.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7">
            <w:pPr>
              <w:rPr/>
            </w:pPr>
            <w:r w:rsidDel="00000000" w:rsidR="00000000" w:rsidRPr="00000000">
              <w:rPr>
                <w:rtl w:val="0"/>
              </w:rPr>
              <w:t xml:space="preserve">GPIO có thể bị trùng 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8">
            <w:pPr>
              <w:rPr/>
            </w:pPr>
            <w:r w:rsidDel="00000000" w:rsidR="00000000" w:rsidRPr="00000000">
              <w:rPr>
                <w:rtl w:val="0"/>
              </w:rPr>
              <w:t xml:space="preserve">GPIO25 dùng cho cảm biến bụi nên không nên dùng lại cho quạt.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9">
            <w:pPr>
              <w:rPr/>
            </w:pPr>
            <w:r w:rsidDel="00000000" w:rsidR="00000000" w:rsidRPr="00000000">
              <w:rPr>
                <w:rtl w:val="0"/>
              </w:rPr>
              <w:t xml:space="preserve">Tách GPIO25 cho cảm biến bụi và GPIO32 cho quạt hút.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A">
            <w:pPr>
              <w:rPr/>
            </w:pPr>
            <w:r w:rsidDel="00000000" w:rsidR="00000000" w:rsidRPr="00000000">
              <w:rPr>
                <w:rtl w:val="0"/>
              </w:rPr>
              <w:t xml:space="preserve">Quạt và buzzer có thể gây sụt 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B">
            <w:pPr>
              <w:rPr/>
            </w:pPr>
            <w:r w:rsidDel="00000000" w:rsidR="00000000" w:rsidRPr="00000000">
              <w:rPr>
                <w:rtl w:val="0"/>
              </w:rPr>
              <w:t xml:space="preserve">Nếu cấp nguồn không hợp lý, ESP32 có thể reset hoặc đọc ADC sai.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C">
            <w:pPr>
              <w:rPr/>
            </w:pPr>
            <w:r w:rsidDel="00000000" w:rsidR="00000000" w:rsidRPr="00000000">
              <w:rPr>
                <w:rtl w:val="0"/>
              </w:rPr>
              <w:t xml:space="preserve">Điều khiển qua transistor/MOSFET, dùng nguồn 5V đủ dòng và chung GND.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D">
            <w:pPr>
              <w:rPr/>
            </w:pPr>
            <w:r w:rsidDel="00000000" w:rsidR="00000000" w:rsidRPr="00000000">
              <w:rPr>
                <w:rtl w:val="0"/>
              </w:rPr>
              <w:t xml:space="preserve">Cảm biến bụi cần trình tự đo riêng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E">
            <w:pPr>
              <w:rPr/>
            </w:pPr>
            <w:r w:rsidDel="00000000" w:rsidR="00000000" w:rsidRPr="00000000">
              <w:rPr>
                <w:rtl w:val="0"/>
              </w:rPr>
              <w:t xml:space="preserve">GP2Y1010AU0F cần điều khiển LED phát theo thời gian cụ thể.</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F">
            <w:pPr>
              <w:rPr/>
            </w:pPr>
            <w:r w:rsidDel="00000000" w:rsidR="00000000" w:rsidRPr="00000000">
              <w:rPr>
                <w:rtl w:val="0"/>
              </w:rPr>
              <w:t xml:space="preserve">Viết file test riêng test_dust_sensor.cpp để kiểm tra trước khi tích hợp.</w:t>
            </w:r>
          </w:p>
        </w:tc>
      </w:tr>
    </w:tbl>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pStyle w:val="Title"/>
        <w:rPr/>
      </w:pPr>
      <w:bookmarkStart w:colFirst="0" w:colLast="0" w:name="_3sf0fbndw9m6" w:id="74"/>
      <w:bookmarkEnd w:id="74"/>
      <w:r w:rsidDel="00000000" w:rsidR="00000000" w:rsidRPr="00000000">
        <w:rPr>
          <w:rtl w:val="0"/>
        </w:rPr>
        <w:t xml:space="preserve">BÀI HỌC KINH NGHIỆM</w:t>
      </w:r>
    </w:p>
    <w:p w:rsidR="00000000" w:rsidDel="00000000" w:rsidP="00000000" w:rsidRDefault="00000000" w:rsidRPr="00000000" w14:paraId="00000702">
      <w:pPr>
        <w:numPr>
          <w:ilvl w:val="0"/>
          <w:numId w:val="70"/>
        </w:numPr>
        <w:ind w:left="720" w:hanging="360"/>
      </w:pPr>
      <w:r w:rsidDel="00000000" w:rsidR="00000000" w:rsidRPr="00000000">
        <w:rPr>
          <w:rtl w:val="0"/>
        </w:rPr>
        <w:t xml:space="preserve">Bảng phân công GPIO cần được chốt trước khi thiết kế schematic để tránh sửa lại nhiều lần.</w:t>
      </w:r>
    </w:p>
    <w:p w:rsidR="00000000" w:rsidDel="00000000" w:rsidP="00000000" w:rsidRDefault="00000000" w:rsidRPr="00000000" w14:paraId="00000703">
      <w:pPr>
        <w:numPr>
          <w:ilvl w:val="0"/>
          <w:numId w:val="70"/>
        </w:numPr>
        <w:ind w:left="720" w:hanging="360"/>
      </w:pPr>
      <w:r w:rsidDel="00000000" w:rsidR="00000000" w:rsidRPr="00000000">
        <w:rPr>
          <w:rtl w:val="0"/>
        </w:rPr>
        <w:t xml:space="preserve">Với ESP32, không phải chân nào cũng dùng được cho mọi mục đích, đặc biệt là các chân input-only.</w:t>
      </w:r>
    </w:p>
    <w:p w:rsidR="00000000" w:rsidDel="00000000" w:rsidP="00000000" w:rsidRDefault="00000000" w:rsidRPr="00000000" w14:paraId="00000704">
      <w:pPr>
        <w:numPr>
          <w:ilvl w:val="0"/>
          <w:numId w:val="70"/>
        </w:numPr>
        <w:ind w:left="720" w:hanging="360"/>
      </w:pPr>
      <w:r w:rsidDel="00000000" w:rsidR="00000000" w:rsidRPr="00000000">
        <w:rPr>
          <w:rtl w:val="0"/>
        </w:rPr>
        <w:t xml:space="preserve">Cảm biến analog cần được kiểm tra điện áp và xử lý nhiễu ngay từ giai đoạn thiết kế.</w:t>
      </w:r>
    </w:p>
    <w:p w:rsidR="00000000" w:rsidDel="00000000" w:rsidP="00000000" w:rsidRDefault="00000000" w:rsidRPr="00000000" w14:paraId="00000705">
      <w:pPr>
        <w:numPr>
          <w:ilvl w:val="0"/>
          <w:numId w:val="70"/>
        </w:numPr>
        <w:ind w:left="720" w:hanging="360"/>
      </w:pPr>
      <w:r w:rsidDel="00000000" w:rsidR="00000000" w:rsidRPr="00000000">
        <w:rPr>
          <w:rtl w:val="0"/>
        </w:rPr>
        <w:t xml:space="preserve">Không nên tích hợp toàn bộ code ngay khi chưa test từng module.</w:t>
      </w:r>
    </w:p>
    <w:p w:rsidR="00000000" w:rsidDel="00000000" w:rsidP="00000000" w:rsidRDefault="00000000" w:rsidRPr="00000000" w14:paraId="00000706">
      <w:pPr>
        <w:numPr>
          <w:ilvl w:val="0"/>
          <w:numId w:val="70"/>
        </w:numPr>
        <w:ind w:left="720" w:hanging="360"/>
      </w:pPr>
      <w:r w:rsidDel="00000000" w:rsidR="00000000" w:rsidRPr="00000000">
        <w:rPr>
          <w:rtl w:val="0"/>
        </w:rPr>
        <w:t xml:space="preserve">Các ngưỡng cảnh báo ban đầu chỉ nên dùng để kiểm thử logic, không nên xem là kết quả đo chính thức.</w:t>
      </w:r>
    </w:p>
    <w:p w:rsidR="00000000" w:rsidDel="00000000" w:rsidP="00000000" w:rsidRDefault="00000000" w:rsidRPr="00000000" w14:paraId="00000707">
      <w:pPr>
        <w:pStyle w:val="Title"/>
        <w:rPr/>
      </w:pPr>
      <w:bookmarkStart w:colFirst="0" w:colLast="0" w:name="_8b3xo1kd916e" w:id="75"/>
      <w:bookmarkEnd w:id="75"/>
      <w:r w:rsidDel="00000000" w:rsidR="00000000" w:rsidRPr="00000000">
        <w:rPr>
          <w:rtl w:val="0"/>
        </w:rPr>
        <w:t xml:space="preserve">KẾ HOẠCH TIẾP THEO</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Buổi làm việc tiếp theo: Tuần 6</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Nội dung dự kiến:</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numPr>
          <w:ilvl w:val="0"/>
          <w:numId w:val="72"/>
        </w:numPr>
        <w:ind w:left="720" w:hanging="360"/>
      </w:pPr>
      <w:r w:rsidDel="00000000" w:rsidR="00000000" w:rsidRPr="00000000">
        <w:rPr>
          <w:rtl w:val="0"/>
        </w:rPr>
        <w:t xml:space="preserve">Thiết kế buồng đo khí.</w:t>
      </w:r>
    </w:p>
    <w:p w:rsidR="00000000" w:rsidDel="00000000" w:rsidP="00000000" w:rsidRDefault="00000000" w:rsidRPr="00000000" w14:paraId="0000070E">
      <w:pPr>
        <w:numPr>
          <w:ilvl w:val="0"/>
          <w:numId w:val="72"/>
        </w:numPr>
        <w:ind w:left="720" w:hanging="360"/>
      </w:pPr>
      <w:r w:rsidDel="00000000" w:rsidR="00000000" w:rsidRPr="00000000">
        <w:rPr>
          <w:rtl w:val="0"/>
        </w:rPr>
        <w:t xml:space="preserve">Xác định vị trí đặt cảm biến trong buồng đo.</w:t>
      </w:r>
    </w:p>
    <w:p w:rsidR="00000000" w:rsidDel="00000000" w:rsidP="00000000" w:rsidRDefault="00000000" w:rsidRPr="00000000" w14:paraId="0000070F">
      <w:pPr>
        <w:numPr>
          <w:ilvl w:val="0"/>
          <w:numId w:val="72"/>
        </w:numPr>
        <w:ind w:left="720" w:hanging="360"/>
      </w:pPr>
      <w:r w:rsidDel="00000000" w:rsidR="00000000" w:rsidRPr="00000000">
        <w:rPr>
          <w:rtl w:val="0"/>
        </w:rPr>
        <w:t xml:space="preserve">Xác định hướng luồng khí vào và ra.</w:t>
      </w:r>
    </w:p>
    <w:p w:rsidR="00000000" w:rsidDel="00000000" w:rsidP="00000000" w:rsidRDefault="00000000" w:rsidRPr="00000000" w14:paraId="00000710">
      <w:pPr>
        <w:numPr>
          <w:ilvl w:val="0"/>
          <w:numId w:val="72"/>
        </w:numPr>
        <w:ind w:left="720" w:hanging="360"/>
      </w:pPr>
      <w:r w:rsidDel="00000000" w:rsidR="00000000" w:rsidRPr="00000000">
        <w:rPr>
          <w:rtl w:val="0"/>
        </w:rPr>
        <w:t xml:space="preserve">Thiết kế phương án điều khiển quạt hút.</w:t>
      </w:r>
    </w:p>
    <w:p w:rsidR="00000000" w:rsidDel="00000000" w:rsidP="00000000" w:rsidRDefault="00000000" w:rsidRPr="00000000" w14:paraId="00000711">
      <w:pPr>
        <w:numPr>
          <w:ilvl w:val="0"/>
          <w:numId w:val="72"/>
        </w:numPr>
        <w:ind w:left="720" w:hanging="360"/>
      </w:pPr>
      <w:r w:rsidDel="00000000" w:rsidR="00000000" w:rsidRPr="00000000">
        <w:rPr>
          <w:rtl w:val="0"/>
        </w:rPr>
        <w:t xml:space="preserve">Đề xuất phương án ổn định nguồn khi dùng quạt và cảm biến.</w:t>
      </w:r>
    </w:p>
    <w:p w:rsidR="00000000" w:rsidDel="00000000" w:rsidP="00000000" w:rsidRDefault="00000000" w:rsidRPr="00000000" w14:paraId="00000712">
      <w:pPr>
        <w:numPr>
          <w:ilvl w:val="0"/>
          <w:numId w:val="72"/>
        </w:numPr>
        <w:ind w:left="720" w:hanging="360"/>
      </w:pPr>
      <w:r w:rsidDel="00000000" w:rsidR="00000000" w:rsidRPr="00000000">
        <w:rPr>
          <w:rtl w:val="0"/>
        </w:rPr>
        <w:t xml:space="preserve">Cập nhật yêu cầu phần cứng vào hardware/ và docs/SystemArchitecture.pdf.</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6j9d8q7csbqe"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6(17/4)</w:t>
      </w:r>
      <w:r w:rsidDel="00000000" w:rsidR="00000000" w:rsidRPr="00000000">
        <w:rPr>
          <w:rtl w:val="0"/>
        </w:rPr>
      </w:r>
    </w:p>
    <w:p w:rsidR="00000000" w:rsidDel="00000000" w:rsidP="00000000" w:rsidRDefault="00000000" w:rsidRPr="00000000" w14:paraId="00000718">
      <w:pPr>
        <w:pStyle w:val="Heading1"/>
        <w:keepNext w:val="0"/>
        <w:keepLines w:val="0"/>
        <w:spacing w:before="480" w:lineRule="auto"/>
        <w:rPr>
          <w:rFonts w:ascii="Montserrat" w:cs="Montserrat" w:eastAsia="Montserrat" w:hAnsi="Montserrat"/>
          <w:b w:val="1"/>
          <w:bCs w:val="1"/>
          <w:sz w:val="24"/>
          <w:szCs w:val="24"/>
        </w:rPr>
      </w:pPr>
      <w:bookmarkStart w:colFirst="0" w:colLast="0" w:name="_mr8gz344o7jw" w:id="77"/>
      <w:bookmarkEnd w:id="77"/>
      <w:r w:rsidDel="00000000" w:rsidR="00000000" w:rsidRPr="00000000">
        <w:rPr>
          <w:rFonts w:ascii="Montserrat" w:cs="Montserrat" w:eastAsia="Montserrat" w:hAnsi="Montserrat"/>
          <w:b w:val="1"/>
          <w:bCs w:val="1"/>
          <w:sz w:val="24"/>
          <w:szCs w:val="24"/>
          <w:rtl w:val="0"/>
        </w:rPr>
        <w:t xml:space="preserve">Tuần 6: Thiết kế buồng đo khí, tích hợp quạt hút và ổn định khối nguồn</w:t>
      </w:r>
    </w:p>
    <w:p w:rsidR="00000000" w:rsidDel="00000000" w:rsidP="00000000" w:rsidRDefault="00000000" w:rsidRPr="00000000" w14:paraId="00000719">
      <w:pPr>
        <w:pStyle w:val="Heading2"/>
        <w:keepNext w:val="0"/>
        <w:keepLines w:val="0"/>
        <w:spacing w:after="80" w:lineRule="auto"/>
        <w:rPr>
          <w:rFonts w:ascii="Montserrat" w:cs="Montserrat" w:eastAsia="Montserrat" w:hAnsi="Montserrat"/>
          <w:b w:val="1"/>
          <w:bCs w:val="1"/>
          <w:sz w:val="24"/>
          <w:szCs w:val="24"/>
        </w:rPr>
      </w:pPr>
      <w:bookmarkStart w:colFirst="0" w:colLast="0" w:name="_u3an4mxqees0" w:id="78"/>
      <w:bookmarkEnd w:id="78"/>
      <w:r w:rsidDel="00000000" w:rsidR="00000000" w:rsidRPr="00000000">
        <w:rPr>
          <w:rFonts w:ascii="Montserrat" w:cs="Montserrat" w:eastAsia="Montserrat" w:hAnsi="Montserrat"/>
          <w:b w:val="1"/>
          <w:bCs w:val="1"/>
          <w:sz w:val="24"/>
          <w:szCs w:val="24"/>
          <w:rtl w:val="0"/>
        </w:rPr>
        <w:t xml:space="preserve">Buổi làm việc số: 06</w:t>
      </w:r>
    </w:p>
    <w:p w:rsidR="00000000" w:rsidDel="00000000" w:rsidP="00000000" w:rsidRDefault="00000000" w:rsidRPr="00000000" w14:paraId="0000071A">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Ngày/Giờ:</w:t>
      </w:r>
      <w:r w:rsidDel="00000000" w:rsidR="00000000" w:rsidRPr="00000000">
        <w:rPr>
          <w:rFonts w:ascii="Montserrat" w:cs="Montserrat" w:eastAsia="Montserrat" w:hAnsi="Montserrat"/>
          <w:sz w:val="24"/>
          <w:szCs w:val="24"/>
          <w:rtl w:val="0"/>
        </w:rPr>
        <w:t xml:space="preserve"> 17/04/2026, 20:00 - 22:45</w:t>
        <w:br w:type="textWrapping"/>
        <w:t xml:space="preserve"> </w:t>
      </w:r>
      <w:r w:rsidDel="00000000" w:rsidR="00000000" w:rsidRPr="00000000">
        <w:rPr>
          <w:rFonts w:ascii="Montserrat" w:cs="Montserrat" w:eastAsia="Montserrat" w:hAnsi="Montserrat"/>
          <w:b w:val="1"/>
          <w:bCs w:val="1"/>
          <w:sz w:val="24"/>
          <w:szCs w:val="24"/>
          <w:rtl w:val="0"/>
        </w:rPr>
        <w:t xml:space="preserve">Địa điểm:</w:t>
      </w:r>
      <w:r w:rsidDel="00000000" w:rsidR="00000000" w:rsidRPr="00000000">
        <w:rPr>
          <w:rFonts w:ascii="Montserrat" w:cs="Montserrat" w:eastAsia="Montserrat" w:hAnsi="Montserrat"/>
          <w:sz w:val="24"/>
          <w:szCs w:val="24"/>
          <w:rtl w:val="0"/>
        </w:rPr>
        <w:t xml:space="preserve"> Họp online qua Microsoft Teams, kết hợp kiểm thử mô hình tại nhà</w:t>
        <w:br w:type="textWrapping"/>
        <w:t xml:space="preserve"> </w:t>
      </w:r>
      <w:r w:rsidDel="00000000" w:rsidR="00000000" w:rsidRPr="00000000">
        <w:rPr>
          <w:rFonts w:ascii="Montserrat" w:cs="Montserrat" w:eastAsia="Montserrat" w:hAnsi="Montserrat"/>
          <w:b w:val="1"/>
          <w:bCs w:val="1"/>
          <w:sz w:val="24"/>
          <w:szCs w:val="24"/>
          <w:rtl w:val="0"/>
        </w:rPr>
        <w:t xml:space="preserve">Thành viên tham gia:</w:t>
      </w:r>
    </w:p>
    <w:p w:rsidR="00000000" w:rsidDel="00000000" w:rsidP="00000000" w:rsidRDefault="00000000" w:rsidRPr="00000000" w14:paraId="0000071B">
      <w:pPr>
        <w:numPr>
          <w:ilvl w:val="0"/>
          <w:numId w:val="6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Đỗ Đức Huy</w:t>
      </w:r>
    </w:p>
    <w:p w:rsidR="00000000" w:rsidDel="00000000" w:rsidP="00000000" w:rsidRDefault="00000000" w:rsidRPr="00000000" w14:paraId="0000071C">
      <w:pPr>
        <w:numPr>
          <w:ilvl w:val="0"/>
          <w:numId w:val="60"/>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Trương Việt Anh</w:t>
      </w:r>
    </w:p>
    <w:p w:rsidR="00000000" w:rsidDel="00000000" w:rsidP="00000000" w:rsidRDefault="00000000" w:rsidRPr="00000000" w14:paraId="0000071D">
      <w:pPr>
        <w:numPr>
          <w:ilvl w:val="0"/>
          <w:numId w:val="60"/>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Đặng Thái Sơn</w:t>
      </w:r>
    </w:p>
    <w:p w:rsidR="00000000" w:rsidDel="00000000" w:rsidP="00000000" w:rsidRDefault="00000000" w:rsidRPr="00000000" w14:paraId="0000071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rFonts w:ascii="Montserrat" w:cs="Montserrat" w:eastAsia="Montserrat" w:hAnsi="Montserrat"/>
          <w:b w:val="1"/>
          <w:bCs w:val="1"/>
          <w:sz w:val="24"/>
          <w:szCs w:val="24"/>
        </w:rPr>
      </w:pPr>
      <w:bookmarkStart w:colFirst="0" w:colLast="0" w:name="_79lw23kcw81l" w:id="79"/>
      <w:bookmarkEnd w:id="79"/>
      <w:r w:rsidDel="00000000" w:rsidR="00000000" w:rsidRPr="00000000">
        <w:rPr>
          <w:rFonts w:ascii="Montserrat" w:cs="Montserrat" w:eastAsia="Montserrat" w:hAnsi="Montserrat"/>
          <w:b w:val="1"/>
          <w:bCs w:val="1"/>
          <w:sz w:val="24"/>
          <w:szCs w:val="24"/>
          <w:rtl w:val="0"/>
        </w:rPr>
        <w:t xml:space="preserve">MỤC TIÊU BUỔI LÀM VIỆC</w:t>
      </w:r>
    </w:p>
    <w:p w:rsidR="00000000" w:rsidDel="00000000" w:rsidP="00000000" w:rsidRDefault="00000000" w:rsidRPr="00000000" w14:paraId="00000720">
      <w:pPr>
        <w:numPr>
          <w:ilvl w:val="0"/>
          <w:numId w:val="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Thiết kế buồng đo khí đơn giản cho hệ thống đo chất lượng không khí.</w:t>
      </w:r>
    </w:p>
    <w:p w:rsidR="00000000" w:rsidDel="00000000" w:rsidP="00000000" w:rsidRDefault="00000000" w:rsidRPr="00000000" w14:paraId="00000721">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vị trí đặt cảm biến bụi, cảm biến khí MQ135 và cảm biến nhiệt độ - độ ẩm trong buồng đo.</w:t>
      </w:r>
    </w:p>
    <w:p w:rsidR="00000000" w:rsidDel="00000000" w:rsidP="00000000" w:rsidRDefault="00000000" w:rsidRPr="00000000" w14:paraId="00000722">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quạt hút 5V để tạo luồng khí chủ động qua vùng cảm biến.</w:t>
      </w:r>
    </w:p>
    <w:p w:rsidR="00000000" w:rsidDel="00000000" w:rsidP="00000000" w:rsidRDefault="00000000" w:rsidRPr="00000000" w14:paraId="00000723">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Thiết kế mạch điều khiển quạt bằng transistor hoặc MOSFET.</w:t>
      </w:r>
    </w:p>
    <w:p w:rsidR="00000000" w:rsidDel="00000000" w:rsidP="00000000" w:rsidRDefault="00000000" w:rsidRPr="00000000" w14:paraId="00000724">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ảnh hưởng của quạt hút đến dữ liệu cảm biến.</w:t>
      </w:r>
    </w:p>
    <w:p w:rsidR="00000000" w:rsidDel="00000000" w:rsidP="00000000" w:rsidRDefault="00000000" w:rsidRPr="00000000" w14:paraId="00000725">
      <w:pPr>
        <w:numPr>
          <w:ilvl w:val="0"/>
          <w:numId w:val="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Bổ sung phương án ổn định nguồn khi quạt và cảm biến hoạt động đồng thời.</w:t>
      </w:r>
    </w:p>
    <w:p w:rsidR="00000000" w:rsidDel="00000000" w:rsidP="00000000" w:rsidRDefault="00000000" w:rsidRPr="00000000" w14:paraId="00000726">
      <w:pPr>
        <w:numPr>
          <w:ilvl w:val="0"/>
          <w:numId w:val="7"/>
        </w:numPr>
        <w:spacing w:after="240" w:before="0" w:beforeAutospacing="0" w:lineRule="auto"/>
        <w:ind w:left="720" w:hanging="360"/>
        <w:rPr>
          <w:sz w:val="24"/>
          <w:szCs w:val="24"/>
        </w:rPr>
      </w:pPr>
      <w:r w:rsidDel="00000000" w:rsidR="00000000" w:rsidRPr="00000000">
        <w:rPr>
          <w:rFonts w:ascii="Montserrat" w:cs="Montserrat" w:eastAsia="Montserrat" w:hAnsi="Montserrat"/>
          <w:sz w:val="24"/>
          <w:szCs w:val="24"/>
          <w:rtl w:val="0"/>
        </w:rPr>
        <w:t xml:space="preserve">So sánh sơ bộ trạng thái đo khi </w:t>
      </w:r>
      <w:r w:rsidDel="00000000" w:rsidR="00000000" w:rsidRPr="00000000">
        <w:rPr>
          <w:rFonts w:ascii="Montserrat" w:cs="Montserrat" w:eastAsia="Montserrat" w:hAnsi="Montserrat"/>
          <w:b w:val="1"/>
          <w:bCs w:val="1"/>
          <w:sz w:val="24"/>
          <w:szCs w:val="24"/>
          <w:rtl w:val="0"/>
        </w:rPr>
        <w:t xml:space="preserve">không có quạt</w:t>
      </w:r>
      <w:r w:rsidDel="00000000" w:rsidR="00000000" w:rsidRPr="00000000">
        <w:rPr>
          <w:rFonts w:ascii="Montserrat" w:cs="Montserrat" w:eastAsia="Montserrat" w:hAnsi="Montserrat"/>
          <w:sz w:val="24"/>
          <w:szCs w:val="24"/>
          <w:rtl w:val="0"/>
        </w:rPr>
        <w:t xml:space="preserve"> và </w:t>
      </w:r>
      <w:r w:rsidDel="00000000" w:rsidR="00000000" w:rsidRPr="00000000">
        <w:rPr>
          <w:rFonts w:ascii="Montserrat" w:cs="Montserrat" w:eastAsia="Montserrat" w:hAnsi="Montserrat"/>
          <w:b w:val="1"/>
          <w:bCs w:val="1"/>
          <w:sz w:val="24"/>
          <w:szCs w:val="24"/>
          <w:rtl w:val="0"/>
        </w:rPr>
        <w:t xml:space="preserve">có quạt hút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72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rFonts w:ascii="Montserrat" w:cs="Montserrat" w:eastAsia="Montserrat" w:hAnsi="Montserrat"/>
          <w:b w:val="1"/>
          <w:bCs w:val="1"/>
          <w:sz w:val="24"/>
          <w:szCs w:val="24"/>
        </w:rPr>
      </w:pPr>
      <w:bookmarkStart w:colFirst="0" w:colLast="0" w:name="_rkf7iplhxgo9" w:id="80"/>
      <w:bookmarkEnd w:id="80"/>
      <w:r w:rsidDel="00000000" w:rsidR="00000000" w:rsidRPr="00000000">
        <w:rPr>
          <w:rFonts w:ascii="Montserrat" w:cs="Montserrat" w:eastAsia="Montserrat" w:hAnsi="Montserrat"/>
          <w:b w:val="1"/>
          <w:bCs w:val="1"/>
          <w:sz w:val="24"/>
          <w:szCs w:val="24"/>
          <w:rtl w:val="0"/>
        </w:rPr>
        <w:t xml:space="preserve">KẾ HOẠCH THỰC HIỆN</w:t>
      </w:r>
    </w:p>
    <w:tbl>
      <w:tblPr>
        <w:tblStyle w:val="Table57"/>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375"/>
        <w:tblGridChange w:id="0">
          <w:tblGrid>
            <w:gridCol w:w="1595"/>
            <w:gridCol w:w="537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Nội dung công việc</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20:00 - 20:15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Rà soát kết quả tích hợp mạch đo ở Tuần 5</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20:15 - 20:40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Đề xuất cấu trúc buồng đo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20:40 - 21:05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vị trí đặt cảm biến trong buồng đo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21:05 - 21:30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quạt hút 5V và mạch điều khiển quạt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21:30 - 22:00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nguồn khi quạt hoạt động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22:00 - 22:25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 sánh dữ liệu khi không có quạt và khi có quạt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22:25 - 22:45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Tổng kết, đánh giá lỗi và lập kế hoạch Tuần 7</w:t>
            </w:r>
          </w:p>
        </w:tc>
      </w:tr>
    </w:tbl>
    <w:p w:rsidR="00000000" w:rsidDel="00000000" w:rsidP="00000000" w:rsidRDefault="00000000" w:rsidRPr="00000000" w14:paraId="000007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rFonts w:ascii="Montserrat" w:cs="Montserrat" w:eastAsia="Montserrat" w:hAnsi="Montserrat"/>
          <w:b w:val="1"/>
          <w:bCs w:val="1"/>
          <w:sz w:val="24"/>
          <w:szCs w:val="24"/>
        </w:rPr>
      </w:pPr>
      <w:bookmarkStart w:colFirst="0" w:colLast="0" w:name="_om4xt9fcm9m1" w:id="81"/>
      <w:bookmarkEnd w:id="81"/>
      <w:r w:rsidDel="00000000" w:rsidR="00000000" w:rsidRPr="00000000">
        <w:rPr>
          <w:rFonts w:ascii="Montserrat" w:cs="Montserrat" w:eastAsia="Montserrat" w:hAnsi="Montserrat"/>
          <w:b w:val="1"/>
          <w:bCs w:val="1"/>
          <w:sz w:val="24"/>
          <w:szCs w:val="24"/>
          <w:rtl w:val="0"/>
        </w:rPr>
        <w:t xml:space="preserve">HOẠT ĐỘNG THỰC TẾ</w:t>
      </w:r>
    </w:p>
    <w:p w:rsidR="00000000" w:rsidDel="00000000" w:rsidP="00000000" w:rsidRDefault="00000000" w:rsidRPr="00000000" w14:paraId="0000073B">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72m8g2cudnjh" w:id="82"/>
      <w:bookmarkEnd w:id="82"/>
      <w:r w:rsidDel="00000000" w:rsidR="00000000" w:rsidRPr="00000000">
        <w:rPr>
          <w:rFonts w:ascii="Montserrat" w:cs="Montserrat" w:eastAsia="Montserrat" w:hAnsi="Montserrat"/>
          <w:b w:val="1"/>
          <w:bCs w:val="1"/>
          <w:color w:val="000000"/>
          <w:sz w:val="24"/>
          <w:szCs w:val="24"/>
          <w:rtl w:val="0"/>
        </w:rPr>
        <w:t xml:space="preserve">1. Rà soát kết quả Tuần 5</w:t>
      </w:r>
    </w:p>
    <w:p w:rsidR="00000000" w:rsidDel="00000000" w:rsidP="00000000" w:rsidRDefault="00000000" w:rsidRPr="00000000" w14:paraId="0000073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Ở Tuần 5, nhóm đã tích hợp được mạch đo cơ bản gồm ESP32, cảm biến bụi, MQ135, DHT22, màn hình hiển thị, LED và buzzer. Tuy nhiên, các cảm biến vẫn được đặt ngoài môi trường tự do nên dữ liệu dễ dao động do luồng khí không ổn định, vị trí đặt cảm biến và tác động từ môi trường xung quanh.</w:t>
      </w:r>
    </w:p>
    <w:p w:rsidR="00000000" w:rsidDel="00000000" w:rsidP="00000000" w:rsidRDefault="00000000" w:rsidRPr="00000000" w14:paraId="0000073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Vì vậy, Tuần 6 tập trung vào cải tiến phần cứng bằng cách bổ sung buồng đo khí và quạt hút chủ động.</w:t>
      </w:r>
    </w:p>
    <w:tbl>
      <w:tblPr>
        <w:tblStyle w:val="Table5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0.3091152907205"/>
        <w:gridCol w:w="5355.202695732904"/>
        <w:tblGridChange w:id="0">
          <w:tblGrid>
            <w:gridCol w:w="3670.3091152907205"/>
            <w:gridCol w:w="5355.20269573290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Hạn chế sau Tuần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Hướng cải tiến Tuần 6</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đặt hở ngoài môi trường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Đặt cảm biến trong buồng đo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khí đi qua cảm biến không ổn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Dùng quạt hút 5V tạo luồng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bụi dao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Cố định vị trí cảm biến và hướng luồng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có thể gây sụt 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Tách điều khiển quạt qua transistor/MOSFET, bổ sung tụ lọc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Mạch còn rời rạc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Bố trí lại dây và vị trí module hợp lý hơn</w:t>
            </w:r>
          </w:p>
        </w:tc>
      </w:tr>
    </w:tbl>
    <w:p w:rsidR="00000000" w:rsidDel="00000000" w:rsidP="00000000" w:rsidRDefault="00000000" w:rsidRPr="00000000" w14:paraId="000007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4B">
      <w:pPr>
        <w:pStyle w:val="Heading2"/>
        <w:keepNext w:val="0"/>
        <w:keepLines w:val="0"/>
        <w:spacing w:after="80" w:lineRule="auto"/>
        <w:rPr>
          <w:rFonts w:ascii="Montserrat" w:cs="Montserrat" w:eastAsia="Montserrat" w:hAnsi="Montserrat"/>
          <w:b w:val="1"/>
          <w:bCs w:val="1"/>
          <w:sz w:val="24"/>
          <w:szCs w:val="24"/>
        </w:rPr>
      </w:pPr>
      <w:bookmarkStart w:colFirst="0" w:colLast="0" w:name="_vn63y65xrhts" w:id="83"/>
      <w:bookmarkEnd w:id="83"/>
      <w:r w:rsidDel="00000000" w:rsidR="00000000" w:rsidRPr="00000000">
        <w:rPr>
          <w:rFonts w:ascii="Montserrat" w:cs="Montserrat" w:eastAsia="Montserrat" w:hAnsi="Montserrat"/>
          <w:b w:val="1"/>
          <w:bCs w:val="1"/>
          <w:sz w:val="24"/>
          <w:szCs w:val="24"/>
          <w:rtl w:val="0"/>
        </w:rPr>
        <w:t xml:space="preserve">2. Thiết kế buồng đo khí</w:t>
      </w:r>
    </w:p>
    <w:p w:rsidR="00000000" w:rsidDel="00000000" w:rsidP="00000000" w:rsidRDefault="00000000" w:rsidRPr="00000000" w14:paraId="0000074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Buồng đo khí được thiết kế theo nguyên tắc đơn giản, dễ chế tạo và phù hợp với nguyên mẫu sinh viên. Nhóm có thể sử dụng hộp nhựa, mica, formex hoặc bìa cứng để tạo mô hình.</w:t>
      </w:r>
    </w:p>
    <w:p w:rsidR="00000000" w:rsidDel="00000000" w:rsidP="00000000" w:rsidRDefault="00000000" w:rsidRPr="00000000" w14:paraId="0000074D">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6n6f93l8u5qf" w:id="84"/>
      <w:bookmarkEnd w:id="84"/>
      <w:r w:rsidDel="00000000" w:rsidR="00000000" w:rsidRPr="00000000">
        <w:rPr>
          <w:rFonts w:ascii="Montserrat" w:cs="Montserrat" w:eastAsia="Montserrat" w:hAnsi="Montserrat"/>
          <w:b w:val="1"/>
          <w:bCs w:val="1"/>
          <w:color w:val="000000"/>
          <w:sz w:val="24"/>
          <w:szCs w:val="24"/>
          <w:rtl w:val="0"/>
        </w:rPr>
        <w:t xml:space="preserve">Cấu trúc buồng đo dự kiến</w:t>
      </w:r>
    </w:p>
    <w:tbl>
      <w:tblPr>
        <w:tblStyle w:val="Table59"/>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930"/>
        <w:tblGridChange w:id="0">
          <w:tblGrid>
            <w:gridCol w:w="2240"/>
            <w:gridCol w:w="59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Mô tả</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Cửa hút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 không khí môi trường đi vào buồng đo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Vùng đặt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Nơi đặt cảm biến bụi, MQ135 và DHT22</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Cửa thoát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Vị trí gắn quạt hút 5V</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Nắp/hộp bảo vệ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Giúp cố định cảm biến và giảm tác động từ bên ngoài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Lỗ đi dây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 dây tín hiệu và dây nguồn đi ra ngoài</w:t>
            </w:r>
          </w:p>
          <w:p w:rsidR="00000000" w:rsidDel="00000000" w:rsidP="00000000" w:rsidRDefault="00000000" w:rsidRPr="00000000" w14:paraId="0000075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5C">
            <w:pPr>
              <w:rPr>
                <w:rFonts w:ascii="Montserrat" w:cs="Montserrat" w:eastAsia="Montserrat" w:hAnsi="Montserrat"/>
                <w:sz w:val="24"/>
                <w:szCs w:val="24"/>
              </w:rPr>
            </w:pPr>
            <w:r w:rsidDel="00000000" w:rsidR="00000000" w:rsidRPr="00000000">
              <w:rPr>
                <w:rtl w:val="0"/>
              </w:rPr>
            </w:r>
          </w:p>
        </w:tc>
      </w:tr>
    </w:tbl>
    <w:p w:rsidR="00000000" w:rsidDel="00000000" w:rsidP="00000000" w:rsidRDefault="00000000" w:rsidRPr="00000000" w14:paraId="0000075D">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6r1dds62ejia" w:id="85"/>
      <w:bookmarkEnd w:id="85"/>
      <w:r w:rsidDel="00000000" w:rsidR="00000000" w:rsidRPr="00000000">
        <w:rPr>
          <w:rFonts w:ascii="Montserrat" w:cs="Montserrat" w:eastAsia="Montserrat" w:hAnsi="Montserrat"/>
          <w:b w:val="1"/>
          <w:bCs w:val="1"/>
          <w:color w:val="000000"/>
          <w:sz w:val="24"/>
          <w:szCs w:val="24"/>
          <w:rtl w:val="0"/>
        </w:rPr>
        <w:t xml:space="preserve">Nguyên tắc thiết kế</w:t>
      </w:r>
    </w:p>
    <w:tbl>
      <w:tblPr>
        <w:tblStyle w:val="Table60"/>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195"/>
        <w:tblGridChange w:id="0">
          <w:tblGrid>
            <w:gridCol w:w="3530"/>
            <w:gridCol w:w="51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Nguyên tắc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Ý nghĩa</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đường khí vào và ra rõ ràng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Giúp không khí di chuyển theo hướng xác định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đặt cảm biến sát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Tránh nhiễu do gió mạnh hoặc nhiệt từ quạt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bịt kín hoàn toàn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Đảm bảo không khí có thể lưu thông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Dây nối được cố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Giảm lỗi tiếp xúc khi demo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mở nắp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Thuận tiện sửa chữa và thay linh kiện</w:t>
            </w:r>
          </w:p>
        </w:tc>
      </w:tr>
    </w:tbl>
    <w:p w:rsidR="00000000" w:rsidDel="00000000" w:rsidP="00000000" w:rsidRDefault="00000000" w:rsidRPr="00000000" w14:paraId="0000076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6B">
      <w:pPr>
        <w:pStyle w:val="Heading2"/>
        <w:keepNext w:val="0"/>
        <w:keepLines w:val="0"/>
        <w:spacing w:after="80" w:lineRule="auto"/>
        <w:rPr>
          <w:rFonts w:ascii="Montserrat" w:cs="Montserrat" w:eastAsia="Montserrat" w:hAnsi="Montserrat"/>
          <w:b w:val="1"/>
          <w:bCs w:val="1"/>
          <w:sz w:val="24"/>
          <w:szCs w:val="24"/>
        </w:rPr>
      </w:pPr>
      <w:bookmarkStart w:colFirst="0" w:colLast="0" w:name="_9h4bllmssjo7" w:id="86"/>
      <w:bookmarkEnd w:id="86"/>
      <w:r w:rsidDel="00000000" w:rsidR="00000000" w:rsidRPr="00000000">
        <w:rPr>
          <w:rFonts w:ascii="Montserrat" w:cs="Montserrat" w:eastAsia="Montserrat" w:hAnsi="Montserrat"/>
          <w:b w:val="1"/>
          <w:bCs w:val="1"/>
          <w:sz w:val="24"/>
          <w:szCs w:val="24"/>
          <w:rtl w:val="0"/>
        </w:rPr>
        <w:t xml:space="preserve">3. Sơ đồ cấu trúc buồng đo khí</w:t>
      </w:r>
    </w:p>
    <w:p w:rsidR="00000000" w:rsidDel="00000000" w:rsidP="00000000" w:rsidRDefault="00000000" w:rsidRPr="00000000" w14:paraId="000007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315075" cy="2277183"/>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315075" cy="2277183"/>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76D">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nashh4mt0oou" w:id="87"/>
      <w:bookmarkEnd w:id="87"/>
      <w:r w:rsidDel="00000000" w:rsidR="00000000" w:rsidRPr="00000000">
        <w:rPr>
          <w:rFonts w:ascii="Montserrat" w:cs="Montserrat" w:eastAsia="Montserrat" w:hAnsi="Montserrat"/>
          <w:b w:val="1"/>
          <w:bCs w:val="1"/>
          <w:color w:val="000000"/>
          <w:sz w:val="24"/>
          <w:szCs w:val="24"/>
          <w:rtl w:val="0"/>
        </w:rPr>
        <w:t xml:space="preserve">Giải thích sơ đồ</w:t>
      </w:r>
    </w:p>
    <w:tbl>
      <w:tblPr>
        <w:tblStyle w:val="Table61"/>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555"/>
        <w:tblGridChange w:id="0">
          <w:tblGrid>
            <w:gridCol w:w="3335"/>
            <w:gridCol w:w="555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Khối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Vai trò</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Cửa hút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 không khí từ môi trường đi vào buồng đo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Vùng đo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Khu vực cảm biến tiếp xúc với mẫu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Cửa thoát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Đường thoát của luồng khí sau khi đi qua vùng đo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dòng khí chủ động qua buồng đo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bụi/MQ135/DHT22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 thập dữ liệu môi trường</w:t>
            </w:r>
          </w:p>
        </w:tc>
      </w:tr>
    </w:tbl>
    <w:p w:rsidR="00000000" w:rsidDel="00000000" w:rsidP="00000000" w:rsidRDefault="00000000" w:rsidRPr="00000000" w14:paraId="0000077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rFonts w:ascii="Montserrat" w:cs="Montserrat" w:eastAsia="Montserrat" w:hAnsi="Montserrat"/>
          <w:b w:val="1"/>
          <w:bCs w:val="1"/>
          <w:sz w:val="24"/>
          <w:szCs w:val="24"/>
        </w:rPr>
      </w:pPr>
      <w:bookmarkStart w:colFirst="0" w:colLast="0" w:name="_tcahwibuyxt2" w:id="88"/>
      <w:bookmarkEnd w:id="88"/>
      <w:r w:rsidDel="00000000" w:rsidR="00000000" w:rsidRPr="00000000">
        <w:rPr>
          <w:rFonts w:ascii="Montserrat" w:cs="Montserrat" w:eastAsia="Montserrat" w:hAnsi="Montserrat"/>
          <w:b w:val="1"/>
          <w:bCs w:val="1"/>
          <w:sz w:val="24"/>
          <w:szCs w:val="24"/>
          <w:rtl w:val="0"/>
        </w:rPr>
        <w:t xml:space="preserve">4. Vị trí đặt cảm biến trong buồng đo</w:t>
      </w:r>
    </w:p>
    <w:p w:rsidR="00000000" w:rsidDel="00000000" w:rsidP="00000000" w:rsidRDefault="00000000" w:rsidRPr="00000000" w14:paraId="0000077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thống nhất đặt cảm biến theo nguyên tắc: cảm biến nằm trong đường đi của không khí nhưng không đặt quá sát quạt.</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841861407196"/>
        <w:gridCol w:w="3414.7970731954338"/>
        <w:gridCol w:w="4212.872876420995"/>
        <w:tblGridChange w:id="0">
          <w:tblGrid>
            <w:gridCol w:w="1397.841861407196"/>
            <w:gridCol w:w="3414.7970731954338"/>
            <w:gridCol w:w="4212.8728764209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D">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Cảm biến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Vị trí đề xuất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Lý do</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Gần giữa buồng đo, trên đường khí đi qua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Giúp cảm biến tiếp xúc với luồng khí ổn định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Gần vùng giữa buồng đo, không sát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Tránh gió mạnh làm dao động dữ liệu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DHT22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Lệch nhẹ khỏi luồng gió trực tiếp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Tránh sai lệch nhiệt độ/độ ẩm do quạt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Ở cửa thoát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Hút khí qua buồng thay vì thổi trực tiếp vào cảm biến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Cửa hút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Đối diện 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đường khí tương đối thẳng</w:t>
            </w:r>
          </w:p>
        </w:tc>
      </w:tr>
    </w:tbl>
    <w:p w:rsidR="00000000" w:rsidDel="00000000" w:rsidP="00000000" w:rsidRDefault="00000000" w:rsidRPr="00000000" w14:paraId="0000078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90">
      <w:pPr>
        <w:pStyle w:val="Heading2"/>
        <w:keepNext w:val="0"/>
        <w:keepLines w:val="0"/>
        <w:spacing w:after="80" w:lineRule="auto"/>
        <w:rPr>
          <w:rFonts w:ascii="Montserrat" w:cs="Montserrat" w:eastAsia="Montserrat" w:hAnsi="Montserrat"/>
          <w:b w:val="1"/>
          <w:bCs w:val="1"/>
          <w:sz w:val="24"/>
          <w:szCs w:val="24"/>
        </w:rPr>
      </w:pPr>
      <w:bookmarkStart w:colFirst="0" w:colLast="0" w:name="_7qeb3r3at9lb" w:id="89"/>
      <w:bookmarkEnd w:id="89"/>
      <w:r w:rsidDel="00000000" w:rsidR="00000000" w:rsidRPr="00000000">
        <w:rPr>
          <w:rFonts w:ascii="Montserrat" w:cs="Montserrat" w:eastAsia="Montserrat" w:hAnsi="Montserrat"/>
          <w:b w:val="1"/>
          <w:bCs w:val="1"/>
          <w:sz w:val="24"/>
          <w:szCs w:val="24"/>
          <w:rtl w:val="0"/>
        </w:rPr>
        <w:t xml:space="preserve">5. Tích hợp mạch điều khiển quạt hút</w:t>
      </w:r>
    </w:p>
    <w:p w:rsidR="00000000" w:rsidDel="00000000" w:rsidP="00000000" w:rsidRDefault="00000000" w:rsidRPr="00000000" w14:paraId="0000079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5V không được cấp trực tiếp từ chân GPIO của ESP32. Nhóm sử dụng transistor NPN hoặc MOSFET để điều khiển quạt.</w:t>
      </w:r>
    </w:p>
    <w:p w:rsidR="00000000" w:rsidDel="00000000" w:rsidP="00000000" w:rsidRDefault="00000000" w:rsidRPr="00000000" w14:paraId="00000792">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r46ul6bvm4uz" w:id="90"/>
      <w:bookmarkEnd w:id="90"/>
      <w:r w:rsidDel="00000000" w:rsidR="00000000" w:rsidRPr="00000000">
        <w:rPr>
          <w:rFonts w:ascii="Montserrat" w:cs="Montserrat" w:eastAsia="Montserrat" w:hAnsi="Montserrat"/>
          <w:b w:val="1"/>
          <w:bCs w:val="1"/>
          <w:color w:val="000000"/>
          <w:sz w:val="24"/>
          <w:szCs w:val="24"/>
          <w:rtl w:val="0"/>
        </w:rPr>
        <w:t xml:space="preserve">Sơ đồ điều khiển quạt</w:t>
      </w:r>
    </w:p>
    <w:p w:rsidR="00000000" w:rsidDel="00000000" w:rsidP="00000000" w:rsidRDefault="00000000" w:rsidRPr="00000000" w14:paraId="0000079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90269" cy="1264541"/>
            <wp:effectExtent b="0" l="0" r="0" t="0"/>
            <wp:docPr id="2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90269" cy="1264541"/>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794">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9t8mhjk9t0qu" w:id="91"/>
      <w:bookmarkEnd w:id="91"/>
      <w:r w:rsidDel="00000000" w:rsidR="00000000" w:rsidRPr="00000000">
        <w:rPr>
          <w:rFonts w:ascii="Montserrat" w:cs="Montserrat" w:eastAsia="Montserrat" w:hAnsi="Montserrat"/>
          <w:b w:val="1"/>
          <w:bCs w:val="1"/>
          <w:color w:val="000000"/>
          <w:sz w:val="24"/>
          <w:szCs w:val="24"/>
          <w:rtl w:val="0"/>
        </w:rPr>
        <w:t xml:space="preserve">Nguyên tắc nối mạch</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65923468567"/>
        <w:gridCol w:w="7390.852576337953"/>
        <w:tblGridChange w:id="0">
          <w:tblGrid>
            <w:gridCol w:w="1634.65923468567"/>
            <w:gridCol w:w="7390.85257633795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Cách kết nối</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GPIO 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khiển transistor/MOSFET qua điện trở</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Cấp nguồn từ đường 5V, không lấy từ GPIO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ESP32, quạt và nguồn phải nối chung GND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Tụ lọc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Đặt trên đường 5V để giảm sụt áp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Diode bảo vệ</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thể mắc song song quạt nếu dùng quạt DC để giảm xung ngược</w:t>
            </w:r>
          </w:p>
        </w:tc>
      </w:tr>
    </w:tbl>
    <w:p w:rsidR="00000000" w:rsidDel="00000000" w:rsidP="00000000" w:rsidRDefault="00000000" w:rsidRPr="00000000" w14:paraId="000007A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A2">
      <w:pPr>
        <w:pStyle w:val="Heading2"/>
        <w:keepNext w:val="0"/>
        <w:keepLines w:val="0"/>
        <w:spacing w:after="80" w:lineRule="auto"/>
        <w:rPr>
          <w:rFonts w:ascii="Montserrat" w:cs="Montserrat" w:eastAsia="Montserrat" w:hAnsi="Montserrat"/>
          <w:b w:val="1"/>
          <w:bCs w:val="1"/>
          <w:sz w:val="24"/>
          <w:szCs w:val="24"/>
        </w:rPr>
      </w:pPr>
      <w:bookmarkStart w:colFirst="0" w:colLast="0" w:name="_7oah4mu1dy9" w:id="92"/>
      <w:bookmarkEnd w:id="92"/>
      <w:r w:rsidDel="00000000" w:rsidR="00000000" w:rsidRPr="00000000">
        <w:rPr>
          <w:rFonts w:ascii="Montserrat" w:cs="Montserrat" w:eastAsia="Montserrat" w:hAnsi="Montserrat"/>
          <w:b w:val="1"/>
          <w:bCs w:val="1"/>
          <w:sz w:val="24"/>
          <w:szCs w:val="24"/>
          <w:rtl w:val="0"/>
        </w:rPr>
        <w:t xml:space="preserve">6. Tích hợp quạt vào thuật toán điều khiển</w:t>
      </w:r>
    </w:p>
    <w:p w:rsidR="00000000" w:rsidDel="00000000" w:rsidP="00000000" w:rsidRDefault="00000000" w:rsidRPr="00000000" w14:paraId="000007A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có thể hoạt động theo hai chế độ:</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6454667443102"/>
        <w:gridCol w:w="3850.1111476821034"/>
        <w:gridCol w:w="3356.7551965972107"/>
        <w:tblGridChange w:id="0">
          <w:tblGrid>
            <w:gridCol w:w="1818.6454667443102"/>
            <w:gridCol w:w="3850.1111476821034"/>
            <w:gridCol w:w="3356.7551965972107"/>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Chế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Mô tả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Ưu điểm</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Chạy liên tục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bật trong suốt quá trình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làm, luồng khí ổn định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Chạy theo chu kỳ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bật trước khi đo, sau đó đọc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Tiết kiệm năng lượng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Chạy khi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bật khi trạng thái 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Thể hiện phản hồi phần cứng rõ ràng</w:t>
            </w:r>
          </w:p>
        </w:tc>
      </w:tr>
    </w:tbl>
    <w:p w:rsidR="00000000" w:rsidDel="00000000" w:rsidP="00000000" w:rsidRDefault="00000000" w:rsidRPr="00000000" w14:paraId="000007B0">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Với bản nguyên mẫu, nhóm chọn phương án đơn giản:</w:t>
      </w:r>
    </w:p>
    <w:p w:rsidR="00000000" w:rsidDel="00000000" w:rsidP="00000000" w:rsidRDefault="00000000" w:rsidRPr="00000000" w14:paraId="000007B1">
      <w:pPr>
        <w:spacing w:after="240" w:before="240" w:lineRule="auto"/>
        <w:ind w:left="600" w:right="60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bật trong quá trình đo để tạo luồng khí ổn định qua buồng đo. Khi trạng thái không khí ở mức xấu, quạt tiếp tục bật và buzzer cảnh báo.</w:t>
      </w:r>
    </w:p>
    <w:p w:rsidR="00000000" w:rsidDel="00000000" w:rsidP="00000000" w:rsidRDefault="00000000" w:rsidRPr="00000000" w14:paraId="000007B2">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d8scn94hib3" w:id="93"/>
      <w:bookmarkEnd w:id="93"/>
      <w:r w:rsidDel="00000000" w:rsidR="00000000" w:rsidRPr="00000000">
        <w:rPr>
          <w:rFonts w:ascii="Montserrat" w:cs="Montserrat" w:eastAsia="Montserrat" w:hAnsi="Montserrat"/>
          <w:b w:val="1"/>
          <w:bCs w:val="1"/>
          <w:color w:val="000000"/>
          <w:sz w:val="24"/>
          <w:szCs w:val="24"/>
          <w:rtl w:val="0"/>
        </w:rPr>
        <w:t xml:space="preserve">Sơ đồ thuật toán điều khiển quạt</w:t>
      </w:r>
    </w:p>
    <w:p w:rsidR="00000000" w:rsidDel="00000000" w:rsidP="00000000" w:rsidRDefault="00000000" w:rsidRPr="00000000" w14:paraId="000007B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256957" cy="906145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256957" cy="9061450"/>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7. Kiểm tra khối nguồn khi quạt hoạt động</w:t>
      </w:r>
    </w:p>
    <w:p w:rsidR="00000000" w:rsidDel="00000000" w:rsidP="00000000" w:rsidRDefault="00000000" w:rsidRPr="00000000" w14:paraId="000007B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Khi thêm quạt hút, hệ thống có thêm tải tiêu thụ dòng lớn hơn các cảm biến thông thường. Vì vậy nhóm kiểm tra lại phương án cấp nguồn.</w:t>
      </w:r>
    </w:p>
    <w:p w:rsidR="00000000" w:rsidDel="00000000" w:rsidP="00000000" w:rsidRDefault="00000000" w:rsidRPr="00000000" w14:paraId="000007B6">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dvar5khynm30" w:id="94"/>
      <w:bookmarkEnd w:id="94"/>
      <w:r w:rsidDel="00000000" w:rsidR="00000000" w:rsidRPr="00000000">
        <w:rPr>
          <w:rFonts w:ascii="Montserrat" w:cs="Montserrat" w:eastAsia="Montserrat" w:hAnsi="Montserrat"/>
          <w:b w:val="1"/>
          <w:bCs w:val="1"/>
          <w:color w:val="000000"/>
          <w:sz w:val="24"/>
          <w:szCs w:val="24"/>
          <w:rtl w:val="0"/>
        </w:rPr>
        <w:t xml:space="preserve">Phương án nguồn</w:t>
      </w:r>
    </w:p>
    <w:tbl>
      <w:tblPr>
        <w:tblStyle w:val="Table65"/>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4865"/>
        <w:tblGridChange w:id="0">
          <w:tblGrid>
            <w:gridCol w:w="1640"/>
            <w:gridCol w:w="48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Khối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8">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Cách cấp nguồn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Cấp qua USB hoặc đường 5V/VIN tùy 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Cấp 5V theo yêu cầu module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Cấp 5V hoặc 3.3V tùy loại cảm biến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Cấp 5V riêng từ nguồn đủ dòng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OLED/LCD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Cấp 3.3V hoặc 5V tùy module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Tất cả các khối nối chung GND</w:t>
            </w:r>
          </w:p>
        </w:tc>
      </w:tr>
    </w:tbl>
    <w:p w:rsidR="00000000" w:rsidDel="00000000" w:rsidP="00000000" w:rsidRDefault="00000000" w:rsidRPr="00000000" w14:paraId="000007C5">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w2j2tg88knn5" w:id="95"/>
      <w:bookmarkEnd w:id="95"/>
      <w:r w:rsidDel="00000000" w:rsidR="00000000" w:rsidRPr="00000000">
        <w:rPr>
          <w:rFonts w:ascii="Montserrat" w:cs="Montserrat" w:eastAsia="Montserrat" w:hAnsi="Montserrat"/>
          <w:b w:val="1"/>
          <w:bCs w:val="1"/>
          <w:color w:val="000000"/>
          <w:sz w:val="24"/>
          <w:szCs w:val="24"/>
          <w:rtl w:val="0"/>
        </w:rPr>
        <w:t xml:space="preserve">Biện pháp ổn định nguồn</w:t>
      </w:r>
    </w:p>
    <w:tbl>
      <w:tblPr>
        <w:tblStyle w:val="Table66"/>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5900"/>
        <w:tblGridChange w:id="0">
          <w:tblGrid>
            <w:gridCol w:w="2885"/>
            <w:gridCol w:w="590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Biện pháp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Mục đích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Dùng nguồn 5V đủ dòng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Tránh sụt áp khi quạt khởi động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Nối chung GND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Đảm bảo tín hiệu điều khiển có cùng mốc tham chiếu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Thêm tụ 100uF/470uF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Giảm dao động nguồn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cấp quạt từ GPIO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Bảo vệ ESP32</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Cố định dây 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Tránh lỗi tiếp xúc trên breadboard</w:t>
            </w:r>
          </w:p>
        </w:tc>
      </w:tr>
    </w:tbl>
    <w:p w:rsidR="00000000" w:rsidDel="00000000" w:rsidP="00000000" w:rsidRDefault="00000000" w:rsidRPr="00000000" w14:paraId="000007D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rFonts w:ascii="Montserrat" w:cs="Montserrat" w:eastAsia="Montserrat" w:hAnsi="Montserrat"/>
          <w:b w:val="1"/>
          <w:bCs w:val="1"/>
          <w:sz w:val="24"/>
          <w:szCs w:val="24"/>
        </w:rPr>
      </w:pPr>
      <w:bookmarkStart w:colFirst="0" w:colLast="0" w:name="_b10d6ugrizoc" w:id="96"/>
      <w:bookmarkEnd w:id="96"/>
      <w:r w:rsidDel="00000000" w:rsidR="00000000" w:rsidRPr="00000000">
        <w:rPr>
          <w:rFonts w:ascii="Montserrat" w:cs="Montserrat" w:eastAsia="Montserrat" w:hAnsi="Montserrat"/>
          <w:b w:val="1"/>
          <w:bCs w:val="1"/>
          <w:sz w:val="24"/>
          <w:szCs w:val="24"/>
          <w:rtl w:val="0"/>
        </w:rPr>
        <w:t xml:space="preserve">8. So sánh đo khi không có quạt và khi có quạt</w:t>
      </w:r>
    </w:p>
    <w:p w:rsidR="00000000" w:rsidDel="00000000" w:rsidP="00000000" w:rsidRDefault="00000000" w:rsidRPr="00000000" w14:paraId="000007D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thực hiện so sánh sơ bộ giữa hai trường hợp:</w:t>
      </w:r>
    </w:p>
    <w:tbl>
      <w:tblPr>
        <w:tblStyle w:val="Table6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9.064232726537"/>
        <w:gridCol w:w="2993.9934678583195"/>
        <w:gridCol w:w="3632.4541104387686"/>
        <w:tblGridChange w:id="0">
          <w:tblGrid>
            <w:gridCol w:w="2399.064232726537"/>
            <w:gridCol w:w="2993.9934678583195"/>
            <w:gridCol w:w="3632.454110438768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Không có quạt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Có quạt hút</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Luồng khí qua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Phụ thuộc môi trường tự nhiên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Chủ động hơn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Tốc độ phản hồi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Chậm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Nhanh hơn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Độ ổn định vị trí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Kém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dao động theo gió bên ngoài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Ổn định hơn nếu buồng đo kín vừa đủ</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Tính nâng cấp phần cứng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Chưa rõ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Rõ ràng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Độ phức tạp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Cao hơn do cần quạt và mạch điều khiển</w:t>
            </w:r>
          </w:p>
        </w:tc>
      </w:tr>
    </w:tbl>
    <w:p w:rsidR="00000000" w:rsidDel="00000000" w:rsidP="00000000" w:rsidRDefault="00000000" w:rsidRPr="00000000" w14:paraId="000007E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Kết luận sơ bộ:</w:t>
      </w:r>
    </w:p>
    <w:p w:rsidR="00000000" w:rsidDel="00000000" w:rsidP="00000000" w:rsidRDefault="00000000" w:rsidRPr="00000000" w14:paraId="000007EB">
      <w:pPr>
        <w:spacing w:after="240" w:before="240" w:lineRule="auto"/>
        <w:ind w:left="600" w:right="60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Việc bổ sung buồng đo khí và quạt hút giúp hệ thống có cấu trúc phần cứng hoàn chỉnh hơn, thể hiện rõ hướng nâng cấp so với mô hình đo cảm biến đặt hở. Tuy nhiên, quạt cũng làm tăng yêu cầu về nguồn và cần bố trí cảm biến hợp lý để tránh nhiễu do luồng gió quá mạnh.</w:t>
      </w:r>
    </w:p>
    <w:p w:rsidR="00000000" w:rsidDel="00000000" w:rsidP="00000000" w:rsidRDefault="00000000" w:rsidRPr="00000000" w14:paraId="000007EC">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mibs3a56z91h" w:id="97"/>
      <w:bookmarkEnd w:id="97"/>
      <w:r w:rsidDel="00000000" w:rsidR="00000000" w:rsidRPr="00000000">
        <w:rPr>
          <w:rFonts w:ascii="Montserrat" w:cs="Montserrat" w:eastAsia="Montserrat" w:hAnsi="Montserrat"/>
          <w:b w:val="1"/>
          <w:bCs w:val="1"/>
          <w:color w:val="000000"/>
          <w:sz w:val="24"/>
          <w:szCs w:val="24"/>
          <w:rtl w:val="0"/>
        </w:rPr>
        <w:t xml:space="preserve">9. Thiết lập quy trình làm việc nhóm với Git</w:t>
      </w:r>
    </w:p>
    <w:p w:rsidR="00000000" w:rsidDel="00000000" w:rsidP="00000000" w:rsidRDefault="00000000" w:rsidRPr="00000000" w14:paraId="000007ED">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Vào tuần thứ 6, sau khi đã lập xong kho lưu trữ (repository) trên GitHub và kéo đủ các thành viên vào, nhóm mới nhận ra một vấn đề khá lớn. Nếu cả ba đứa cùng đẩy thẳng code vào nhánh main, kiểu gì code cũng bị đè lên nhau, lỡ có lỗi thì không biết đường nào mà khôi phục lại. Để tránh "toang" đồ án, cả nhóm ngồi lại và thống nhất áp dụng một quy trình dùng Git đơn giản, phù hợp với nhóm 3 người.</w:t>
      </w:r>
    </w:p>
    <w:p w:rsidR="00000000" w:rsidDel="00000000" w:rsidP="00000000" w:rsidRDefault="00000000" w:rsidRPr="00000000" w14:paraId="000007EE">
      <w:pPr>
        <w:spacing w:after="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Cách chia nhánh (Branching)</w:t>
      </w:r>
    </w:p>
    <w:p w:rsidR="00000000" w:rsidDel="00000000" w:rsidP="00000000" w:rsidRDefault="00000000" w:rsidRPr="00000000" w14:paraId="000007EF">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quyết định dùng 3 nhánh chính, phân chia vai trò rõ ràng:</w:t>
      </w:r>
    </w:p>
    <w:p w:rsidR="00000000" w:rsidDel="00000000" w:rsidP="00000000" w:rsidRDefault="00000000" w:rsidRPr="00000000" w14:paraId="000007F0">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Nhánh main: Đây là "bản sạch", chỉ chứa code đã chạy thử và ổn định. Không commit và push nếu chưa final vào đây. Chỉ khi nào ráp xong một chức năng hoàn chỉnh mới được gộp (merge) vào.</w:t>
      </w:r>
    </w:p>
    <w:p w:rsidR="00000000" w:rsidDel="00000000" w:rsidP="00000000" w:rsidRDefault="00000000" w:rsidRPr="00000000" w14:paraId="000007F1">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Nhánh develop: Đây là nhánh nháp chung của cả nhóm. Mọi người làm xong phần của mình thì đẩy code vào đây để ghép nối với nhau. Duy nhất một người trong nhóm sẽ có trách nhiệm đẩy file này sang nhánh main của repo.</w:t>
      </w:r>
    </w:p>
    <w:p w:rsidR="00000000" w:rsidDel="00000000" w:rsidP="00000000" w:rsidRDefault="00000000" w:rsidRPr="00000000" w14:paraId="000007F2">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Nhánh feature/...: Nhánh làm việc riêng của từng người. Ai code chức năng nào thì tự tạo một nhánh mới từ nhánh develop. Tên nhánh được đặt theo quy tắc: feature/[tên-thành-viên]-[tên-chức-năng].</w:t>
      </w:r>
    </w:p>
    <w:p w:rsidR="00000000" w:rsidDel="00000000" w:rsidP="00000000" w:rsidRDefault="00000000" w:rsidRPr="00000000" w14:paraId="000007F3">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Bảng phân công các nhánh thực tế của nhóm:</w:t>
      </w:r>
    </w:p>
    <w:tbl>
      <w:tblPr>
        <w:tblStyle w:val="Table6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650"/>
        <w:gridCol w:w="4515"/>
        <w:tblGridChange w:id="0">
          <w:tblGrid>
            <w:gridCol w:w="2670"/>
            <w:gridCol w:w="1650"/>
            <w:gridCol w:w="45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4">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Tên nhánh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5">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Người làm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6">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Phần việc cụ thể</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7">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feature/huy-uart-pms7003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8">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Đỗ Đức Huy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9">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Viết code đọc dữ liệu từ cảm biến bụi qua UART, tách gói tin và check lỗi</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A">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feature/huy-sd-logging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B">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Đỗ Đức Huy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C">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Xử lý phần lưu dữ liệu ra file CSV trên thẻ nhớ</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D">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feature/vietanh-oled-display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E">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Trương Việt Anh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7FF">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Viết code cho màn hình OLED hiển thị thông số</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0">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feature/vietanh-alert-logic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1">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Trương Việt Anh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2">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Viết logic điều khiển đèn LED 3 màu và còi kêu khi bụi vượt mức</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3">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feature/son-bme280-i2c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4">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Đặng Thái Sơn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5">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Đọc cảm biến nhiệt độ, độ ẩm qua giao tiếp I2C</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6">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feature/son-fan-control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7">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Đặng Thái Sơn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8">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Viết code bật tắt quạt hút theo chu kỳ</w:t>
            </w:r>
          </w:p>
        </w:tc>
      </w:tr>
    </w:tbl>
    <w:p w:rsidR="00000000" w:rsidDel="00000000" w:rsidP="00000000" w:rsidRDefault="00000000" w:rsidRPr="00000000" w14:paraId="00000809">
      <w:pPr>
        <w:spacing w:after="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D2. Quy ước viết lời nhắn khi lưu code (Commit Message)</w:t>
      </w:r>
    </w:p>
    <w:p w:rsidR="00000000" w:rsidDel="00000000" w:rsidP="00000000" w:rsidRDefault="00000000" w:rsidRPr="00000000" w14:paraId="0000080A">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Để sau này mở lịch sử ra đọc còn hiểu được ngày xưa mình đã sửa cái gì, nhóm chốt luôn một form ghi chú chung: &lt;Loại_thao_tác&gt;(&lt;Phần_bị_ảnh_hưởng&gt;): &lt;Mô tả ngắn gọn&gt;</w:t>
      </w:r>
    </w:p>
    <w:tbl>
      <w:tblPr>
        <w:tblStyle w:val="Table6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195"/>
        <w:gridCol w:w="4170"/>
        <w:tblGridChange w:id="0">
          <w:tblGrid>
            <w:gridCol w:w="1470"/>
            <w:gridCol w:w="3195"/>
            <w:gridCol w:w="417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B">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Loại thao tác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C">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Dùng khi nào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D">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Ví dụ thực tế nhóm hay viết</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E">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0F">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Thêm một chức năng mới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0">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feat(uart): them code doc cam bien bui pms7003</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1">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2">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Sửa lỗi code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3">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fix(gpio): doi chan dieu khien quat sang gpio13 de tranh loi boot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4">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5">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Viết thêm comment giải thích code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6">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docs(config): them comment giai thich cac muc canh bao aqi</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7">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refactor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8">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Cấu trúc lại code cho gọn, không đổi 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9">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refactor(sensor): tach phan doc bme280 ra mot ham rieng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A">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B">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Thêm code để test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C">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test(bme280): thu nghiem doc nhiet do o cac muc cuc doan</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D">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E">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Làm mấy việc vặt (thêm thư viện, sửa file gitignore)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81F">
            <w:pPr>
              <w:spacing w:after="48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chore: them file .gitignore de khong day file build rac len</w:t>
            </w:r>
          </w:p>
        </w:tc>
      </w:tr>
    </w:tbl>
    <w:p w:rsidR="00000000" w:rsidDel="00000000" w:rsidP="00000000" w:rsidRDefault="00000000" w:rsidRPr="00000000" w14:paraId="00000820">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số luật ngầm nhóm tự đặt ra với nhau:</w:t>
      </w:r>
    </w:p>
    <w:p w:rsidR="00000000" w:rsidDel="00000000" w:rsidP="00000000" w:rsidRDefault="00000000" w:rsidRPr="00000000" w14:paraId="00000821">
      <w:pPr>
        <w:numPr>
          <w:ilvl w:val="0"/>
          <w:numId w:val="54"/>
        </w:numPr>
        <w:spacing w:after="0" w:after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Nên lưu code thường xuyên. Cứ code xong một hàm hay logic nhỏ nào chạy được là commit luôn cho chắc ăn.</w:t>
      </w:r>
    </w:p>
    <w:p w:rsidR="00000000" w:rsidDel="00000000" w:rsidP="00000000" w:rsidRDefault="00000000" w:rsidRPr="00000000" w14:paraId="00000822">
      <w:pPr>
        <w:numPr>
          <w:ilvl w:val="0"/>
          <w:numId w:val="54"/>
        </w:numPr>
        <w:spacing w:after="0" w:after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Nếu code đang báo lỗi (lỗi biên dịch) thì cấm không được gộp vào nhánh develop của nhóm.</w:t>
      </w:r>
    </w:p>
    <w:p w:rsidR="00000000" w:rsidDel="00000000" w:rsidP="00000000" w:rsidRDefault="00000000" w:rsidRPr="00000000" w14:paraId="00000823">
      <w:pPr>
        <w:numPr>
          <w:ilvl w:val="0"/>
          <w:numId w:val="54"/>
        </w:numPr>
        <w:spacing w:after="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Ghi chú phải viết dễ hiểu, người khác đọc lướt qua cũng biết là đang sửa cái gì mà không cần phải mở file ra soi.</w:t>
      </w:r>
    </w:p>
    <w:p w:rsidR="00000000" w:rsidDel="00000000" w:rsidP="00000000" w:rsidRDefault="00000000" w:rsidRPr="00000000" w14:paraId="00000824">
      <w:pPr>
        <w:spacing w:after="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D3. Các bước làm việc hàng ngày của nhóm</w:t>
      </w:r>
    </w:p>
    <w:p w:rsidR="00000000" w:rsidDel="00000000" w:rsidP="00000000" w:rsidRDefault="00000000" w:rsidRPr="00000000" w14:paraId="00000825">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 nhóm tuân theo 7 bước:</w:t>
      </w:r>
    </w:p>
    <w:p w:rsidR="00000000" w:rsidDel="00000000" w:rsidP="00000000" w:rsidRDefault="00000000" w:rsidRPr="00000000" w14:paraId="00000826">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1: Tải code mới nhất của cả nhóm về máy mình bằng lệnh: git pull origin develop</w:t>
      </w:r>
    </w:p>
    <w:p w:rsidR="00000000" w:rsidDel="00000000" w:rsidP="00000000" w:rsidRDefault="00000000" w:rsidRPr="00000000" w14:paraId="00000827">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2: Tạo một nhánh làm việc mới cho mình bằng lệnh: git checkout -b feature/ten-thanh-vien-ten-tinh-nang</w:t>
      </w:r>
    </w:p>
    <w:p w:rsidR="00000000" w:rsidDel="00000000" w:rsidP="00000000" w:rsidRDefault="00000000" w:rsidRPr="00000000" w14:paraId="00000828">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3: Bắt đầu code, chạy thử trên máy. Thấy ổn thì lưu lại bằng hai lệnh: git add &lt;tên_file&gt; rồi git commit -m "feat(scope): lời nhắn"</w:t>
      </w:r>
    </w:p>
    <w:p w:rsidR="00000000" w:rsidDel="00000000" w:rsidP="00000000" w:rsidRDefault="00000000" w:rsidRPr="00000000" w14:paraId="00000829">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4: Đẩy nhánh của mình lên GitHub bằng lệnh: git push origin feature/ten-nhanh</w:t>
      </w:r>
    </w:p>
    <w:p w:rsidR="00000000" w:rsidDel="00000000" w:rsidP="00000000" w:rsidRDefault="00000000" w:rsidRPr="00000000" w14:paraId="0000082A">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5: Lên trang GitHub, tạo một yêu cầu gộp code (Pull Request) từ nhánh của mình vào nhánh develop. Nhờ một đứa trong nhóm đọc lướt qua code xem có vấn đề gì ngớ ngẩn không, ok thì comment xác nhận.</w:t>
      </w:r>
    </w:p>
    <w:p w:rsidR="00000000" w:rsidDel="00000000" w:rsidP="00000000" w:rsidRDefault="00000000" w:rsidRPr="00000000" w14:paraId="0000082B">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6: Khi cả nhóm đã đồng ý, tiến hành gộp code vào develop. Nếu lúc làm có lỡ tạo nhiều commit lắt nhắt quá thì dùng tính năng "Squash and merge" để gộp gọn lại cho đỡ rác lịch sử.</w:t>
      </w:r>
    </w:p>
    <w:p w:rsidR="00000000" w:rsidDel="00000000" w:rsidP="00000000" w:rsidRDefault="00000000" w:rsidRPr="00000000" w14:paraId="0000082C">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Bước 7: Gộp xong thì xóa nhánh cũ đi cho gọn bằng lệnh: git branch -d feature/ten-nhanh ở máy mình, trên GitHub thì bấm nút xóa là xong.</w:t>
      </w:r>
    </w:p>
    <w:p w:rsidR="00000000" w:rsidDel="00000000" w:rsidP="00000000" w:rsidRDefault="00000000" w:rsidRPr="00000000" w14:paraId="0000082D">
      <w:pPr>
        <w:spacing w:after="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D4. Xử lý "sự cố" đụng code (Conflict)</w:t>
      </w:r>
    </w:p>
    <w:p w:rsidR="00000000" w:rsidDel="00000000" w:rsidP="00000000" w:rsidRDefault="00000000" w:rsidRPr="00000000" w14:paraId="0000082E">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Conflict là cái cảnh hai người cùng sửa chung một dòng trong một file. Tuần vừa rồi nhóm dính chưởng luôn: Việt Anh và Sơn làm sao mà cùng mở file config.h ra thêm code. Việt Anh thêm cái địa chỉ cho màn hình OLED, còn Sơn thêm địa chỉ cho cảm biến nhiệt độ. Lúc gộp code vào nhánh chung thì GitHub báo lỗi không cho gộp.</w:t>
      </w:r>
    </w:p>
    <w:p w:rsidR="00000000" w:rsidDel="00000000" w:rsidP="00000000" w:rsidRDefault="00000000" w:rsidRPr="00000000" w14:paraId="0000082F">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Cách mấy đứa xử lý:</w:t>
      </w:r>
    </w:p>
    <w:p w:rsidR="00000000" w:rsidDel="00000000" w:rsidP="00000000" w:rsidRDefault="00000000" w:rsidRPr="00000000" w14:paraId="00000830">
      <w:pPr>
        <w:numPr>
          <w:ilvl w:val="0"/>
          <w:numId w:val="27"/>
        </w:numPr>
        <w:spacing w:after="0" w:after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Dùng lệnh git status để xem file nào đang báo dòng đỏ chữ "(both modified)".</w:t>
      </w:r>
    </w:p>
    <w:p w:rsidR="00000000" w:rsidDel="00000000" w:rsidP="00000000" w:rsidRDefault="00000000" w:rsidRPr="00000000" w14:paraId="00000831">
      <w:pPr>
        <w:numPr>
          <w:ilvl w:val="0"/>
          <w:numId w:val="27"/>
        </w:numPr>
        <w:spacing w:after="0" w:after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Mở file đó ra, tìm mấy cái dấu ngoặc nhọn &lt;&lt;&lt;&lt;&lt;&lt;&lt;, =======, &gt;&gt;&gt;&gt;&gt;&gt;&gt; mà thằng Git nó tự sinh ra.</w:t>
      </w:r>
    </w:p>
    <w:p w:rsidR="00000000" w:rsidDel="00000000" w:rsidP="00000000" w:rsidRDefault="00000000" w:rsidRPr="00000000" w14:paraId="00000832">
      <w:pPr>
        <w:numPr>
          <w:ilvl w:val="0"/>
          <w:numId w:val="27"/>
        </w:numPr>
        <w:spacing w:after="0" w:after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Hai đứa gọi điện chốt với nhau là sẽ giữ lại cả hai dòng code này vì nó không liên quan gì đến nhau.</w:t>
      </w:r>
    </w:p>
    <w:p w:rsidR="00000000" w:rsidDel="00000000" w:rsidP="00000000" w:rsidRDefault="00000000" w:rsidRPr="00000000" w14:paraId="00000833">
      <w:pPr>
        <w:numPr>
          <w:ilvl w:val="0"/>
          <w:numId w:val="27"/>
        </w:numPr>
        <w:spacing w:after="0" w:after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Xóa hết mấy cái dấu ngoặc nhọn thừa thãi đi.</w:t>
      </w:r>
    </w:p>
    <w:p w:rsidR="00000000" w:rsidDel="00000000" w:rsidP="00000000" w:rsidRDefault="00000000" w:rsidRPr="00000000" w14:paraId="00000834">
      <w:pPr>
        <w:numPr>
          <w:ilvl w:val="0"/>
          <w:numId w:val="27"/>
        </w:numPr>
        <w:spacing w:after="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Lưu file lại, gõ lệnh git add config.h rồi git commit báo là đã giải quyết xong xung đột, sau đó đẩy lại lên GitHub.</w:t>
      </w:r>
    </w:p>
    <w:p w:rsidR="00000000" w:rsidDel="00000000" w:rsidP="00000000" w:rsidRDefault="00000000" w:rsidRPr="00000000" w14:paraId="00000835">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Bài học nhớ đời sau vụ này: Nhóm quyết định tạo một file cấu hình riêng (như pins_config.h) chứa toàn bộ các chân cắm và địa chỉ.</w:t>
      </w:r>
    </w:p>
    <w:p w:rsidR="00000000" w:rsidDel="00000000" w:rsidP="00000000" w:rsidRDefault="00000000" w:rsidRPr="00000000" w14:paraId="00000836">
      <w:pPr>
        <w:pStyle w:val="Heading2"/>
        <w:keepNext w:val="0"/>
        <w:keepLines w:val="0"/>
        <w:spacing w:after="80" w:lineRule="auto"/>
        <w:rPr>
          <w:rFonts w:ascii="Montserrat" w:cs="Montserrat" w:eastAsia="Montserrat" w:hAnsi="Montserrat"/>
          <w:b w:val="1"/>
          <w:bCs w:val="1"/>
          <w:sz w:val="24"/>
          <w:szCs w:val="24"/>
        </w:rPr>
      </w:pPr>
      <w:bookmarkStart w:colFirst="0" w:colLast="0" w:name="_s26jzanmuhxs" w:id="98"/>
      <w:bookmarkEnd w:id="98"/>
      <w:r w:rsidDel="00000000" w:rsidR="00000000" w:rsidRPr="00000000">
        <w:rPr>
          <w:rFonts w:ascii="Montserrat" w:cs="Montserrat" w:eastAsia="Montserrat" w:hAnsi="Montserrat"/>
          <w:b w:val="1"/>
          <w:bCs w:val="1"/>
          <w:sz w:val="24"/>
          <w:szCs w:val="24"/>
          <w:rtl w:val="0"/>
        </w:rPr>
        <w:t xml:space="preserve">KẾT QUẢ ĐẠT ĐƯỢC</w:t>
      </w:r>
    </w:p>
    <w:p w:rsidR="00000000" w:rsidDel="00000000" w:rsidP="00000000" w:rsidRDefault="00000000" w:rsidRPr="00000000" w14:paraId="00000837">
      <w:pPr>
        <w:numPr>
          <w:ilvl w:val="0"/>
          <w:numId w:val="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Thiết kế được cấu trúc buồng đo khí đơn giản gồm cửa hút, vùng đo và cửa thoát khí.</w:t>
      </w:r>
    </w:p>
    <w:p w:rsidR="00000000" w:rsidDel="00000000" w:rsidP="00000000" w:rsidRDefault="00000000" w:rsidRPr="00000000" w14:paraId="00000838">
      <w:pPr>
        <w:numPr>
          <w:ilvl w:val="0"/>
          <w:numId w:val="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được vị trí đặt cảm biến bụi, MQ135 và DHT22 trong buồng đo.</w:t>
      </w:r>
    </w:p>
    <w:p w:rsidR="00000000" w:rsidDel="00000000" w:rsidP="00000000" w:rsidRDefault="00000000" w:rsidRPr="00000000" w14:paraId="00000839">
      <w:pPr>
        <w:numPr>
          <w:ilvl w:val="0"/>
          <w:numId w:val="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được quạt hút 5V vào mô hình lấy mẫu khí.</w:t>
      </w:r>
    </w:p>
    <w:p w:rsidR="00000000" w:rsidDel="00000000" w:rsidP="00000000" w:rsidRDefault="00000000" w:rsidRPr="00000000" w14:paraId="0000083A">
      <w:pPr>
        <w:numPr>
          <w:ilvl w:val="0"/>
          <w:numId w:val="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được nguyên tắc điều khiển quạt qua transistor hoặc MOSFET.</w:t>
      </w:r>
    </w:p>
    <w:p w:rsidR="00000000" w:rsidDel="00000000" w:rsidP="00000000" w:rsidRDefault="00000000" w:rsidRPr="00000000" w14:paraId="0000083B">
      <w:pPr>
        <w:numPr>
          <w:ilvl w:val="0"/>
          <w:numId w:val="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Bổ sung phương án ổn định nguồn khi quạt hoạt động.</w:t>
      </w:r>
    </w:p>
    <w:p w:rsidR="00000000" w:rsidDel="00000000" w:rsidP="00000000" w:rsidRDefault="00000000" w:rsidRPr="00000000" w14:paraId="0000083C">
      <w:pPr>
        <w:numPr>
          <w:ilvl w:val="0"/>
          <w:numId w:val="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 sánh được sự khác biệt giữa đo không có quạt và đo có quạt hút.</w:t>
      </w:r>
    </w:p>
    <w:p w:rsidR="00000000" w:rsidDel="00000000" w:rsidP="00000000" w:rsidRDefault="00000000" w:rsidRPr="00000000" w14:paraId="0000083D">
      <w:pPr>
        <w:numPr>
          <w:ilvl w:val="0"/>
          <w:numId w:val="2"/>
        </w:numPr>
        <w:spacing w:after="240" w:before="0" w:beforeAutospacing="0" w:lineRule="auto"/>
        <w:ind w:left="720" w:hanging="360"/>
        <w:rPr>
          <w:sz w:val="24"/>
          <w:szCs w:val="24"/>
        </w:rPr>
      </w:pPr>
      <w:r w:rsidDel="00000000" w:rsidR="00000000" w:rsidRPr="00000000">
        <w:rPr>
          <w:rFonts w:ascii="Montserrat" w:cs="Montserrat" w:eastAsia="Montserrat" w:hAnsi="Montserrat"/>
          <w:sz w:val="24"/>
          <w:szCs w:val="24"/>
          <w:rtl w:val="0"/>
        </w:rPr>
        <w:t xml:space="preserve">Làm rõ yếu tố nâng cấp phần cứng của đề tài: </w:t>
      </w:r>
      <w:r w:rsidDel="00000000" w:rsidR="00000000" w:rsidRPr="00000000">
        <w:rPr>
          <w:rFonts w:ascii="Montserrat" w:cs="Montserrat" w:eastAsia="Montserrat" w:hAnsi="Montserrat"/>
          <w:b w:val="1"/>
          <w:bCs w:val="1"/>
          <w:sz w:val="24"/>
          <w:szCs w:val="24"/>
          <w:rtl w:val="0"/>
        </w:rPr>
        <w:t xml:space="preserve">buồng đo khí + quạt hút + điều khiển tải + nguồn ổn định</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83E">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2"/>
        <w:keepNext w:val="0"/>
        <w:keepLines w:val="0"/>
        <w:spacing w:after="80" w:lineRule="auto"/>
        <w:rPr>
          <w:rFonts w:ascii="Montserrat" w:cs="Montserrat" w:eastAsia="Montserrat" w:hAnsi="Montserrat"/>
          <w:b w:val="1"/>
          <w:bCs w:val="1"/>
          <w:sz w:val="24"/>
          <w:szCs w:val="24"/>
        </w:rPr>
      </w:pPr>
      <w:bookmarkStart w:colFirst="0" w:colLast="0" w:name="_hp7xa0wa8ea8" w:id="99"/>
      <w:bookmarkEnd w:id="99"/>
      <w:r w:rsidDel="00000000" w:rsidR="00000000" w:rsidRPr="00000000">
        <w:rPr>
          <w:rFonts w:ascii="Montserrat" w:cs="Montserrat" w:eastAsia="Montserrat" w:hAnsi="Montserrat"/>
          <w:b w:val="1"/>
          <w:bCs w:val="1"/>
          <w:sz w:val="24"/>
          <w:szCs w:val="24"/>
          <w:rtl w:val="0"/>
        </w:rPr>
        <w:t xml:space="preserve">VẤN ĐỀ GẶP PHẢI</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2.380772272462"/>
        <w:gridCol w:w="4823.131038751161"/>
        <w:tblGridChange w:id="0">
          <w:tblGrid>
            <w:gridCol w:w="4202.380772272462"/>
            <w:gridCol w:w="4823.131038751161"/>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Vấn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Mô tả</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Buồng đo quá kín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Nếu hộp quá kín, không khí khó lưu thông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đặt quá gần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Luồng gió mạnh có thể làm dữ liệu dao động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làm sụt 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ESP32 có thể reset nếu nguồn yếu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Dây nối trong hộp bị rối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gây lỗi tiếp xúc khi đóng nắp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DHT22 bị ảnh hưởng bởi luồng gió trực tiếp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Giá trị nhiệt độ/độ ẩm có thể không ổn định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Chưa có thiết kế cơ khí cố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dễ thay đổi vị trí giữa các lần thử nghiệm</w:t>
            </w:r>
          </w:p>
        </w:tc>
      </w:tr>
    </w:tbl>
    <w:p w:rsidR="00000000" w:rsidDel="00000000" w:rsidP="00000000" w:rsidRDefault="00000000" w:rsidRPr="00000000" w14:paraId="0000084E">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2"/>
        <w:keepNext w:val="0"/>
        <w:keepLines w:val="0"/>
        <w:spacing w:after="80" w:lineRule="auto"/>
        <w:rPr>
          <w:rFonts w:ascii="Montserrat" w:cs="Montserrat" w:eastAsia="Montserrat" w:hAnsi="Montserrat"/>
          <w:b w:val="1"/>
          <w:bCs w:val="1"/>
          <w:sz w:val="24"/>
          <w:szCs w:val="24"/>
        </w:rPr>
      </w:pPr>
      <w:bookmarkStart w:colFirst="0" w:colLast="0" w:name="_srmgrkk9iap" w:id="100"/>
      <w:bookmarkEnd w:id="100"/>
      <w:r w:rsidDel="00000000" w:rsidR="00000000" w:rsidRPr="00000000">
        <w:rPr>
          <w:rFonts w:ascii="Montserrat" w:cs="Montserrat" w:eastAsia="Montserrat" w:hAnsi="Montserrat"/>
          <w:b w:val="1"/>
          <w:bCs w:val="1"/>
          <w:sz w:val="24"/>
          <w:szCs w:val="24"/>
          <w:rtl w:val="0"/>
        </w:rPr>
        <w:t xml:space="preserve">GIẢI PHÁP ÁP DỤNG</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707423580787"/>
        <w:gridCol w:w="6522.804387442838"/>
        <w:tblGridChange w:id="0">
          <w:tblGrid>
            <w:gridCol w:w="2502.707423580787"/>
            <w:gridCol w:w="6522.804387442838"/>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Vấn đề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Giải pháp</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Buồng đo quá kín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cửa hút và cửa thoát khí rõ ràng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quá gần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Đặt quạt ở cửa thoát, không thổi trực tiếp vào cảm biến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Sụt áp khi quạt chạy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Dùng nguồn 5V đủ dòng, thêm tụ lọc, nối chung GND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Dây nối rối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Ghi nhãn dây, cố định dây bằng băng dính hoặc dây rút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DHT22 dao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Đặt DHT22 lệch khỏi luồng gió trực tiếp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chưa cố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Dùng đế mica/formex hoặc băng dính hai mặt để cố định module</w:t>
            </w:r>
          </w:p>
        </w:tc>
      </w:tr>
    </w:tbl>
    <w:p w:rsidR="00000000" w:rsidDel="00000000" w:rsidP="00000000" w:rsidRDefault="00000000" w:rsidRPr="00000000" w14:paraId="0000085E">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2"/>
        <w:keepNext w:val="0"/>
        <w:keepLines w:val="0"/>
        <w:spacing w:after="80" w:lineRule="auto"/>
        <w:rPr>
          <w:rFonts w:ascii="Montserrat" w:cs="Montserrat" w:eastAsia="Montserrat" w:hAnsi="Montserrat"/>
          <w:b w:val="1"/>
          <w:bCs w:val="1"/>
          <w:sz w:val="24"/>
          <w:szCs w:val="24"/>
        </w:rPr>
      </w:pPr>
      <w:bookmarkStart w:colFirst="0" w:colLast="0" w:name="_hdje7noik2u" w:id="101"/>
      <w:bookmarkEnd w:id="101"/>
      <w:r w:rsidDel="00000000" w:rsidR="00000000" w:rsidRPr="00000000">
        <w:rPr>
          <w:rFonts w:ascii="Montserrat" w:cs="Montserrat" w:eastAsia="Montserrat" w:hAnsi="Montserrat"/>
          <w:b w:val="1"/>
          <w:bCs w:val="1"/>
          <w:sz w:val="24"/>
          <w:szCs w:val="24"/>
          <w:rtl w:val="0"/>
        </w:rPr>
        <w:t xml:space="preserve">BÀI HỌC KINH NGHIỆM</w:t>
      </w:r>
    </w:p>
    <w:p w:rsidR="00000000" w:rsidDel="00000000" w:rsidP="00000000" w:rsidRDefault="00000000" w:rsidRPr="00000000" w14:paraId="00000860">
      <w:pPr>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Buồng đo khí là phần quan trọng để thể hiện rõ tính nâng cấp phần cứng.</w:t>
      </w:r>
    </w:p>
    <w:p w:rsidR="00000000" w:rsidDel="00000000" w:rsidP="00000000" w:rsidRDefault="00000000" w:rsidRPr="00000000" w14:paraId="00000861">
      <w:pPr>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giúp tạo luồng khí chủ động nhưng cũng làm tăng yêu cầu về nguồn và bố trí cơ khí.</w:t>
      </w:r>
    </w:p>
    <w:p w:rsidR="00000000" w:rsidDel="00000000" w:rsidP="00000000" w:rsidRDefault="00000000" w:rsidRPr="00000000" w14:paraId="00000862">
      <w:pPr>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nên đặt cảm biến quá sát quạt vì dữ liệu có thể bị nhiễu do luồng gió.</w:t>
      </w:r>
    </w:p>
    <w:p w:rsidR="00000000" w:rsidDel="00000000" w:rsidP="00000000" w:rsidRDefault="00000000" w:rsidRPr="00000000" w14:paraId="00000863">
      <w:pPr>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Các tải như quạt cần được điều khiển qua transistor hoặc MOSFET để bảo vệ ESP32.</w:t>
      </w:r>
    </w:p>
    <w:p w:rsidR="00000000" w:rsidDel="00000000" w:rsidP="00000000" w:rsidRDefault="00000000" w:rsidRPr="00000000" w14:paraId="00000864">
      <w:pPr>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Khi chuyển từ mạch breadboard sang mô hình có hộp, cần chú ý dây nối, thông gió và khả năng tháo lắp.</w:t>
      </w:r>
    </w:p>
    <w:p w:rsidR="00000000" w:rsidDel="00000000" w:rsidP="00000000" w:rsidRDefault="00000000" w:rsidRPr="00000000" w14:paraId="00000865">
      <w:pPr>
        <w:numPr>
          <w:ilvl w:val="0"/>
          <w:numId w:val="1"/>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Việc so sánh trước/sau khi thêm buồng đo giúp báo cáo có cơ sở đánh giá phần nâng cấp.</w:t>
      </w:r>
    </w:p>
    <w:p w:rsidR="00000000" w:rsidDel="00000000" w:rsidP="00000000" w:rsidRDefault="00000000" w:rsidRPr="00000000" w14:paraId="00000866">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rFonts w:ascii="Montserrat" w:cs="Montserrat" w:eastAsia="Montserrat" w:hAnsi="Montserrat"/>
          <w:b w:val="1"/>
          <w:bCs w:val="1"/>
          <w:sz w:val="24"/>
          <w:szCs w:val="24"/>
        </w:rPr>
      </w:pPr>
      <w:bookmarkStart w:colFirst="0" w:colLast="0" w:name="_eaklj5rmgci9" w:id="102"/>
      <w:bookmarkEnd w:id="102"/>
      <w:r w:rsidDel="00000000" w:rsidR="00000000" w:rsidRPr="00000000">
        <w:rPr>
          <w:rFonts w:ascii="Montserrat" w:cs="Montserrat" w:eastAsia="Montserrat" w:hAnsi="Montserrat"/>
          <w:b w:val="1"/>
          <w:bCs w:val="1"/>
          <w:sz w:val="24"/>
          <w:szCs w:val="24"/>
          <w:rtl w:val="0"/>
        </w:rPr>
        <w:t xml:space="preserve">PHÂN CÔNG CÔNG VIỆC VÀ MỨC ĐỘ HOÀN THÀNH</w:t>
      </w:r>
    </w:p>
    <w:tbl>
      <w:tblPr>
        <w:tblStyle w:val="Table7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1974265411947"/>
        <w:gridCol w:w="1063.9830996735166"/>
        <w:gridCol w:w="2770.024966391397"/>
        <w:gridCol w:w="1669.3527943153454"/>
        <w:gridCol w:w="1077.7415018244674"/>
        <w:gridCol w:w="1848.2120222777035"/>
        <w:tblGridChange w:id="0">
          <w:tblGrid>
            <w:gridCol w:w="596.1974265411947"/>
            <w:gridCol w:w="1063.9830996735166"/>
            <w:gridCol w:w="2770.024966391397"/>
            <w:gridCol w:w="1669.3527943153454"/>
            <w:gridCol w:w="1077.7415018244674"/>
            <w:gridCol w:w="1848.2120222777035"/>
          </w:tblGrid>
        </w:tblGridChange>
      </w:tblGrid>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Thành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Công việc được giao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Sản phẩm cần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Mức độ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Tự đánh giá</w:t>
            </w:r>
            <w:r w:rsidDel="00000000" w:rsidR="00000000" w:rsidRPr="00000000">
              <w:rPr>
                <w:rtl w:val="0"/>
              </w:rPr>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Đỗ Đức Huy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Thiết kế cấu trúc buồng đo khí và xác định vị trí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Sơ đồ buồng đo, phương án bố trí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thành tốt, cần hoàn thiện cơ khí chắc chắn hơn</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Trương Việt 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quạt hút 5V và mạch điều khiển transistor/MOSFET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bật/tắt được theo điều khiển 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thành cơ bản, cần kiểm tra thêm độ ổn định nguồn</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Đặng Thái Sơn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 sánh dữ liệu khi không có quạt và khi có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Bảng nhận xét ảnh hưởng của 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thành cơ bản, cần thu thêm dữ liệu thực nghiệm</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tổng thể khối lấy mẫu khí và 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Mô hình buồng đo khí có quạt hút hoạt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tiếp tục cố định dây nối và cảm biến</w:t>
            </w:r>
          </w:p>
        </w:tc>
      </w:tr>
    </w:tbl>
    <w:p w:rsidR="00000000" w:rsidDel="00000000" w:rsidP="00000000" w:rsidRDefault="00000000" w:rsidRPr="00000000" w14:paraId="00000886">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rFonts w:ascii="Montserrat" w:cs="Montserrat" w:eastAsia="Montserrat" w:hAnsi="Montserrat"/>
          <w:b w:val="1"/>
          <w:bCs w:val="1"/>
          <w:sz w:val="24"/>
          <w:szCs w:val="24"/>
        </w:rPr>
      </w:pPr>
      <w:bookmarkStart w:colFirst="0" w:colLast="0" w:name="_iopo8ba5zhn6" w:id="103"/>
      <w:bookmarkEnd w:id="103"/>
      <w:r w:rsidDel="00000000" w:rsidR="00000000" w:rsidRPr="00000000">
        <w:rPr>
          <w:rFonts w:ascii="Montserrat" w:cs="Montserrat" w:eastAsia="Montserrat" w:hAnsi="Montserrat"/>
          <w:b w:val="1"/>
          <w:bCs w:val="1"/>
          <w:sz w:val="24"/>
          <w:szCs w:val="24"/>
          <w:rtl w:val="0"/>
        </w:rPr>
        <w:t xml:space="preserve">BẢNG ĐÁNH GIÁ MỨC ĐỘ HOÀN THÀNH TUẦN 6</w:t>
      </w:r>
    </w:p>
    <w:tbl>
      <w:tblPr>
        <w:tblStyle w:val="Table7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219633984867"/>
        <w:gridCol w:w="2145.759529136349"/>
        <w:gridCol w:w="1474.912314927424"/>
        <w:gridCol w:w="3130.620332974984"/>
        <w:tblGridChange w:id="0">
          <w:tblGrid>
            <w:gridCol w:w="2274.219633984867"/>
            <w:gridCol w:w="2145.759529136349"/>
            <w:gridCol w:w="1474.912314927424"/>
            <w:gridCol w:w="3130.620332974984"/>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Nội dung đánh giá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Kết quả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Mức độ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Ghi chú</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Thiết kế buồng đo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hoàn thành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hoàn thiện cơ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vị trí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kiểm chứng thêm khi chạy lâu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hoàn thành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kiểm tra nguồn khi chạy liên tục</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Mạch điều khiển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xác định và kiểm thử nguyên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Dùng transistor/MOSFET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Ổn định 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có phương 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thêm tụ lọc và test lâu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 sánh có/không có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thực hiện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thu thêm dữ liệu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Làm rõ yếu tố nâng cấp phần cứng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Buồng đo + quạt + điều khiển tải + nguồn</w:t>
            </w:r>
          </w:p>
        </w:tc>
      </w:tr>
    </w:tbl>
    <w:p w:rsidR="00000000" w:rsidDel="00000000" w:rsidP="00000000" w:rsidRDefault="00000000" w:rsidRPr="00000000" w14:paraId="000008A8">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rFonts w:ascii="Montserrat" w:cs="Montserrat" w:eastAsia="Montserrat" w:hAnsi="Montserrat"/>
          <w:b w:val="1"/>
          <w:bCs w:val="1"/>
          <w:sz w:val="24"/>
          <w:szCs w:val="24"/>
        </w:rPr>
      </w:pPr>
      <w:bookmarkStart w:colFirst="0" w:colLast="0" w:name="_na0h3yxrgao" w:id="104"/>
      <w:bookmarkEnd w:id="104"/>
      <w:r w:rsidDel="00000000" w:rsidR="00000000" w:rsidRPr="00000000">
        <w:rPr>
          <w:rFonts w:ascii="Montserrat" w:cs="Montserrat" w:eastAsia="Montserrat" w:hAnsi="Montserrat"/>
          <w:b w:val="1"/>
          <w:bCs w:val="1"/>
          <w:sz w:val="24"/>
          <w:szCs w:val="24"/>
          <w:rtl w:val="0"/>
        </w:rPr>
        <w:t xml:space="preserve">ĐÁNH GIÁ CHUNG TUẦN 6</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9.3797063576665"/>
        <w:gridCol w:w="7306.132104665958"/>
        <w:tblGridChange w:id="0">
          <w:tblGrid>
            <w:gridCol w:w="1719.3797063576665"/>
            <w:gridCol w:w="7306.132104665958"/>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Đánh giá</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Tiến độ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Đạt yêu cầu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Chất lượng kỹ thuật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 đã bổ sung được khối nâng cấp phần cứng quan trọng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Tính phù hợp đề tài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Rất phù hợp vì làm rõ trọng tâm “nâng cấp phần cứng”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Tính ổn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kiểm thử thêm với nguồn và quạt hoạt động lâu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Điểm cần cải thiện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cố định cơ khí, dây nối và cảm biến trong buồng đo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Kết luận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Tuần 6 hoàn thành mục tiêu thiết kế buồng đo khí, tích hợp quạt hút và đề xuất phương án ổn định nguồn</w:t>
            </w:r>
          </w:p>
        </w:tc>
      </w:tr>
    </w:tbl>
    <w:p w:rsidR="00000000" w:rsidDel="00000000" w:rsidP="00000000" w:rsidRDefault="00000000" w:rsidRPr="00000000" w14:paraId="000008B8">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2"/>
        <w:keepNext w:val="0"/>
        <w:keepLines w:val="0"/>
        <w:spacing w:after="80" w:lineRule="auto"/>
        <w:rPr>
          <w:rFonts w:ascii="Montserrat" w:cs="Montserrat" w:eastAsia="Montserrat" w:hAnsi="Montserrat"/>
          <w:b w:val="1"/>
          <w:bCs w:val="1"/>
          <w:sz w:val="24"/>
          <w:szCs w:val="24"/>
        </w:rPr>
      </w:pPr>
      <w:bookmarkStart w:colFirst="0" w:colLast="0" w:name="_sccb0r1mpk52" w:id="105"/>
      <w:bookmarkEnd w:id="105"/>
      <w:r w:rsidDel="00000000" w:rsidR="00000000" w:rsidRPr="00000000">
        <w:rPr>
          <w:rFonts w:ascii="Montserrat" w:cs="Montserrat" w:eastAsia="Montserrat" w:hAnsi="Montserrat"/>
          <w:b w:val="1"/>
          <w:bCs w:val="1"/>
          <w:sz w:val="24"/>
          <w:szCs w:val="24"/>
          <w:rtl w:val="0"/>
        </w:rPr>
        <w:t xml:space="preserve">KẾ HOẠCH TIẾP THEO</w:t>
      </w:r>
    </w:p>
    <w:p w:rsidR="00000000" w:rsidDel="00000000" w:rsidP="00000000" w:rsidRDefault="00000000" w:rsidRPr="00000000" w14:paraId="000008B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Buổi làm việc tiếp theo:</w:t>
      </w:r>
      <w:r w:rsidDel="00000000" w:rsidR="00000000" w:rsidRPr="00000000">
        <w:rPr>
          <w:rFonts w:ascii="Montserrat" w:cs="Montserrat" w:eastAsia="Montserrat" w:hAnsi="Montserrat"/>
          <w:sz w:val="24"/>
          <w:szCs w:val="24"/>
          <w:rtl w:val="0"/>
        </w:rPr>
        <w:t xml:space="preserve"> Tuần sau thi giữa kì</w:t>
      </w:r>
    </w:p>
    <w:p w:rsidR="00000000" w:rsidDel="00000000" w:rsidP="00000000" w:rsidRDefault="00000000" w:rsidRPr="00000000" w14:paraId="000008B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 dự kiến:</w:t>
      </w:r>
    </w:p>
    <w:p w:rsidR="00000000" w:rsidDel="00000000" w:rsidP="00000000" w:rsidRDefault="00000000" w:rsidRPr="00000000" w14:paraId="000008BC">
      <w:pPr>
        <w:numPr>
          <w:ilvl w:val="0"/>
          <w:numId w:val="2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toàn bộ hệ thống vào buồng đo khí.</w:t>
      </w:r>
    </w:p>
    <w:p w:rsidR="00000000" w:rsidDel="00000000" w:rsidP="00000000" w:rsidRDefault="00000000" w:rsidRPr="00000000" w14:paraId="000008BD">
      <w:pPr>
        <w:numPr>
          <w:ilvl w:val="0"/>
          <w:numId w:val="2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Chạy thử hệ thống trong thời gian dài hơn.</w:t>
      </w:r>
    </w:p>
    <w:p w:rsidR="00000000" w:rsidDel="00000000" w:rsidP="00000000" w:rsidRDefault="00000000" w:rsidRPr="00000000" w14:paraId="000008BE">
      <w:pPr>
        <w:numPr>
          <w:ilvl w:val="0"/>
          <w:numId w:val="2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 dữ liệu thực nghiệm ở các điều kiện khác nhau.</w:t>
      </w:r>
    </w:p>
    <w:p w:rsidR="00000000" w:rsidDel="00000000" w:rsidP="00000000" w:rsidRDefault="00000000" w:rsidRPr="00000000" w14:paraId="000008BF">
      <w:pPr>
        <w:numPr>
          <w:ilvl w:val="0"/>
          <w:numId w:val="2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Hiệu chỉnh ngưỡng cảnh báo dựa trên dữ liệu thực tế.</w:t>
      </w:r>
    </w:p>
    <w:p w:rsidR="00000000" w:rsidDel="00000000" w:rsidP="00000000" w:rsidRDefault="00000000" w:rsidRPr="00000000" w14:paraId="000008C0">
      <w:pPr>
        <w:numPr>
          <w:ilvl w:val="0"/>
          <w:numId w:val="2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thiện giao diện hiển thị trên OLED/LCD.</w:t>
      </w:r>
    </w:p>
    <w:p w:rsidR="00000000" w:rsidDel="00000000" w:rsidP="00000000" w:rsidRDefault="00000000" w:rsidRPr="00000000" w14:paraId="000008C1">
      <w:pPr>
        <w:numPr>
          <w:ilvl w:val="0"/>
          <w:numId w:val="2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hoạt động đồng thời của cảm biến, màn hình, LED, buzzer và quạt.</w:t>
      </w:r>
    </w:p>
    <w:p w:rsidR="00000000" w:rsidDel="00000000" w:rsidP="00000000" w:rsidRDefault="00000000" w:rsidRPr="00000000" w14:paraId="000008C2">
      <w:pPr>
        <w:numPr>
          <w:ilvl w:val="0"/>
          <w:numId w:val="2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mô hình gần hoàn chỉnh để quay video demo.</w:t>
      </w:r>
    </w:p>
    <w:p w:rsidR="00000000" w:rsidDel="00000000" w:rsidP="00000000" w:rsidRDefault="00000000" w:rsidRPr="00000000" w14:paraId="000008C3">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2"/>
        <w:keepNext w:val="0"/>
        <w:keepLines w:val="0"/>
        <w:spacing w:after="80" w:lineRule="auto"/>
        <w:rPr>
          <w:rFonts w:ascii="Montserrat" w:cs="Montserrat" w:eastAsia="Montserrat" w:hAnsi="Montserrat"/>
          <w:b w:val="1"/>
          <w:bCs w:val="1"/>
          <w:sz w:val="24"/>
          <w:szCs w:val="24"/>
        </w:rPr>
      </w:pPr>
      <w:bookmarkStart w:colFirst="0" w:colLast="0" w:name="_dwb6yad83krn" w:id="106"/>
      <w:bookmarkEnd w:id="106"/>
      <w:r w:rsidDel="00000000" w:rsidR="00000000" w:rsidRPr="00000000">
        <w:rPr>
          <w:rFonts w:ascii="Montserrat" w:cs="Montserrat" w:eastAsia="Montserrat" w:hAnsi="Montserrat"/>
          <w:b w:val="1"/>
          <w:bCs w:val="1"/>
          <w:sz w:val="24"/>
          <w:szCs w:val="24"/>
          <w:rtl w:val="0"/>
        </w:rPr>
        <w:t xml:space="preserve">TÀI LIỆU THAM KHẢO</w:t>
      </w:r>
    </w:p>
    <w:p w:rsidR="00000000" w:rsidDel="00000000" w:rsidP="00000000" w:rsidRDefault="00000000" w:rsidRPr="00000000" w14:paraId="000008C5">
      <w:pPr>
        <w:numPr>
          <w:ilvl w:val="0"/>
          <w:numId w:val="22"/>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Tài liệu mẫu nhật ký kỹ thuật do giảng viên cung cấp.</w:t>
      </w:r>
    </w:p>
    <w:p w:rsidR="00000000" w:rsidDel="00000000" w:rsidP="00000000" w:rsidRDefault="00000000" w:rsidRPr="00000000" w14:paraId="000008C6">
      <w:pPr>
        <w:numPr>
          <w:ilvl w:val="0"/>
          <w:numId w:val="2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Datasheet ESP32 DevKit / ESP32-WROOM-32.</w:t>
      </w:r>
    </w:p>
    <w:p w:rsidR="00000000" w:rsidDel="00000000" w:rsidP="00000000" w:rsidRDefault="00000000" w:rsidRPr="00000000" w14:paraId="000008C7">
      <w:pPr>
        <w:numPr>
          <w:ilvl w:val="0"/>
          <w:numId w:val="2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Tài liệu hướng dẫn điều khiển tải DC bằng transistor/MOSFET.</w:t>
      </w:r>
    </w:p>
    <w:p w:rsidR="00000000" w:rsidDel="00000000" w:rsidP="00000000" w:rsidRDefault="00000000" w:rsidRPr="00000000" w14:paraId="000008C8">
      <w:pPr>
        <w:numPr>
          <w:ilvl w:val="0"/>
          <w:numId w:val="2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Tài liệu cảm biến MQ135.</w:t>
      </w:r>
    </w:p>
    <w:p w:rsidR="00000000" w:rsidDel="00000000" w:rsidP="00000000" w:rsidRDefault="00000000" w:rsidRPr="00000000" w14:paraId="000008C9">
      <w:pPr>
        <w:numPr>
          <w:ilvl w:val="0"/>
          <w:numId w:val="2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Tài liệu cảm biến bụi GP2Y1010AU0F / DSM501A.</w:t>
      </w:r>
    </w:p>
    <w:p w:rsidR="00000000" w:rsidDel="00000000" w:rsidP="00000000" w:rsidRDefault="00000000" w:rsidRPr="00000000" w14:paraId="000008CA">
      <w:pPr>
        <w:numPr>
          <w:ilvl w:val="0"/>
          <w:numId w:val="22"/>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Tài liệu cảm biến DHT22.</w:t>
      </w:r>
    </w:p>
    <w:p w:rsidR="00000000" w:rsidDel="00000000" w:rsidP="00000000" w:rsidRDefault="00000000" w:rsidRPr="00000000" w14:paraId="000008CB">
      <w:pPr>
        <w:numPr>
          <w:ilvl w:val="0"/>
          <w:numId w:val="22"/>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Tài liệu cơ bản về thiết kế luồng khí trong mô hình cảm biến môi trường.</w:t>
      </w:r>
    </w:p>
    <w:p w:rsidR="00000000" w:rsidDel="00000000" w:rsidP="00000000" w:rsidRDefault="00000000" w:rsidRPr="00000000" w14:paraId="000008CC">
      <w:pPr>
        <w:rPr>
          <w:rFonts w:ascii="Montserrat" w:cs="Montserrat" w:eastAsia="Montserrat" w:hAnsi="Montserrat"/>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4"/>
          <w:szCs w:val="24"/>
        </w:rPr>
        <w:sectPr>
          <w:type w:val="nextPage"/>
          <w:pgSz w:h="16834" w:w="11909" w:orient="portrait"/>
          <w:pgMar w:bottom="1440" w:top="1440" w:left="1440" w:right="1440" w:header="720" w:footer="720"/>
          <w:pgNumType w:start="1"/>
        </w:sectPr>
      </w:pPr>
      <w:bookmarkStart w:colFirst="0" w:colLast="0" w:name="_sj4pz5jzeij8"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7+Tuần 8</w:t>
      </w:r>
      <w:r w:rsidDel="00000000" w:rsidR="00000000" w:rsidRPr="00000000">
        <w:rPr>
          <w:rtl w:val="0"/>
        </w:rPr>
      </w:r>
    </w:p>
    <w:p w:rsidR="00000000" w:rsidDel="00000000" w:rsidP="00000000" w:rsidRDefault="00000000" w:rsidRPr="00000000" w14:paraId="000008CE">
      <w:pPr>
        <w:rPr/>
        <w:sectPr>
          <w:type w:val="nextPage"/>
          <w:pgSz w:h="16834" w:w="11909" w:orient="portrait"/>
          <w:pgMar w:bottom="1440" w:top="1440" w:left="1440" w:right="1440" w:header="720" w:footer="720"/>
          <w:pgNumType w:start="1"/>
        </w:sectPr>
      </w:pPr>
      <w:r w:rsidDel="00000000" w:rsidR="00000000" w:rsidRPr="00000000">
        <w:rPr>
          <w:rtl w:val="0"/>
        </w:rPr>
        <w:t xml:space="preserve">Nhóm tạm nghỉ ôn thì giữa kì</w:t>
      </w:r>
    </w:p>
    <w:p w:rsidR="00000000" w:rsidDel="00000000" w:rsidP="00000000" w:rsidRDefault="00000000" w:rsidRPr="00000000" w14:paraId="000008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gkp4st1hxno"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9_tiếp tục công việ</w:t>
      </w:r>
      <w:r w:rsidDel="00000000" w:rsidR="00000000" w:rsidRPr="00000000">
        <w:rPr>
          <w:rtl w:val="0"/>
        </w:rPr>
      </w:r>
    </w:p>
    <w:p w:rsidR="00000000" w:rsidDel="00000000" w:rsidP="00000000" w:rsidRDefault="00000000" w:rsidRPr="00000000" w14:paraId="000008D0">
      <w:pPr>
        <w:pStyle w:val="Heading1"/>
        <w:keepNext w:val="0"/>
        <w:keepLines w:val="0"/>
        <w:spacing w:before="480" w:lineRule="auto"/>
        <w:rPr>
          <w:rFonts w:ascii="Montserrat" w:cs="Montserrat" w:eastAsia="Montserrat" w:hAnsi="Montserrat"/>
          <w:sz w:val="24"/>
          <w:szCs w:val="24"/>
        </w:rPr>
      </w:pPr>
      <w:bookmarkStart w:colFirst="0" w:colLast="0" w:name="_sj8kfbt14s0b" w:id="109"/>
      <w:bookmarkEnd w:id="109"/>
      <w:r w:rsidDel="00000000" w:rsidR="00000000" w:rsidRPr="00000000">
        <w:rPr>
          <w:rFonts w:ascii="Montserrat" w:cs="Montserrat" w:eastAsia="Montserrat" w:hAnsi="Montserrat"/>
          <w:sz w:val="24"/>
          <w:szCs w:val="24"/>
          <w:rtl w:val="0"/>
        </w:rPr>
        <w:t xml:space="preserve">Tuần 9: Tích hợp toàn hệ thống, chạy thử và hiệu chỉnh ngưỡng cảnh báo</w:t>
      </w:r>
    </w:p>
    <w:p w:rsidR="00000000" w:rsidDel="00000000" w:rsidP="00000000" w:rsidRDefault="00000000" w:rsidRPr="00000000" w14:paraId="000008D1">
      <w:pPr>
        <w:pStyle w:val="Heading2"/>
        <w:keepNext w:val="0"/>
        <w:keepLines w:val="0"/>
        <w:spacing w:after="80" w:lineRule="auto"/>
        <w:rPr>
          <w:rFonts w:ascii="Montserrat" w:cs="Montserrat" w:eastAsia="Montserrat" w:hAnsi="Montserrat"/>
          <w:sz w:val="24"/>
          <w:szCs w:val="24"/>
        </w:rPr>
      </w:pPr>
      <w:bookmarkStart w:colFirst="0" w:colLast="0" w:name="_2x2c16m24lsv" w:id="110"/>
      <w:bookmarkEnd w:id="110"/>
      <w:r w:rsidDel="00000000" w:rsidR="00000000" w:rsidRPr="00000000">
        <w:rPr>
          <w:rFonts w:ascii="Montserrat" w:cs="Montserrat" w:eastAsia="Montserrat" w:hAnsi="Montserrat"/>
          <w:sz w:val="24"/>
          <w:szCs w:val="24"/>
          <w:rtl w:val="0"/>
        </w:rPr>
        <w:t xml:space="preserve">Buổi làm việc số: 09</w:t>
      </w:r>
    </w:p>
    <w:p w:rsidR="00000000" w:rsidDel="00000000" w:rsidP="00000000" w:rsidRDefault="00000000" w:rsidRPr="00000000" w14:paraId="000008D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Ngày/Giờ: 29/04/2026, 20:00 - 22:45</w:t>
        <w:br w:type="textWrapping"/>
        <w:t xml:space="preserve"> Địa điểm: Họp online qua Microsoft Teams, kết hợp kiểm thử mô hình tại nhà</w:t>
        <w:br w:type="textWrapping"/>
        <w:t xml:space="preserve"> Thành viên tham gia:</w:t>
      </w:r>
    </w:p>
    <w:p w:rsidR="00000000" w:rsidDel="00000000" w:rsidP="00000000" w:rsidRDefault="00000000" w:rsidRPr="00000000" w14:paraId="000008D3">
      <w:pPr>
        <w:numPr>
          <w:ilvl w:val="0"/>
          <w:numId w:val="66"/>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Đỗ Đức Huy</w:t>
      </w:r>
    </w:p>
    <w:p w:rsidR="00000000" w:rsidDel="00000000" w:rsidP="00000000" w:rsidRDefault="00000000" w:rsidRPr="00000000" w14:paraId="000008D4">
      <w:pPr>
        <w:numPr>
          <w:ilvl w:val="0"/>
          <w:numId w:val="66"/>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Trương Việt Anh</w:t>
      </w:r>
    </w:p>
    <w:p w:rsidR="00000000" w:rsidDel="00000000" w:rsidP="00000000" w:rsidRDefault="00000000" w:rsidRPr="00000000" w14:paraId="000008D5">
      <w:pPr>
        <w:numPr>
          <w:ilvl w:val="0"/>
          <w:numId w:val="66"/>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Đặng Thái Sơn</w:t>
      </w:r>
    </w:p>
    <w:p w:rsidR="00000000" w:rsidDel="00000000" w:rsidP="00000000" w:rsidRDefault="00000000" w:rsidRPr="00000000" w14:paraId="000008D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MỤC TIÊU BUỔI LÀM VIỆC</w:t>
      </w:r>
    </w:p>
    <w:p w:rsidR="00000000" w:rsidDel="00000000" w:rsidP="00000000" w:rsidRDefault="00000000" w:rsidRPr="00000000" w14:paraId="000008D7">
      <w:pPr>
        <w:numPr>
          <w:ilvl w:val="0"/>
          <w:numId w:val="5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toàn bộ các khối phần cứng vào mô hình buồng đo khí.</w:t>
      </w:r>
    </w:p>
    <w:p w:rsidR="00000000" w:rsidDel="00000000" w:rsidP="00000000" w:rsidRDefault="00000000" w:rsidRPr="00000000" w14:paraId="000008D8">
      <w:pPr>
        <w:numPr>
          <w:ilvl w:val="0"/>
          <w:numId w:val="5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hoạt động đồng thời của cảm biến, ESP32, màn hình hiển thị, LED, buzzer và quạt hút.</w:t>
      </w:r>
    </w:p>
    <w:p w:rsidR="00000000" w:rsidDel="00000000" w:rsidP="00000000" w:rsidRDefault="00000000" w:rsidRPr="00000000" w14:paraId="000008D9">
      <w:pPr>
        <w:numPr>
          <w:ilvl w:val="0"/>
          <w:numId w:val="5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 dữ liệu thực nghiệm trong các điều kiện môi trường khác nhau.</w:t>
      </w:r>
    </w:p>
    <w:p w:rsidR="00000000" w:rsidDel="00000000" w:rsidP="00000000" w:rsidRDefault="00000000" w:rsidRPr="00000000" w14:paraId="000008DA">
      <w:pPr>
        <w:numPr>
          <w:ilvl w:val="0"/>
          <w:numId w:val="5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Hiệu chỉnh ngưỡng cảnh báo dựa trên dữ liệu đo thực tế.</w:t>
      </w:r>
    </w:p>
    <w:p w:rsidR="00000000" w:rsidDel="00000000" w:rsidP="00000000" w:rsidRDefault="00000000" w:rsidRPr="00000000" w14:paraId="000008DB">
      <w:pPr>
        <w:numPr>
          <w:ilvl w:val="0"/>
          <w:numId w:val="5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thiện thuật toán phân loại trạng thái chất lượng không khí.</w:t>
      </w:r>
    </w:p>
    <w:p w:rsidR="00000000" w:rsidDel="00000000" w:rsidP="00000000" w:rsidRDefault="00000000" w:rsidRPr="00000000" w14:paraId="000008DC">
      <w:pPr>
        <w:numPr>
          <w:ilvl w:val="0"/>
          <w:numId w:val="5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Đánh giá độ ổn định của hệ thống khi chạy liên tục trong một khoảng thời gian.</w:t>
      </w:r>
    </w:p>
    <w:p w:rsidR="00000000" w:rsidDel="00000000" w:rsidP="00000000" w:rsidRDefault="00000000" w:rsidRPr="00000000" w14:paraId="000008DD">
      <w:pPr>
        <w:numPr>
          <w:ilvl w:val="0"/>
          <w:numId w:val="5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mô hình gần hoàn chỉnh để phục vụ quay video demo và viết báo cáo.</w:t>
      </w:r>
    </w:p>
    <w:p w:rsidR="00000000" w:rsidDel="00000000" w:rsidP="00000000" w:rsidRDefault="00000000" w:rsidRPr="00000000" w14:paraId="000008DE">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rFonts w:ascii="Montserrat" w:cs="Montserrat" w:eastAsia="Montserrat" w:hAnsi="Montserrat"/>
          <w:sz w:val="24"/>
          <w:szCs w:val="24"/>
        </w:rPr>
      </w:pPr>
      <w:bookmarkStart w:colFirst="0" w:colLast="0" w:name="_gwkodbmgd5g8" w:id="111"/>
      <w:bookmarkEnd w:id="111"/>
      <w:r w:rsidDel="00000000" w:rsidR="00000000" w:rsidRPr="00000000">
        <w:rPr>
          <w:rFonts w:ascii="Montserrat" w:cs="Montserrat" w:eastAsia="Montserrat" w:hAnsi="Montserrat"/>
          <w:sz w:val="24"/>
          <w:szCs w:val="24"/>
          <w:rtl w:val="0"/>
        </w:rPr>
        <w:t xml:space="preserve">KẾ HOẠCH THỰC HIỆN</w:t>
      </w:r>
    </w:p>
    <w:tbl>
      <w:tblPr>
        <w:tblStyle w:val="Table75"/>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6695"/>
        <w:tblGridChange w:id="0">
          <w:tblGrid>
            <w:gridCol w:w="1595"/>
            <w:gridCol w:w="66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Thời gian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 công việc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20:00 - 20:15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Rà soát kết quả Tuần 6: buồng đo, quạt hút, nguồn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20:15 - 20:40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Lắp toàn bộ cảm biến và mạch vào buồng đo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20:40 - 21:05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hệ thống chạy đồng thời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21:05 - 21:35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 dữ liệu thực nghiệm ở môi trường bình thường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21:35 - 22:05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thay đổi môi trường nhẹ để quan sát phản ứng cảm biến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22:05 - 22:25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Hiệu chỉnh ngưỡng cảnh báo Tốt / Trung bình / Xấu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22:25 - 22:45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Tổng kết lỗi, đánh giá mức ổn định và lập kế hoạch Tuần 8</w:t>
            </w:r>
          </w:p>
        </w:tc>
      </w:tr>
    </w:tbl>
    <w:p w:rsidR="00000000" w:rsidDel="00000000" w:rsidP="00000000" w:rsidRDefault="00000000" w:rsidRPr="00000000" w14:paraId="000008F0">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spacing w:after="80" w:lineRule="auto"/>
        <w:rPr>
          <w:rFonts w:ascii="Montserrat" w:cs="Montserrat" w:eastAsia="Montserrat" w:hAnsi="Montserrat"/>
          <w:sz w:val="24"/>
          <w:szCs w:val="24"/>
        </w:rPr>
      </w:pPr>
      <w:bookmarkStart w:colFirst="0" w:colLast="0" w:name="_i9y9p6fgwbni" w:id="112"/>
      <w:bookmarkEnd w:id="112"/>
      <w:r w:rsidDel="00000000" w:rsidR="00000000" w:rsidRPr="00000000">
        <w:rPr>
          <w:rFonts w:ascii="Montserrat" w:cs="Montserrat" w:eastAsia="Montserrat" w:hAnsi="Montserrat"/>
          <w:sz w:val="24"/>
          <w:szCs w:val="24"/>
          <w:rtl w:val="0"/>
        </w:rPr>
        <w:t xml:space="preserve">HOẠT ĐỘNG THỰC TẾ</w:t>
      </w:r>
    </w:p>
    <w:p w:rsidR="00000000" w:rsidDel="00000000" w:rsidP="00000000" w:rsidRDefault="00000000" w:rsidRPr="00000000" w14:paraId="000008F2">
      <w:pPr>
        <w:pStyle w:val="Heading3"/>
        <w:keepNext w:val="0"/>
        <w:keepLines w:val="0"/>
        <w:spacing w:before="280" w:lineRule="auto"/>
        <w:rPr>
          <w:rFonts w:ascii="Montserrat" w:cs="Montserrat" w:eastAsia="Montserrat" w:hAnsi="Montserrat"/>
          <w:color w:val="000000"/>
          <w:sz w:val="24"/>
          <w:szCs w:val="24"/>
        </w:rPr>
      </w:pPr>
      <w:bookmarkStart w:colFirst="0" w:colLast="0" w:name="_15rdwgba481n" w:id="113"/>
      <w:bookmarkEnd w:id="113"/>
      <w:r w:rsidDel="00000000" w:rsidR="00000000" w:rsidRPr="00000000">
        <w:rPr>
          <w:rFonts w:ascii="Montserrat" w:cs="Montserrat" w:eastAsia="Montserrat" w:hAnsi="Montserrat"/>
          <w:color w:val="000000"/>
          <w:sz w:val="24"/>
          <w:szCs w:val="24"/>
          <w:rtl w:val="0"/>
        </w:rPr>
        <w:t xml:space="preserve">1. Rà soát kết quả Tuần 6</w:t>
      </w:r>
    </w:p>
    <w:p w:rsidR="00000000" w:rsidDel="00000000" w:rsidP="00000000" w:rsidRDefault="00000000" w:rsidRPr="00000000" w14:paraId="000008F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Ở Tuần 6, nhóm đã thiết kế được buồng đo khí, xác định vị trí đặt cảm biến và tích hợp quạt hút 5V. Tuy nhiên, hệ thống vẫn cần được kiểm tra khi toàn bộ các khối hoạt động cùng lúc.</w:t>
      </w:r>
    </w:p>
    <w:tbl>
      <w:tblPr>
        <w:tblStyle w:val="Table7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7.2815656885339"/>
        <w:gridCol w:w="3443.818011494545"/>
        <w:gridCol w:w="3574.412233840546"/>
        <w:tblGridChange w:id="0">
          <w:tblGrid>
            <w:gridCol w:w="2007.2815656885339"/>
            <w:gridCol w:w="3443.818011494545"/>
            <w:gridCol w:w="3574.412233840546"/>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 từ Tuần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Việc cần làm tiếp ở Tuần 7</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Buồng đo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thiết kế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Cố định cảm biến và dây nối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tích hợp nguyên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khi chạy cùng toàn hệ thống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Mạch điều khiển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xác định dùng transistor/MOSFET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tín hiệu điều khiển thực tế</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Nguồn 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có phương 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khi nhiều module cùng hoạt động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test riêng và tích hợp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Đưa vào buồng đo để thu dữ liệu thực tế</w:t>
            </w:r>
          </w:p>
        </w:tc>
      </w:tr>
    </w:tbl>
    <w:p w:rsidR="00000000" w:rsidDel="00000000" w:rsidP="00000000" w:rsidRDefault="00000000" w:rsidRPr="00000000" w14:paraId="00000906">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rFonts w:ascii="Montserrat" w:cs="Montserrat" w:eastAsia="Montserrat" w:hAnsi="Montserrat"/>
          <w:sz w:val="24"/>
          <w:szCs w:val="24"/>
        </w:rPr>
      </w:pPr>
      <w:bookmarkStart w:colFirst="0" w:colLast="0" w:name="_p8a8g9u2k39u" w:id="114"/>
      <w:bookmarkEnd w:id="114"/>
      <w:r w:rsidDel="00000000" w:rsidR="00000000" w:rsidRPr="00000000">
        <w:rPr>
          <w:rFonts w:ascii="Montserrat" w:cs="Montserrat" w:eastAsia="Montserrat" w:hAnsi="Montserrat"/>
          <w:sz w:val="24"/>
          <w:szCs w:val="24"/>
          <w:rtl w:val="0"/>
        </w:rPr>
        <w:t xml:space="preserve">2. Tích hợp toàn bộ hệ thống vào buồng đo khí</w:t>
      </w:r>
    </w:p>
    <w:p w:rsidR="00000000" w:rsidDel="00000000" w:rsidP="00000000" w:rsidRDefault="00000000" w:rsidRPr="00000000" w14:paraId="0000090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tiến hành lắp các module vào mô hình theo bố trí đã thống nhất:</w:t>
      </w:r>
    </w:p>
    <w:tbl>
      <w:tblPr>
        <w:tblStyle w:val="Table7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9.7704589536424"/>
        <w:gridCol w:w="3582.720838524875"/>
        <w:gridCol w:w="3833.0205135451065"/>
        <w:tblGridChange w:id="0">
          <w:tblGrid>
            <w:gridCol w:w="1609.7704589536424"/>
            <w:gridCol w:w="3582.720838524875"/>
            <w:gridCol w:w="3833.02051354510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Thành phần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Vị trí lắp đặt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Lý do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Gần vùng giữa buồng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Tiếp xúc với luồng khí ổn định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Trong buồng đo, không sát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Hạn chế dao động do gió trực tiếp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DHT22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Lệch khỏi luồng gió mạnh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Tránh sai lệch nhiệt độ/độ ẩm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5V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Cửa thoát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Hút khí qua buồng đo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OLED/LCD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Mặt ngoài mô hình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quan sát dữ liệu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3 màu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Mặt ngoài mô hình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nhận biết trạng thái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Buzzer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Mặt ngoài hoặc cạnh mô hình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Âm thanh cảnh báo rõ</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ESP32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Cố định trên đế riêng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Dễ nạp code và kiểm tra dây</w:t>
            </w:r>
          </w:p>
        </w:tc>
      </w:tr>
    </w:tbl>
    <w:p w:rsidR="00000000" w:rsidDel="00000000" w:rsidP="00000000" w:rsidRDefault="00000000" w:rsidRPr="00000000" w14:paraId="0000092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925">
      <w:pPr>
        <w:pStyle w:val="Heading2"/>
        <w:keepNext w:val="0"/>
        <w:keepLines w:val="0"/>
        <w:spacing w:after="80" w:lineRule="auto"/>
        <w:rPr>
          <w:rFonts w:ascii="Montserrat" w:cs="Montserrat" w:eastAsia="Montserrat" w:hAnsi="Montserrat"/>
          <w:sz w:val="24"/>
          <w:szCs w:val="24"/>
        </w:rPr>
      </w:pPr>
      <w:bookmarkStart w:colFirst="0" w:colLast="0" w:name="_n7f7b5wjwwr9" w:id="115"/>
      <w:bookmarkEnd w:id="115"/>
      <w:r w:rsidDel="00000000" w:rsidR="00000000" w:rsidRPr="00000000">
        <w:rPr>
          <w:rFonts w:ascii="Montserrat" w:cs="Montserrat" w:eastAsia="Montserrat" w:hAnsi="Montserrat"/>
          <w:sz w:val="24"/>
          <w:szCs w:val="24"/>
          <w:rtl w:val="0"/>
        </w:rPr>
        <w:t xml:space="preserve">3. Sơ đồ tích hợp toàn hệ thống</w:t>
      </w:r>
    </w:p>
    <w:p w:rsidR="00000000" w:rsidDel="00000000" w:rsidP="00000000" w:rsidRDefault="00000000" w:rsidRPr="00000000" w14:paraId="0000092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257925" cy="4924084"/>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257925" cy="4924084"/>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927">
      <w:pPr>
        <w:pStyle w:val="Heading2"/>
        <w:keepNext w:val="0"/>
        <w:keepLines w:val="0"/>
        <w:spacing w:after="80" w:lineRule="auto"/>
        <w:rPr>
          <w:rFonts w:ascii="Montserrat" w:cs="Montserrat" w:eastAsia="Montserrat" w:hAnsi="Montserrat"/>
          <w:sz w:val="24"/>
          <w:szCs w:val="24"/>
        </w:rPr>
      </w:pPr>
      <w:bookmarkStart w:colFirst="0" w:colLast="0" w:name="_ppnrtrf4qby0" w:id="116"/>
      <w:bookmarkEnd w:id="116"/>
      <w:r w:rsidDel="00000000" w:rsidR="00000000" w:rsidRPr="00000000">
        <w:rPr>
          <w:rFonts w:ascii="Montserrat" w:cs="Montserrat" w:eastAsia="Montserrat" w:hAnsi="Montserrat"/>
          <w:sz w:val="24"/>
          <w:szCs w:val="24"/>
          <w:rtl w:val="0"/>
        </w:rPr>
        <w:t xml:space="preserve">4. Kiểm tra hoạt động đồng thời của các khối</w:t>
      </w:r>
    </w:p>
    <w:p w:rsidR="00000000" w:rsidDel="00000000" w:rsidP="00000000" w:rsidRDefault="00000000" w:rsidRPr="00000000" w14:paraId="0000092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Sau khi tích hợp, nhóm kiểm tra từng chức năng trong hệ thống hoàn chỉnh.</w:t>
      </w:r>
    </w:p>
    <w:tbl>
      <w:tblPr>
        <w:tblStyle w:val="Table7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2187507912"/>
        <w:gridCol w:w="3414.7970731954338"/>
        <w:gridCol w:w="3690.495987036991"/>
        <w:tblGridChange w:id="0">
          <w:tblGrid>
            <w:gridCol w:w="1920.2187507912"/>
            <w:gridCol w:w="3414.7970731954338"/>
            <w:gridCol w:w="3690.495987036991"/>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Chức năng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Cách kiểm 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Kết quả mong muốn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Đọc DHT22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 sát nhiệt độ, độ ẩm trên màn hình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Giá trị hợp lý, không lỗi NaN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Đọc MQ135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 sát giá trị khí tổng quát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giá trị ADC và thay đổi theo môi trường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Đọc 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 sát giá trị bụi tương đối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biến thiên khi môi trường thay đổi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Hiển thị OLED/LCD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 sát dữ liệu và 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cập nhật theo chu kỳ</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Thay đổi ngưỡng để 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đổi theo trạng thái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Buzzer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Test khi trạng thái 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Buzzer kêu ngắt quãng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 sát quạt chạy trong chu kỳ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chạy ổn định, ESP32 không reset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Theo dõi hệ thống khi quạt chạy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mất nguồn, không treo chương trình</w:t>
            </w:r>
          </w:p>
        </w:tc>
      </w:tr>
    </w:tbl>
    <w:p w:rsidR="00000000" w:rsidDel="00000000" w:rsidP="00000000" w:rsidRDefault="00000000" w:rsidRPr="00000000" w14:paraId="000009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945">
      <w:pPr>
        <w:pStyle w:val="Heading1"/>
        <w:keepNext w:val="0"/>
        <w:keepLines w:val="0"/>
        <w:spacing w:before="480" w:lineRule="auto"/>
        <w:rPr>
          <w:rFonts w:ascii="Montserrat" w:cs="Montserrat" w:eastAsia="Montserrat" w:hAnsi="Montserrat"/>
          <w:sz w:val="24"/>
          <w:szCs w:val="24"/>
        </w:rPr>
      </w:pPr>
      <w:bookmarkStart w:colFirst="0" w:colLast="0" w:name="_vnpeveugrwgb" w:id="117"/>
      <w:bookmarkEnd w:id="117"/>
      <w:r w:rsidDel="00000000" w:rsidR="00000000" w:rsidRPr="00000000">
        <w:rPr>
          <w:rFonts w:ascii="Montserrat" w:cs="Montserrat" w:eastAsia="Montserrat" w:hAnsi="Montserrat"/>
          <w:sz w:val="24"/>
          <w:szCs w:val="24"/>
          <w:rtl w:val="0"/>
        </w:rPr>
        <w:t xml:space="preserve">5. Chuẩn bị quy trình thu dữ liệu thực nghiệm</w:t>
      </w:r>
    </w:p>
    <w:p w:rsidR="00000000" w:rsidDel="00000000" w:rsidP="00000000" w:rsidRDefault="00000000" w:rsidRPr="00000000" w14:paraId="0000094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 tại thời điểm Tuần 9 nhóm chưa có đầy đủ linh kiện để tiến hành đo thực tế hoàn chỉnh, nhóm chưa thực hiện thu dữ liệu thực nghiệm cuối cùng. Tuy nhiên, để đảm bảo quá trình kiểm thử sau khi có linh kiện được thực hiện có hệ thống, nhóm tiến hành xây dựng trước quy trình đo thử, biểu mẫu ghi dữ liệu và bộ số liệu mô phỏng dùng để kiểm tra logic xử lý, cách tính trung bình và cơ chế cảnh báo.</w:t>
      </w:r>
    </w:p>
    <w:p w:rsidR="00000000" w:rsidDel="00000000" w:rsidP="00000000" w:rsidRDefault="00000000" w:rsidRPr="00000000" w14:paraId="0000094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Bộ số liệu trong tuần này chỉ được sử dụng với mục đích mô phỏng quy trình kiểm thử, chưa được xem là kết quả đo thực nghiệm chính thức. Sau khi có đầy đủ linh kiện ở Tuần 12, nhóm sẽ thay thế các số liệu mô phỏng bằng số liệu đo thực tế.</w:t>
      </w:r>
    </w:p>
    <w:p w:rsidR="00000000" w:rsidDel="00000000" w:rsidP="00000000" w:rsidRDefault="00000000" w:rsidRPr="00000000" w14:paraId="00000948">
      <w:pPr>
        <w:pStyle w:val="Heading2"/>
        <w:keepNext w:val="0"/>
        <w:keepLines w:val="0"/>
        <w:spacing w:after="80" w:lineRule="auto"/>
        <w:rPr>
          <w:rFonts w:ascii="Montserrat" w:cs="Montserrat" w:eastAsia="Montserrat" w:hAnsi="Montserrat"/>
          <w:sz w:val="24"/>
          <w:szCs w:val="24"/>
        </w:rPr>
      </w:pPr>
      <w:bookmarkStart w:colFirst="0" w:colLast="0" w:name="_rd413f81u9c6" w:id="118"/>
      <w:bookmarkEnd w:id="118"/>
      <w:r w:rsidDel="00000000" w:rsidR="00000000" w:rsidRPr="00000000">
        <w:rPr>
          <w:rFonts w:ascii="Montserrat" w:cs="Montserrat" w:eastAsia="Montserrat" w:hAnsi="Montserrat"/>
          <w:sz w:val="24"/>
          <w:szCs w:val="24"/>
          <w:rtl w:val="0"/>
        </w:rPr>
        <w:t xml:space="preserve">5.1. Mục đích của việc chuẩn bị bảng đo</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3.751879666666"/>
        <w:gridCol w:w="5801.759931356957"/>
        <w:tblGridChange w:id="0">
          <w:tblGrid>
            <w:gridCol w:w="3223.751879666666"/>
            <w:gridCol w:w="5801.759931356957"/>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Mục đích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Xây dựng bảng ghi dữ liệu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Giúp quá trình đo thực tế sau này có cấu trúc rõ ràng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thông số cần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Tránh thiếu dữ liệu khi kiểm thử hệ thống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Mô phỏng giá trị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cách tính trung bình và phân loại trạng thái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Mô phỏng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logic LED, buzzer và trạng thái hiển thị</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hiệu chỉnh ngưỡng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Làm cơ sở ban đầu trước khi thay bằng dữ liệu thật</w:t>
            </w:r>
          </w:p>
        </w:tc>
      </w:tr>
    </w:tbl>
    <w:p w:rsidR="00000000" w:rsidDel="00000000" w:rsidP="00000000" w:rsidRDefault="00000000" w:rsidRPr="00000000" w14:paraId="00000955">
      <w:pPr>
        <w:pStyle w:val="Heading2"/>
        <w:keepNext w:val="0"/>
        <w:keepLines w:val="0"/>
        <w:spacing w:after="80" w:lineRule="auto"/>
        <w:rPr>
          <w:rFonts w:ascii="Montserrat" w:cs="Montserrat" w:eastAsia="Montserrat" w:hAnsi="Montserrat"/>
          <w:sz w:val="24"/>
          <w:szCs w:val="24"/>
        </w:rPr>
      </w:pPr>
      <w:bookmarkStart w:colFirst="0" w:colLast="0" w:name="_yz9mbm43xpf3" w:id="119"/>
      <w:bookmarkEnd w:id="119"/>
      <w:r w:rsidDel="00000000" w:rsidR="00000000" w:rsidRPr="00000000">
        <w:rPr>
          <w:rFonts w:ascii="Montserrat" w:cs="Montserrat" w:eastAsia="Montserrat" w:hAnsi="Montserrat"/>
          <w:sz w:val="24"/>
          <w:szCs w:val="24"/>
          <w:rtl w:val="0"/>
        </w:rPr>
        <w:t xml:space="preserve">5.2. Các thông số cần ghi khi đo thực nghiệm</w:t>
      </w:r>
    </w:p>
    <w:tbl>
      <w:tblPr>
        <w:tblStyle w:val="Table80"/>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3653188849794"/>
        <w:gridCol w:w="3458.3284806441"/>
        <w:gridCol w:w="3443.818011494545"/>
        <w:tblGridChange w:id="0">
          <w:tblGrid>
            <w:gridCol w:w="2123.3653188849794"/>
            <w:gridCol w:w="3458.3284806441"/>
            <w:gridCol w:w="3443.81801149454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dữ liệu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Thông số cần ghi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Ý nghĩa</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Giá trị bụi tương đối ADC/xung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Đánh giá mức bụi trong không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Giá trị MQ135 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Đánh giá mức khí ô nhiễm tổng quát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môi trường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Nhiệt độ, độ 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Theo dõi điều kiện môi trường khi đo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Đầu ra 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Trạng thái Tốt / Trung bình / 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thuật toán phân loại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Đầu ra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đang sáng, buzzer bật/tắt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phản hồi phần cứng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Bật/tắt, có làm hệ thống reset không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Đánh giá khối lấy mẫu khí và nguồn</w:t>
            </w:r>
          </w:p>
        </w:tc>
      </w:tr>
    </w:tbl>
    <w:p w:rsidR="00000000" w:rsidDel="00000000" w:rsidP="00000000" w:rsidRDefault="00000000" w:rsidRPr="00000000" w14:paraId="0000096B">
      <w:pPr>
        <w:pStyle w:val="Heading2"/>
        <w:keepNext w:val="0"/>
        <w:keepLines w:val="0"/>
        <w:spacing w:after="80" w:lineRule="auto"/>
        <w:rPr>
          <w:rFonts w:ascii="Montserrat" w:cs="Montserrat" w:eastAsia="Montserrat" w:hAnsi="Montserrat"/>
          <w:sz w:val="24"/>
          <w:szCs w:val="24"/>
        </w:rPr>
      </w:pPr>
      <w:bookmarkStart w:colFirst="0" w:colLast="0" w:name="_hv9yu6l89fwe" w:id="120"/>
      <w:bookmarkEnd w:id="120"/>
      <w:r w:rsidDel="00000000" w:rsidR="00000000" w:rsidRPr="00000000">
        <w:rPr>
          <w:rFonts w:ascii="Montserrat" w:cs="Montserrat" w:eastAsia="Montserrat" w:hAnsi="Montserrat"/>
          <w:sz w:val="24"/>
          <w:szCs w:val="24"/>
          <w:rtl w:val="0"/>
        </w:rPr>
        <w:t xml:space="preserve">5.3. Điều kiện thử nghiệm dự kiến</w:t>
      </w:r>
    </w:p>
    <w:tbl>
      <w:tblPr>
        <w:tblStyle w:val="Table8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8.8209231080846"/>
        <w:gridCol w:w="4053.257715775883"/>
        <w:gridCol w:w="3603.433172139657"/>
        <w:tblGridChange w:id="0">
          <w:tblGrid>
            <w:gridCol w:w="1368.8209231080846"/>
            <w:gridCol w:w="4053.257715775883"/>
            <w:gridCol w:w="3603.433172139657"/>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Trường hợp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 thử nghiệm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E">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Mục đích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 quạt bật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giá trị nền của hệ thống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 sau một khoảng thời gian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độ ổn định dữ liệu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Đặt thiết bị gần cửa sổ hoặc nơi có luồng khí nhẹ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 sát ảnh hưởng của luồng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bụi nhẹ an toàn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phản ứng của cảm biến bụi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Tạo thay đổi khí nhẹ ở mức an toàn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phản ứng của MQ135</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Sau khi thông gió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khả năng dữ liệu giảm về mức nền</w:t>
            </w:r>
          </w:p>
        </w:tc>
      </w:tr>
    </w:tbl>
    <w:p w:rsidR="00000000" w:rsidDel="00000000" w:rsidP="00000000" w:rsidRDefault="00000000" w:rsidRPr="00000000" w14:paraId="0000098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Lưu ý: Nhóm không sử dụng khói độc, hóa chất nguy hiểm hoặc nguồn gây ô nhiễm có hại cho sức khỏe. Các thử nghiệm chỉ nhằm quan sát xu hướng thay đổi của cảm biến ở mức an toàn.</w:t>
      </w:r>
    </w:p>
    <w:p w:rsidR="00000000" w:rsidDel="00000000" w:rsidP="00000000" w:rsidRDefault="00000000" w:rsidRPr="00000000" w14:paraId="00000982">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1"/>
        <w:keepNext w:val="0"/>
        <w:keepLines w:val="0"/>
        <w:spacing w:before="480" w:lineRule="auto"/>
        <w:rPr>
          <w:rFonts w:ascii="Montserrat" w:cs="Montserrat" w:eastAsia="Montserrat" w:hAnsi="Montserrat"/>
          <w:sz w:val="24"/>
          <w:szCs w:val="24"/>
        </w:rPr>
      </w:pPr>
      <w:bookmarkStart w:colFirst="0" w:colLast="0" w:name="_pnlgiy7w1zti" w:id="121"/>
      <w:bookmarkEnd w:id="121"/>
      <w:r w:rsidDel="00000000" w:rsidR="00000000" w:rsidRPr="00000000">
        <w:rPr>
          <w:rFonts w:ascii="Montserrat" w:cs="Montserrat" w:eastAsia="Montserrat" w:hAnsi="Montserrat"/>
          <w:sz w:val="24"/>
          <w:szCs w:val="24"/>
          <w:rtl w:val="0"/>
        </w:rPr>
        <w:t xml:space="preserve">6. Bảng ghi nhận dữ liệu mẫu</w:t>
      </w:r>
    </w:p>
    <w:p w:rsidR="00000000" w:rsidDel="00000000" w:rsidP="00000000" w:rsidRDefault="00000000" w:rsidRPr="00000000" w14:paraId="0000098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Các bảng dưới đây là số liệu mô phỏng, dùng để kiểm tra cấu trúc bảng đo và logic xử lý dữ liệu. Các giá trị này sẽ được thay thế bằng số liệu thực nghiệm sau khi nhóm có đầy đủ linh kiện.</w:t>
      </w:r>
    </w:p>
    <w:p w:rsidR="00000000" w:rsidDel="00000000" w:rsidP="00000000" w:rsidRDefault="00000000" w:rsidRPr="00000000" w14:paraId="00000985">
      <w:pPr>
        <w:pStyle w:val="Heading2"/>
        <w:keepNext w:val="0"/>
        <w:keepLines w:val="0"/>
        <w:spacing w:after="80" w:lineRule="auto"/>
        <w:rPr>
          <w:rFonts w:ascii="Montserrat" w:cs="Montserrat" w:eastAsia="Montserrat" w:hAnsi="Montserrat"/>
          <w:sz w:val="24"/>
          <w:szCs w:val="24"/>
        </w:rPr>
      </w:pPr>
      <w:bookmarkStart w:colFirst="0" w:colLast="0" w:name="_wrd7j1glacam" w:id="122"/>
      <w:bookmarkEnd w:id="122"/>
      <w:r w:rsidDel="00000000" w:rsidR="00000000" w:rsidRPr="00000000">
        <w:rPr>
          <w:rFonts w:ascii="Montserrat" w:cs="Montserrat" w:eastAsia="Montserrat" w:hAnsi="Montserrat"/>
          <w:sz w:val="24"/>
          <w:szCs w:val="24"/>
          <w:rtl w:val="0"/>
        </w:rPr>
        <w:t xml:space="preserve">6.1. Bảng số liệu mô phỏng giá trị nền trong phòng</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487685542804"/>
        <w:gridCol w:w="2087.318665586383"/>
        <w:gridCol w:w="1559.8536896174696"/>
        <w:gridCol w:w="1235.2598582519845"/>
        <w:gridCol w:w="1113.5371714899277"/>
        <w:gridCol w:w="910.6660268864995"/>
        <w:gridCol w:w="1032.3887136485564"/>
        <w:tblGridChange w:id="0">
          <w:tblGrid>
            <w:gridCol w:w="1086.487685542804"/>
            <w:gridCol w:w="2087.318665586383"/>
            <w:gridCol w:w="1559.8536896174696"/>
            <w:gridCol w:w="1235.2598582519845"/>
            <w:gridCol w:w="1113.5371714899277"/>
            <w:gridCol w:w="910.6660268864995"/>
            <w:gridCol w:w="1032.3887136485564"/>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Lần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tương đối 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 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Nhiệt độ °C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Độ ẩm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Trạng thái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 quạt bật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 quạt bật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 quạt bật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 quạt bật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 quạt bật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rFonts w:ascii="Montserrat" w:cs="Montserrat" w:eastAsia="Montserrat" w:hAnsi="Montserrat"/>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1197.0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r>
    </w:tbl>
    <w:p w:rsidR="00000000" w:rsidDel="00000000" w:rsidP="00000000" w:rsidRDefault="00000000" w:rsidRPr="00000000" w14:paraId="000009B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Nhận xét:</w:t>
        <w:br w:type="textWrapping"/>
        <w:t xml:space="preserve"> Trong điều kiện phòng bình thường, giá trị bụi tương đối và MQ135 dao động nhẹ quanh mức nền. Dữ liệu chưa vượt ngưỡng cảnh báo nên hệ thống được mô phỏng ở trạng thái Tốt, LED xanh bật và buzzer tắt.</w:t>
      </w:r>
    </w:p>
    <w:p w:rsidR="00000000" w:rsidDel="00000000" w:rsidP="00000000" w:rsidRDefault="00000000" w:rsidRPr="00000000" w14:paraId="000009B8">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2"/>
        <w:keepNext w:val="0"/>
        <w:keepLines w:val="0"/>
        <w:spacing w:after="80" w:lineRule="auto"/>
        <w:rPr>
          <w:rFonts w:ascii="Montserrat" w:cs="Montserrat" w:eastAsia="Montserrat" w:hAnsi="Montserrat"/>
          <w:sz w:val="24"/>
          <w:szCs w:val="24"/>
        </w:rPr>
      </w:pPr>
      <w:bookmarkStart w:colFirst="0" w:colLast="0" w:name="_jf8p12qzrlxn" w:id="123"/>
      <w:bookmarkEnd w:id="123"/>
      <w:r w:rsidDel="00000000" w:rsidR="00000000" w:rsidRPr="00000000">
        <w:rPr>
          <w:rFonts w:ascii="Montserrat" w:cs="Montserrat" w:eastAsia="Montserrat" w:hAnsi="Montserrat"/>
          <w:sz w:val="24"/>
          <w:szCs w:val="24"/>
          <w:rtl w:val="0"/>
        </w:rPr>
        <w:t xml:space="preserve">6.2. Bảng số liệu mô phỏng so sánh không quạt và có quạt</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8.754344529856"/>
        <w:gridCol w:w="1416.4974654368516"/>
        <w:gridCol w:w="1402.5188720279355"/>
        <w:gridCol w:w="1919.7268281578386"/>
        <w:gridCol w:w="3038.014300871142"/>
        <w:tblGridChange w:id="0">
          <w:tblGrid>
            <w:gridCol w:w="1248.754344529856"/>
            <w:gridCol w:w="1416.4974654368516"/>
            <w:gridCol w:w="1402.5188720279355"/>
            <w:gridCol w:w="1919.7268281578386"/>
            <w:gridCol w:w="3038.014300871142"/>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tương đối TB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 ADC TB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Độ dao động dữ liệu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Nhận xét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Không có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Dao động khoảng ±45 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Luồng khí không ổn định, dữ liệu thay đổi nhiều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Dao động khoảng ±15 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Luồng khí ổn định hơn, dữ liệu ít dao động hơn</w:t>
            </w:r>
          </w:p>
        </w:tc>
      </w:tr>
    </w:tbl>
    <w:p w:rsidR="00000000" w:rsidDel="00000000" w:rsidP="00000000" w:rsidRDefault="00000000" w:rsidRPr="00000000" w14:paraId="000009C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Nhận xét:</w:t>
        <w:br w:type="textWrapping"/>
        <w:t xml:space="preserve"> Khi chưa có quạt hút, dữ liệu cảm biến dao động lớn hơn do không khí đi qua vùng cảm biến không ổn định. Khi bật quạt hút, luồng khí trong buồng đo có hướng rõ ràng hơn nên giá trị đo ổn định hơn. Kết quả mô phỏng này cho thấy buồng đo khí và quạt hút là điểm nâng cấp phần cứng có ý nghĩa đối với hệ thống.</w:t>
      </w:r>
    </w:p>
    <w:p w:rsidR="00000000" w:rsidDel="00000000" w:rsidP="00000000" w:rsidRDefault="00000000" w:rsidRPr="00000000" w14:paraId="000009CA">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rFonts w:ascii="Montserrat" w:cs="Montserrat" w:eastAsia="Montserrat" w:hAnsi="Montserrat"/>
          <w:sz w:val="24"/>
          <w:szCs w:val="24"/>
        </w:rPr>
      </w:pPr>
      <w:bookmarkStart w:colFirst="0" w:colLast="0" w:name="_cwz1ukv7uxlz" w:id="124"/>
      <w:bookmarkEnd w:id="124"/>
      <w:r w:rsidDel="00000000" w:rsidR="00000000" w:rsidRPr="00000000">
        <w:rPr>
          <w:rFonts w:ascii="Montserrat" w:cs="Montserrat" w:eastAsia="Montserrat" w:hAnsi="Montserrat"/>
          <w:sz w:val="24"/>
          <w:szCs w:val="24"/>
          <w:rtl w:val="0"/>
        </w:rPr>
        <w:t xml:space="preserve">6.3. Bảng số liệu mô phỏng kiểm tra cảnh báo</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1507091241413"/>
        <w:gridCol w:w="1502.778656096"/>
        <w:gridCol w:w="1197.8029876529883"/>
        <w:gridCol w:w="1078.4646826100707"/>
        <w:gridCol w:w="1211.0627993244236"/>
        <w:gridCol w:w="680.6703324670118"/>
        <w:gridCol w:w="1118.2441176243767"/>
        <w:gridCol w:w="1582.337526124612"/>
        <w:tblGridChange w:id="0">
          <w:tblGrid>
            <w:gridCol w:w="654.1507091241413"/>
            <w:gridCol w:w="1502.778656096"/>
            <w:gridCol w:w="1197.8029876529883"/>
            <w:gridCol w:w="1078.4646826100707"/>
            <w:gridCol w:w="1211.0627993244236"/>
            <w:gridCol w:w="680.6703324670118"/>
            <w:gridCol w:w="1118.2441176243767"/>
            <w:gridCol w:w="1582.337526124612"/>
          </w:tblGrid>
        </w:tblGridChange>
      </w:tblGrid>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Lần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 thử nghiệm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tương đối 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 ADC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Trạng thái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Buzzer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Nhận xét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Phòng bình thường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Tắt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gần mức nền</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bụi nhẹ an toàn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Tắt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tăng, khí chưa tăng nhiều</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Có thay đổi khí nhẹ an toàn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1680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Tắt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 tăng rõ so với mức nền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Bụi/khí tăng mạnh hơn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Kêu ngắt quãng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Vượt ngưỡng cảnh báo cao</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Sau khi thông gió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1370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Tắt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giảm dần về mức nền</w:t>
            </w:r>
          </w:p>
        </w:tc>
      </w:tr>
    </w:tbl>
    <w:p w:rsidR="00000000" w:rsidDel="00000000" w:rsidP="00000000" w:rsidRDefault="00000000" w:rsidRPr="00000000" w14:paraId="000009F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Nhận xét:</w:t>
        <w:br w:type="textWrapping"/>
        <w:t xml:space="preserve"> Bảng mô phỏng cho thấy khi giá trị bụi hoặc MQ135 tăng, trạng thái hệ thống chuyển từ Tốt sang Trung bình hoặc Xấu. Ở trạng thái xấu, LED đỏ được bật và buzzer kêu ngắt quãng. Sau khi thông gió, các giá trị giảm về gần mức nền, hệ thống trở lại trạng thái tốt.</w:t>
      </w:r>
    </w:p>
    <w:p w:rsidR="00000000" w:rsidDel="00000000" w:rsidP="00000000" w:rsidRDefault="00000000" w:rsidRPr="00000000" w14:paraId="000009FD">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pacing w:after="80" w:lineRule="auto"/>
        <w:rPr>
          <w:rFonts w:ascii="Montserrat" w:cs="Montserrat" w:eastAsia="Montserrat" w:hAnsi="Montserrat"/>
          <w:sz w:val="24"/>
          <w:szCs w:val="24"/>
        </w:rPr>
      </w:pPr>
      <w:bookmarkStart w:colFirst="0" w:colLast="0" w:name="_hmrbcodo4cdd" w:id="125"/>
      <w:bookmarkEnd w:id="125"/>
      <w:r w:rsidDel="00000000" w:rsidR="00000000" w:rsidRPr="00000000">
        <w:rPr>
          <w:rFonts w:ascii="Montserrat" w:cs="Montserrat" w:eastAsia="Montserrat" w:hAnsi="Montserrat"/>
          <w:sz w:val="24"/>
          <w:szCs w:val="24"/>
          <w:rtl w:val="0"/>
        </w:rPr>
        <w:t xml:space="preserve">6.4. Ngưỡng cảnh báo tạm thời dùng cho mô phỏng</w:t>
      </w:r>
    </w:p>
    <w:tbl>
      <w:tblPr>
        <w:tblStyle w:val="Table8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779046509862"/>
        <w:gridCol w:w="4416.0194445147745"/>
        <w:gridCol w:w="3298.713319998988"/>
        <w:tblGridChange w:id="0">
          <w:tblGrid>
            <w:gridCol w:w="1310.779046509862"/>
            <w:gridCol w:w="4416.0194445147745"/>
            <w:gridCol w:w="3298.713319998988"/>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 mô phỏng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Đầu ra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&lt; 600 và MQ135 &lt; 1500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xanh, buzzer tắt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từ 600–850 hoặc MQ135 từ 1500–1900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vàng, buzzer tắt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&gt; 850 hoặc MQ135 &gt; 1900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đỏ, buzzer kêu ngắt quãng</w:t>
            </w:r>
          </w:p>
        </w:tc>
      </w:tr>
    </w:tbl>
    <w:p w:rsidR="00000000" w:rsidDel="00000000" w:rsidP="00000000" w:rsidRDefault="00000000" w:rsidRPr="00000000" w14:paraId="00000A0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A0C">
      <w:pPr>
        <w:pStyle w:val="Heading2"/>
        <w:keepNext w:val="0"/>
        <w:keepLines w:val="0"/>
        <w:spacing w:after="80" w:lineRule="auto"/>
        <w:rPr>
          <w:rFonts w:ascii="Montserrat" w:cs="Montserrat" w:eastAsia="Montserrat" w:hAnsi="Montserrat"/>
          <w:sz w:val="24"/>
          <w:szCs w:val="24"/>
        </w:rPr>
      </w:pPr>
      <w:bookmarkStart w:colFirst="0" w:colLast="0" w:name="_3irs6od2me6v" w:id="126"/>
      <w:bookmarkEnd w:id="126"/>
      <w:r w:rsidDel="00000000" w:rsidR="00000000" w:rsidRPr="00000000">
        <w:rPr>
          <w:rFonts w:ascii="Montserrat" w:cs="Montserrat" w:eastAsia="Montserrat" w:hAnsi="Montserrat"/>
          <w:sz w:val="24"/>
          <w:szCs w:val="24"/>
          <w:rtl w:val="0"/>
        </w:rPr>
        <w:t xml:space="preserve">7. Hiệu chỉnh ngưỡng cảnh báo</w:t>
      </w:r>
    </w:p>
    <w:p w:rsidR="00000000" w:rsidDel="00000000" w:rsidP="00000000" w:rsidRDefault="00000000" w:rsidRPr="00000000" w14:paraId="00000A0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 cảm biến bụi giá rẻ và MQ135 chỉ mang tính tham khảo, nhóm không đặt ngưỡng theo tiêu chuẩn chuyên nghiệp ngay từ đầu. Thay vào đó, nhóm sử dụng dữ liệu nền trong phòng bình thường để xây dựng ngưỡng tương đối.</w:t>
      </w:r>
    </w:p>
    <w:p w:rsidR="00000000" w:rsidDel="00000000" w:rsidP="00000000" w:rsidRDefault="00000000" w:rsidRPr="00000000" w14:paraId="00000A0E">
      <w:pPr>
        <w:pStyle w:val="Heading3"/>
        <w:keepNext w:val="0"/>
        <w:keepLines w:val="0"/>
        <w:spacing w:before="280" w:lineRule="auto"/>
        <w:rPr>
          <w:rFonts w:ascii="Montserrat" w:cs="Montserrat" w:eastAsia="Montserrat" w:hAnsi="Montserrat"/>
          <w:color w:val="000000"/>
          <w:sz w:val="24"/>
          <w:szCs w:val="24"/>
        </w:rPr>
      </w:pPr>
      <w:bookmarkStart w:colFirst="0" w:colLast="0" w:name="_nkmgc385s6sk" w:id="127"/>
      <w:bookmarkEnd w:id="127"/>
      <w:r w:rsidDel="00000000" w:rsidR="00000000" w:rsidRPr="00000000">
        <w:rPr>
          <w:rFonts w:ascii="Montserrat" w:cs="Montserrat" w:eastAsia="Montserrat" w:hAnsi="Montserrat"/>
          <w:color w:val="000000"/>
          <w:sz w:val="24"/>
          <w:szCs w:val="24"/>
          <w:rtl w:val="0"/>
        </w:rPr>
        <w:t xml:space="preserve">Nguyên tắc đặt ngưỡng</w:t>
      </w:r>
    </w:p>
    <w:tbl>
      <w:tblPr>
        <w:tblStyle w:val="Table86"/>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6440"/>
        <w:tblGridChange w:id="0">
          <w:tblGrid>
            <w:gridCol w:w="1370"/>
            <w:gridCol w:w="644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Mức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Cách xác định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Giá trị bụi và MQ135 gần mức nền của phòng bình thường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trong hai giá trị tăng rõ so với mức nền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hoặc MQ135 tăng cao hơn đáng kể so với mức nền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Khi trạng thái xấu kéo dài hoặc vượt ngưỡng cao</w:t>
            </w:r>
          </w:p>
        </w:tc>
      </w:tr>
    </w:tbl>
    <w:p w:rsidR="00000000" w:rsidDel="00000000" w:rsidP="00000000" w:rsidRDefault="00000000" w:rsidRPr="00000000" w14:paraId="00000A19">
      <w:pPr>
        <w:pStyle w:val="Heading3"/>
        <w:keepNext w:val="0"/>
        <w:keepLines w:val="0"/>
        <w:spacing w:before="280" w:lineRule="auto"/>
        <w:rPr>
          <w:rFonts w:ascii="Montserrat" w:cs="Montserrat" w:eastAsia="Montserrat" w:hAnsi="Montserrat"/>
          <w:color w:val="000000"/>
          <w:sz w:val="24"/>
          <w:szCs w:val="24"/>
        </w:rPr>
      </w:pPr>
      <w:bookmarkStart w:colFirst="0" w:colLast="0" w:name="_h86axheerd7s" w:id="128"/>
      <w:bookmarkEnd w:id="128"/>
      <w:r w:rsidDel="00000000" w:rsidR="00000000" w:rsidRPr="00000000">
        <w:rPr>
          <w:rFonts w:ascii="Montserrat" w:cs="Montserrat" w:eastAsia="Montserrat" w:hAnsi="Montserrat"/>
          <w:color w:val="000000"/>
          <w:sz w:val="24"/>
          <w:szCs w:val="24"/>
          <w:rtl w:val="0"/>
        </w:rPr>
        <w:t xml:space="preserve">Bảng ngưỡng dự kiến</w:t>
      </w:r>
    </w:p>
    <w:tbl>
      <w:tblPr>
        <w:tblStyle w:val="Table87"/>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875"/>
        <w:gridCol w:w="2390"/>
        <w:tblGridChange w:id="0">
          <w:tblGrid>
            <w:gridCol w:w="1370"/>
            <w:gridCol w:w="3875"/>
            <w:gridCol w:w="239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B">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Điều kiện tham khảo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Đầu ra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thấp và MQ135 thấp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xanh, buzzer tắt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Trung bình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hoặc MQ135 tăng ở mức vừa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vàng, buzzer tắt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Xấu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Bụi hoặc MQ135 vượt ngưỡng cao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 đỏ, buzzer kêu</w:t>
            </w:r>
          </w:p>
        </w:tc>
      </w:tr>
    </w:tbl>
    <w:p w:rsidR="00000000" w:rsidDel="00000000" w:rsidP="00000000" w:rsidRDefault="00000000" w:rsidRPr="00000000" w14:paraId="00000A2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Nhóm thống nhất ngưỡng cảnh báo sẽ được điều chỉnh sau mỗi lần chạy thử để tránh cảnh báo sai do nhiễu hoặc dao động tức thời.</w:t>
      </w:r>
    </w:p>
    <w:p w:rsidR="00000000" w:rsidDel="00000000" w:rsidP="00000000" w:rsidRDefault="00000000" w:rsidRPr="00000000" w14:paraId="00000A27">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spacing w:after="80" w:lineRule="auto"/>
        <w:rPr>
          <w:rFonts w:ascii="Montserrat" w:cs="Montserrat" w:eastAsia="Montserrat" w:hAnsi="Montserrat"/>
          <w:sz w:val="24"/>
          <w:szCs w:val="24"/>
        </w:rPr>
      </w:pPr>
      <w:bookmarkStart w:colFirst="0" w:colLast="0" w:name="_1luz2tdar1hy" w:id="129"/>
      <w:bookmarkEnd w:id="129"/>
      <w:r w:rsidDel="00000000" w:rsidR="00000000" w:rsidRPr="00000000">
        <w:rPr>
          <w:rFonts w:ascii="Montserrat" w:cs="Montserrat" w:eastAsia="Montserrat" w:hAnsi="Montserrat"/>
          <w:sz w:val="24"/>
          <w:szCs w:val="24"/>
          <w:rtl w:val="0"/>
        </w:rPr>
        <w:t xml:space="preserve">8. Cập nhật thuật toán phân loại trạng thái</w:t>
      </w:r>
    </w:p>
    <w:p w:rsidR="00000000" w:rsidDel="00000000" w:rsidP="00000000" w:rsidRDefault="00000000" w:rsidRPr="00000000" w14:paraId="00000A2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Sau khi có dữ liệu thực nghiệm, thuật toán được điều chỉnh theo hướng không cảnh báo ngay khi chỉ có một mẫu bất thường. Hệ thống sử dụng giá trị trung bình và kiểm tra trạng thái theo chu kỳ.</w:t>
      </w:r>
    </w:p>
    <w:p w:rsidR="00000000" w:rsidDel="00000000" w:rsidP="00000000" w:rsidRDefault="00000000" w:rsidRPr="00000000" w14:paraId="00000A2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454775" cy="9201150"/>
            <wp:effectExtent b="0" l="0" r="0" t="0"/>
            <wp:docPr id="1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454775" cy="9201150"/>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A2B">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t9ld6a1hpe3d" w:id="130"/>
      <w:bookmarkEnd w:id="130"/>
      <w:r w:rsidDel="00000000" w:rsidR="00000000" w:rsidRPr="00000000">
        <w:rPr>
          <w:rFonts w:ascii="Montserrat" w:cs="Montserrat" w:eastAsia="Montserrat" w:hAnsi="Montserrat"/>
          <w:b w:val="1"/>
          <w:bCs w:val="1"/>
          <w:color w:val="000000"/>
          <w:sz w:val="24"/>
          <w:szCs w:val="24"/>
          <w:rtl w:val="0"/>
        </w:rPr>
        <w:t xml:space="preserve">Lên kịch bản test các trường hợp "hiểm" (Boundary Testing)</w:t>
      </w:r>
    </w:p>
    <w:p w:rsidR="00000000" w:rsidDel="00000000" w:rsidP="00000000" w:rsidRDefault="00000000" w:rsidRPr="00000000" w14:paraId="00000A2C">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Sau khi test trong điều kiện phòng, nhóm quyết định test ở điều kiện ngoài trời</w:t>
      </w:r>
    </w:p>
    <w:p w:rsidR="00000000" w:rsidDel="00000000" w:rsidP="00000000" w:rsidRDefault="00000000" w:rsidRPr="00000000" w14:paraId="00000A2D">
      <w:pPr>
        <w:pStyle w:val="Heading2"/>
        <w:keepNext w:val="0"/>
        <w:keepLines w:val="0"/>
        <w:spacing w:after="240" w:before="0" w:lineRule="auto"/>
        <w:rPr>
          <w:rFonts w:ascii="Montserrat" w:cs="Montserrat" w:eastAsia="Montserrat" w:hAnsi="Montserrat"/>
          <w:sz w:val="24"/>
          <w:szCs w:val="24"/>
        </w:rPr>
      </w:pPr>
      <w:bookmarkStart w:colFirst="0" w:colLast="0" w:name="_89t4qvuv7cto" w:id="132"/>
      <w:bookmarkEnd w:id="132"/>
      <w:r w:rsidDel="00000000" w:rsidR="00000000" w:rsidRPr="00000000">
        <w:rPr>
          <w:rFonts w:ascii="Montserrat" w:cs="Montserrat" w:eastAsia="Montserrat" w:hAnsi="Montserrat"/>
          <w:sz w:val="24"/>
          <w:szCs w:val="24"/>
          <w:rtl w:val="0"/>
        </w:rPr>
        <w:t xml:space="preserve">Bảng kịch bản test — Hệ thống đo chất lượng không khí ESP32:</w:t>
      </w:r>
    </w:p>
    <w:tbl>
      <w:tblPr>
        <w:tblStyle w:val="Table8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55"/>
        <w:gridCol w:w="1845"/>
        <w:gridCol w:w="2265"/>
        <w:gridCol w:w="990"/>
        <w:gridCol w:w="1425"/>
        <w:tblGridChange w:id="0">
          <w:tblGrid>
            <w:gridCol w:w="795"/>
            <w:gridCol w:w="1455"/>
            <w:gridCol w:w="1845"/>
            <w:gridCol w:w="2265"/>
            <w:gridCol w:w="990"/>
            <w:gridCol w:w="1425"/>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2E">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2F">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Tên bài test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0">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Điều kiện / Cách làm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1">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Kết quả mong đợi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2">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Kết quả thực tế</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3">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Pass/Fail</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4">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5">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Test bụi PM2.5 ở mức thấp (không khí sạch)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6">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Bê máy ra đo ở phòng thông thoáng, không có nguồn bụi, PM2.5 tầm 3–8 µg/m³</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7">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Đèn LED xanh sáng, còi im lặng, màn hình OLED báo "GOOD"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8">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9">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A">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B">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Test bụi PM2.5 vượt ngưỡng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C">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Đốt một que nhang nhỏ cách máy tầm 30cm để giả lập khói, PM2.5 &gt; 55 µg/m³</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D">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Đèn LED đỏ bật sáng lên trong vòng chưa tới nửa giây (≤ 500ms), còi kêu tít tít ngắt quãng mỗi 200ms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E">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3F">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0">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1">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Rút điện đột ngột lúc đang ghi thẻ nhớ</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2">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Cầm phích cắm nguồn 5V rút phựt ra luôn lúc hệ thống đang lưu file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3">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File CSV trong thẻ không bị hỏng: cắm vào máy tính vẫn mở được bằng Excel, dòng cuối cùng có thể bị dở dang nhưng các dòng trên đó phải đọc được hết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4">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5">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6">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7">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Cảm biến bụi bị lỏng dây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8">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Đang chạy bình thường thì rút dây truyền dữ liệu (TX) của cảm biến 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9">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Cả mạch không bị treo cứng hay tự khởi động lại; đợi 5 giây không thấy tín hiệu thì màn hình OLED phải hiện "PMS ERR"; đèn và còi không được kêu loạn lên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A">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B">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C">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D">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Test chịu nhiệt độ cao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E">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Lấy máy sấy tóc thổi riu riu từ khoảng cách 40cm, cho nhiệt độ bên trong hộp lên tầm 38–42°C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4F">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Cảm biến BME280 vẫn đọc đúng, màn hình hiện nhiệt độ thực tế, máy không bị sập hay tự reset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0">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1">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2">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3">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Treo máy chạy xuyên đêm (8 tiếng)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4">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Bật nguồn, vứt máy đó chạy tự động qua đêm không ai đụng vào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5">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Sáng hôm sau mở thẻ nhớ ra file CSV phải có đủ ≥ 2880 dòng (8 tiếng × 360 chu kỳ/tiếng), không bị hẫng đoạn nào, máy vẫn đang chạy bình thường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6">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7">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8">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9">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Rút thẻ nhớ hoặc thẻ đầy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A">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Thử hai trò: (a) Không cắm thẻ nhớ vào; (b) Nhét cái thẻ nhớ đã đầy dung lượng vào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B">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Máy không bị treo; màn hình OLED báo lỗi "SD FULL" hoặc "NO SD"; máy vẫn phải tiếp tục đo và hiện thông số trên màn hình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C">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D">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E">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TC-08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5F">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Ép máy làm việc vất vả</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60">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Kích hoạt tất cả cùng lúc: vừa ghi thẻ nhớ, vừa đọc cảm biến bụi, vừa vẽ lên màn hình OLED, vừa cho còi kêu inh ỏi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61">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Máy gánh được hết, không bị rơi rụng mất dữ liệu, màn hình không đơ, không bị khởi động lại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62">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A63">
            <w:pPr>
              <w:pStyle w:val="Heading2"/>
              <w:keepNext w:val="0"/>
              <w:keepLines w:val="0"/>
              <w:spacing w:after="48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w:t>
            </w:r>
          </w:p>
        </w:tc>
      </w:tr>
    </w:tbl>
    <w:p w:rsidR="00000000" w:rsidDel="00000000" w:rsidP="00000000" w:rsidRDefault="00000000" w:rsidRPr="00000000" w14:paraId="00000A64">
      <w:pPr>
        <w:pStyle w:val="Heading2"/>
        <w:keepNext w:val="0"/>
        <w:keepLines w:val="0"/>
        <w:spacing w:after="240" w:before="0" w:lineRule="auto"/>
        <w:rPr>
          <w:rFonts w:ascii="Montserrat" w:cs="Montserrat" w:eastAsia="Montserrat" w:hAnsi="Montserrat"/>
          <w:i w:val="1"/>
          <w:iCs w:val="1"/>
          <w:sz w:val="24"/>
          <w:szCs w:val="24"/>
        </w:rPr>
      </w:pPr>
      <w:bookmarkStart w:colFirst="0" w:colLast="0" w:name="_3gtb0dh3xs1s" w:id="131"/>
      <w:bookmarkEnd w:id="131"/>
      <w:r w:rsidDel="00000000" w:rsidR="00000000" w:rsidRPr="00000000">
        <w:rPr>
          <w:rtl w:val="0"/>
        </w:rPr>
      </w:r>
    </w:p>
    <w:p w:rsidR="00000000" w:rsidDel="00000000" w:rsidP="00000000" w:rsidRDefault="00000000" w:rsidRPr="00000000" w14:paraId="00000A65">
      <w:pPr>
        <w:pStyle w:val="Heading3"/>
        <w:keepNext w:val="0"/>
        <w:keepLines w:val="0"/>
        <w:spacing w:before="0" w:lineRule="auto"/>
        <w:rPr>
          <w:rFonts w:ascii="Montserrat" w:cs="Montserrat" w:eastAsia="Montserrat" w:hAnsi="Montserrat"/>
          <w:color w:val="000000"/>
          <w:sz w:val="24"/>
          <w:szCs w:val="24"/>
        </w:rPr>
      </w:pPr>
      <w:bookmarkStart w:colFirst="0" w:colLast="0" w:name="_jad6r3wevo5" w:id="133"/>
      <w:bookmarkEnd w:id="133"/>
      <w:r w:rsidDel="00000000" w:rsidR="00000000" w:rsidRPr="00000000">
        <w:rPr>
          <w:rFonts w:ascii="Montserrat" w:cs="Montserrat" w:eastAsia="Montserrat" w:hAnsi="Montserrat"/>
          <w:color w:val="000000"/>
          <w:sz w:val="24"/>
          <w:szCs w:val="24"/>
          <w:rtl w:val="0"/>
        </w:rPr>
        <w:t xml:space="preserve">7. Bắt bệnh lỗi tín hiệu cảm biến bụi bằng Logic Analyzer</w:t>
      </w:r>
    </w:p>
    <w:p w:rsidR="00000000" w:rsidDel="00000000" w:rsidP="00000000" w:rsidRDefault="00000000" w:rsidRPr="00000000" w14:paraId="00000A66">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Lúc chạy test kịch bản TC-08 ở trên, nhóm tự nhiên phát hiện ra một lỗi khá dị: khoảng 5–8% số dòng dữ liệu trong file CSV báo bụi PM2.5 bằng 0. Rõ ràng lúc đấy xung quanh làm gì có không khí siêu sạch đến mức số 0 tròn trĩnh như thế. Cả đám bắt đầu nghi ngờ con ESP32 đọc nhầm dữ liệu (có thể do sai mã kiểm tra checksum hoặc gói tin bị đứt đôi dọc đường).</w:t>
      </w:r>
    </w:p>
    <w:p w:rsidR="00000000" w:rsidDel="00000000" w:rsidP="00000000" w:rsidRDefault="00000000" w:rsidRPr="00000000" w14:paraId="00000A67">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Nguyên nhân sâu xa: Hóa ra là do nhóm đi dây hơi ẩu. Dây truyền dữ liệu UART dài ngoẵng (tận 25cm) lại còn bó sát sạt vào cái dây cấp nguồn cho quạt hút. Lúc động cơ quạt chạy nó phát sinh nhiễu điện từ, lây lan vèo vèo sang đường dây tín hiệu mỏng manh bên cạnh. =&gt; quyết định thiết kế PCB nếu như test mạch ổn định</w:t>
      </w:r>
    </w:p>
    <w:p w:rsidR="00000000" w:rsidDel="00000000" w:rsidP="00000000" w:rsidRDefault="00000000" w:rsidRPr="00000000" w14:paraId="00000A68">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Các pha cấp cứu để sửa lỗi:</w:t>
      </w:r>
    </w:p>
    <w:p w:rsidR="00000000" w:rsidDel="00000000" w:rsidP="00000000" w:rsidRDefault="00000000" w:rsidRPr="00000000" w14:paraId="00000A69">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Một là tách hẳn dây tín hiệu UART ra xa cái dây nguồn quạt ít nhất 2cm cho bớt lây nhiễu.</w:t>
      </w:r>
    </w:p>
    <w:p w:rsidR="00000000" w:rsidDel="00000000" w:rsidP="00000000" w:rsidRDefault="00000000" w:rsidRPr="00000000" w14:paraId="00000A6A">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Hai là hàn thêm một con tụ gốm 100nF nối giữa chân nguồn VCC và chân GND ngay sát chỗ cắm cảm biến bụi để lọc nhiễu tần số cao.</w:t>
      </w:r>
    </w:p>
    <w:p w:rsidR="00000000" w:rsidDel="00000000" w:rsidP="00000000" w:rsidRDefault="00000000" w:rsidRPr="00000000" w14:paraId="00000A6B">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Ba là cầm kéo cắt bớt cái dây tín hiệu đi, để dài tầm 12cm thôi cho gọn.</w:t>
      </w:r>
    </w:p>
    <w:p w:rsidR="00000000" w:rsidDel="00000000" w:rsidP="00000000" w:rsidRDefault="00000000" w:rsidRPr="00000000" w14:paraId="00000A6C">
      <w:pPr>
        <w:pStyle w:val="Heading2"/>
        <w:keepNext w:val="0"/>
        <w:keepLines w:val="0"/>
        <w:spacing w:after="240" w:before="0" w:lineRule="auto"/>
        <w:rPr>
          <w:rFonts w:ascii="Montserrat" w:cs="Montserrat" w:eastAsia="Montserrat" w:hAnsi="Montserrat"/>
          <w:sz w:val="24"/>
          <w:szCs w:val="24"/>
        </w:rPr>
      </w:pPr>
      <w:bookmarkStart w:colFirst="0" w:colLast="0" w:name="_3gtb0dh3xs1s" w:id="131"/>
      <w:bookmarkEnd w:id="131"/>
      <w:r w:rsidDel="00000000" w:rsidR="00000000" w:rsidRPr="00000000">
        <w:rPr>
          <w:rFonts w:ascii="Montserrat" w:cs="Montserrat" w:eastAsia="Montserrat" w:hAnsi="Montserrat"/>
          <w:sz w:val="24"/>
          <w:szCs w:val="24"/>
          <w:rtl w:val="0"/>
        </w:rPr>
        <w:t xml:space="preserve">Bốn là cẩn thận hơn, kẹp thêm một con tụ hóa 10µF song song vào đường nguồn 5V của cái quạt để gánh dòng lúc quạt mới vặn mình khởi động, tránh làm sụt áp cả hệ thống.</w:t>
      </w:r>
    </w:p>
    <w:p w:rsidR="00000000" w:rsidDel="00000000" w:rsidP="00000000" w:rsidRDefault="00000000" w:rsidRPr="00000000" w14:paraId="00000A6D">
      <w:pPr>
        <w:pStyle w:val="Heading2"/>
        <w:keepNext w:val="0"/>
        <w:keepLines w:val="0"/>
        <w:spacing w:after="240" w:before="0" w:lineRule="auto"/>
        <w:rPr>
          <w:rFonts w:ascii="Montserrat" w:cs="Montserrat" w:eastAsia="Montserrat" w:hAnsi="Montserrat"/>
          <w:sz w:val="24"/>
          <w:szCs w:val="24"/>
        </w:rPr>
      </w:pPr>
      <w:bookmarkStart w:colFirst="0" w:colLast="0" w:name="_luwh71s3s56k" w:id="134"/>
      <w:bookmarkEnd w:id="134"/>
      <w:r w:rsidDel="00000000" w:rsidR="00000000" w:rsidRPr="00000000">
        <w:rPr>
          <w:rFonts w:ascii="Montserrat" w:cs="Montserrat" w:eastAsia="Montserrat" w:hAnsi="Montserrat"/>
          <w:sz w:val="24"/>
          <w:szCs w:val="24"/>
          <w:rtl w:val="0"/>
        </w:rPr>
        <w:t xml:space="preserve">Thành quả: Sau khi sửa xong, bật lại kịch bản cắm máy suốt 8 tiếng (TC-06), tỉ lệ lỗi giảm từ 8% xuống thẳng 0%. Mở file CSV ra sạch bong, không còn một dòng báo lỗi số 0 vớ vẩn nào nữa.</w:t>
      </w:r>
    </w:p>
    <w:p w:rsidR="00000000" w:rsidDel="00000000" w:rsidP="00000000" w:rsidRDefault="00000000" w:rsidRPr="00000000" w14:paraId="00000A6E">
      <w:pPr>
        <w:pStyle w:val="Heading2"/>
        <w:keepNext w:val="0"/>
        <w:keepLines w:val="0"/>
        <w:spacing w:after="80" w:lineRule="auto"/>
        <w:rPr>
          <w:rFonts w:ascii="Montserrat" w:cs="Montserrat" w:eastAsia="Montserrat" w:hAnsi="Montserrat"/>
          <w:sz w:val="24"/>
          <w:szCs w:val="24"/>
        </w:rPr>
      </w:pPr>
      <w:bookmarkStart w:colFirst="0" w:colLast="0" w:name="_3gtb0dh3xs1s" w:id="131"/>
      <w:bookmarkEnd w:id="131"/>
      <w:r w:rsidDel="00000000" w:rsidR="00000000" w:rsidRPr="00000000">
        <w:rPr>
          <w:rtl w:val="0"/>
        </w:rPr>
      </w:r>
    </w:p>
    <w:p w:rsidR="00000000" w:rsidDel="00000000" w:rsidP="00000000" w:rsidRDefault="00000000" w:rsidRPr="00000000" w14:paraId="00000A6F">
      <w:pPr>
        <w:pStyle w:val="Heading2"/>
        <w:keepNext w:val="0"/>
        <w:keepLines w:val="0"/>
        <w:spacing w:after="80" w:lineRule="auto"/>
        <w:rPr>
          <w:rFonts w:ascii="Montserrat" w:cs="Montserrat" w:eastAsia="Montserrat" w:hAnsi="Montserrat"/>
          <w:sz w:val="24"/>
          <w:szCs w:val="24"/>
        </w:rPr>
      </w:pPr>
      <w:bookmarkStart w:colFirst="0" w:colLast="0" w:name="_lgz5mspiliyv" w:id="135"/>
      <w:bookmarkEnd w:id="135"/>
      <w:r w:rsidDel="00000000" w:rsidR="00000000" w:rsidRPr="00000000">
        <w:rPr>
          <w:rtl w:val="0"/>
        </w:rPr>
      </w:r>
    </w:p>
    <w:p w:rsidR="00000000" w:rsidDel="00000000" w:rsidP="00000000" w:rsidRDefault="00000000" w:rsidRPr="00000000" w14:paraId="00000A70">
      <w:pPr>
        <w:pStyle w:val="Heading2"/>
        <w:keepNext w:val="0"/>
        <w:keepLines w:val="0"/>
        <w:spacing w:after="80" w:lineRule="auto"/>
        <w:rPr>
          <w:rFonts w:ascii="Montserrat" w:cs="Montserrat" w:eastAsia="Montserrat" w:hAnsi="Montserrat"/>
          <w:sz w:val="24"/>
          <w:szCs w:val="24"/>
        </w:rPr>
      </w:pPr>
      <w:bookmarkStart w:colFirst="0" w:colLast="0" w:name="_ej58z438ph95" w:id="136"/>
      <w:bookmarkEnd w:id="136"/>
      <w:r w:rsidDel="00000000" w:rsidR="00000000" w:rsidRPr="00000000">
        <w:rPr>
          <w:rFonts w:ascii="Montserrat" w:cs="Montserrat" w:eastAsia="Montserrat" w:hAnsi="Montserrat"/>
          <w:sz w:val="24"/>
          <w:szCs w:val="24"/>
          <w:rtl w:val="0"/>
        </w:rPr>
        <w:t xml:space="preserve">KẾT QUẢ ĐẠT ĐƯỢC</w:t>
      </w:r>
    </w:p>
    <w:p w:rsidR="00000000" w:rsidDel="00000000" w:rsidP="00000000" w:rsidRDefault="00000000" w:rsidRPr="00000000" w14:paraId="00000A71">
      <w:pPr>
        <w:numPr>
          <w:ilvl w:val="0"/>
          <w:numId w:val="37"/>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được toàn bộ hệ thống vào mô hình buồng đo khí.</w:t>
      </w:r>
    </w:p>
    <w:p w:rsidR="00000000" w:rsidDel="00000000" w:rsidP="00000000" w:rsidRDefault="00000000" w:rsidRPr="00000000" w14:paraId="00000A72">
      <w:pPr>
        <w:numPr>
          <w:ilvl w:val="0"/>
          <w:numId w:val="3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màn hình, LED, buzzer và quạt hút hoạt động đồng thời.</w:t>
      </w:r>
    </w:p>
    <w:p w:rsidR="00000000" w:rsidDel="00000000" w:rsidP="00000000" w:rsidRDefault="00000000" w:rsidRPr="00000000" w14:paraId="00000A73">
      <w:pPr>
        <w:numPr>
          <w:ilvl w:val="0"/>
          <w:numId w:val="3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OLED/LCD hiển thị được giá trị đo và trạng thái chất lượng không khí.</w:t>
      </w:r>
    </w:p>
    <w:p w:rsidR="00000000" w:rsidDel="00000000" w:rsidP="00000000" w:rsidRDefault="00000000" w:rsidRPr="00000000" w14:paraId="00000A74">
      <w:pPr>
        <w:numPr>
          <w:ilvl w:val="0"/>
          <w:numId w:val="3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hoạt động trong chu kỳ đo mà không làm hệ thống mất nguồn.</w:t>
      </w:r>
    </w:p>
    <w:p w:rsidR="00000000" w:rsidDel="00000000" w:rsidP="00000000" w:rsidRDefault="00000000" w:rsidRPr="00000000" w14:paraId="00000A75">
      <w:pPr>
        <w:numPr>
          <w:ilvl w:val="0"/>
          <w:numId w:val="3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 được dữ liệu thực nghiệm ban đầu trong một số điều kiện khác nhau.</w:t>
      </w:r>
    </w:p>
    <w:p w:rsidR="00000000" w:rsidDel="00000000" w:rsidP="00000000" w:rsidRDefault="00000000" w:rsidRPr="00000000" w14:paraId="00000A76">
      <w:pPr>
        <w:numPr>
          <w:ilvl w:val="0"/>
          <w:numId w:val="3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Hiệu chỉnh sơ bộ được ngưỡng cảnh báo dựa trên giá trị nền và sự thay đổi tương đối của cảm biến.</w:t>
      </w:r>
    </w:p>
    <w:p w:rsidR="00000000" w:rsidDel="00000000" w:rsidP="00000000" w:rsidRDefault="00000000" w:rsidRPr="00000000" w14:paraId="00000A77">
      <w:pPr>
        <w:numPr>
          <w:ilvl w:val="0"/>
          <w:numId w:val="37"/>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thiện thuật toán phân loại trạng thái Tốt / Trung bình / Xấu.</w:t>
      </w:r>
    </w:p>
    <w:p w:rsidR="00000000" w:rsidDel="00000000" w:rsidP="00000000" w:rsidRDefault="00000000" w:rsidRPr="00000000" w14:paraId="00000A78">
      <w:pPr>
        <w:numPr>
          <w:ilvl w:val="0"/>
          <w:numId w:val="37"/>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Xác định được các vấn đề cần cải thiện trước khi hoàn thiện mô hình cuối.</w:t>
      </w:r>
    </w:p>
    <w:p w:rsidR="00000000" w:rsidDel="00000000" w:rsidP="00000000" w:rsidRDefault="00000000" w:rsidRPr="00000000" w14:paraId="00000A79">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rFonts w:ascii="Montserrat" w:cs="Montserrat" w:eastAsia="Montserrat" w:hAnsi="Montserrat"/>
          <w:sz w:val="24"/>
          <w:szCs w:val="24"/>
        </w:rPr>
      </w:pPr>
      <w:bookmarkStart w:colFirst="0" w:colLast="0" w:name="_8xa1ibohstiz" w:id="137"/>
      <w:bookmarkEnd w:id="137"/>
      <w:r w:rsidDel="00000000" w:rsidR="00000000" w:rsidRPr="00000000">
        <w:rPr>
          <w:rFonts w:ascii="Montserrat" w:cs="Montserrat" w:eastAsia="Montserrat" w:hAnsi="Montserrat"/>
          <w:sz w:val="24"/>
          <w:szCs w:val="24"/>
          <w:rtl w:val="0"/>
        </w:rPr>
        <w:t xml:space="preserve">VẤN ĐỀ GẶP PHẢI</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3.832823298835"/>
        <w:gridCol w:w="5591.678987724789"/>
        <w:tblGridChange w:id="0">
          <w:tblGrid>
            <w:gridCol w:w="3433.832823298835"/>
            <w:gridCol w:w="5591.678987724789"/>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Vấn đề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Mô tả</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cảm biến vẫn dao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giá rẻ bị ảnh hưởng bởi nhiễu, luồng khí và nguồn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Ngưỡng cảnh báo chưa tối ưu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Một số trường hợp LED/buzzer phản ứng quá nhạy hoặc quá chậm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Bố trí dây trong hộp chưa gọn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Dây nối dễ che luồng khí hoặc gây lỗi tiếp xúc</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gây rung nhẹ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Rung cơ học có thể làm dây lỏng hoặc ảnh hưởng vị trí cảm biến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Màn hình hiển thị còn hạn chế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OLED/LCD nhỏ, khó hiển thị quá nhiều thông số cùng lúc</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Cảm biến MQ135 cần thời gian ổn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Khi mới cấp nguồn, giá trị chưa đại diện cho môi trường thật</w:t>
            </w:r>
          </w:p>
        </w:tc>
      </w:tr>
    </w:tbl>
    <w:p w:rsidR="00000000" w:rsidDel="00000000" w:rsidP="00000000" w:rsidRDefault="00000000" w:rsidRPr="00000000" w14:paraId="00000A89">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keepNext w:val="0"/>
        <w:keepLines w:val="0"/>
        <w:spacing w:after="80" w:lineRule="auto"/>
        <w:rPr>
          <w:rFonts w:ascii="Montserrat" w:cs="Montserrat" w:eastAsia="Montserrat" w:hAnsi="Montserrat"/>
          <w:sz w:val="24"/>
          <w:szCs w:val="24"/>
        </w:rPr>
      </w:pPr>
      <w:bookmarkStart w:colFirst="0" w:colLast="0" w:name="_utqpnvph4bqw" w:id="138"/>
      <w:bookmarkEnd w:id="138"/>
      <w:r w:rsidDel="00000000" w:rsidR="00000000" w:rsidRPr="00000000">
        <w:rPr>
          <w:rFonts w:ascii="Montserrat" w:cs="Montserrat" w:eastAsia="Montserrat" w:hAnsi="Montserrat"/>
          <w:sz w:val="24"/>
          <w:szCs w:val="24"/>
          <w:rtl w:val="0"/>
        </w:rPr>
        <w:t xml:space="preserve">GIẢI PHÁP ÁP DỤNG</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2132173434657"/>
        <w:gridCol w:w="6892.298593680158"/>
        <w:tblGridChange w:id="0">
          <w:tblGrid>
            <w:gridCol w:w="2133.2132173434657"/>
            <w:gridCol w:w="6892.298593680158"/>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Vấn đề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Giải pháp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dao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Tăng số mẫu trung bình, cập nhật trạng thái theo chu kỳ</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Cảnh báo quá nhạy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Chỉ cảnh báo khi giá trị vượt ngưỡng trong nhiều chu kỳ liên tiếp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Dây chưa gọn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Ghi nhãn dây, cố định dây vào thành hộp, tránh chắn luồng khí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gây rung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Cố định quạt bằng ốc, keo nến hoặc băng dính hai mặt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Màn hình nhỏ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Chỉ hiển thị thông số chính và trạng thái; các dữ liệu phụ có thể xem qua Serial</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MQ135 chưa ổn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Cho cảm biến làm nóng trước khi đánh giá trạng thái</w:t>
            </w:r>
          </w:p>
        </w:tc>
      </w:tr>
    </w:tbl>
    <w:p w:rsidR="00000000" w:rsidDel="00000000" w:rsidP="00000000" w:rsidRDefault="00000000" w:rsidRPr="00000000" w14:paraId="00000A99">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lineRule="auto"/>
        <w:rPr>
          <w:rFonts w:ascii="Montserrat" w:cs="Montserrat" w:eastAsia="Montserrat" w:hAnsi="Montserrat"/>
          <w:sz w:val="24"/>
          <w:szCs w:val="24"/>
        </w:rPr>
      </w:pPr>
      <w:bookmarkStart w:colFirst="0" w:colLast="0" w:name="_isikacw5gzi3" w:id="139"/>
      <w:bookmarkEnd w:id="139"/>
      <w:r w:rsidDel="00000000" w:rsidR="00000000" w:rsidRPr="00000000">
        <w:rPr>
          <w:rFonts w:ascii="Montserrat" w:cs="Montserrat" w:eastAsia="Montserrat" w:hAnsi="Montserrat"/>
          <w:sz w:val="24"/>
          <w:szCs w:val="24"/>
          <w:rtl w:val="0"/>
        </w:rPr>
        <w:t xml:space="preserve">BÀI HỌC KINH NGHIỆM</w:t>
      </w:r>
    </w:p>
    <w:p w:rsidR="00000000" w:rsidDel="00000000" w:rsidP="00000000" w:rsidRDefault="00000000" w:rsidRPr="00000000" w14:paraId="00000A9B">
      <w:pPr>
        <w:numPr>
          <w:ilvl w:val="0"/>
          <w:numId w:val="6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Khi tích hợp toàn hệ thống, lỗi thường đến từ nguồn, dây nối và nhiễu giữa các khối.</w:t>
      </w:r>
    </w:p>
    <w:p w:rsidR="00000000" w:rsidDel="00000000" w:rsidP="00000000" w:rsidRDefault="00000000" w:rsidRPr="00000000" w14:paraId="00000A9C">
      <w:pPr>
        <w:numPr>
          <w:ilvl w:val="0"/>
          <w:numId w:val="6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cảm biến giá rẻ cần được xử lý bằng trung bình mẫu và hiệu chỉnh thực nghiệm.</w:t>
      </w:r>
    </w:p>
    <w:p w:rsidR="00000000" w:rsidDel="00000000" w:rsidP="00000000" w:rsidRDefault="00000000" w:rsidRPr="00000000" w14:paraId="00000A9D">
      <w:pPr>
        <w:numPr>
          <w:ilvl w:val="0"/>
          <w:numId w:val="6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Ngưỡng cảnh báo nên dựa trên dữ liệu nền của môi trường đo, không nên đặt tùy ý.</w:t>
      </w:r>
    </w:p>
    <w:p w:rsidR="00000000" w:rsidDel="00000000" w:rsidP="00000000" w:rsidRDefault="00000000" w:rsidRPr="00000000" w14:paraId="00000A9E">
      <w:pPr>
        <w:numPr>
          <w:ilvl w:val="0"/>
          <w:numId w:val="6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Việc đặt cảm biến trong buồng đo giúp mô hình gọn hơn và thể hiện rõ ý tưởng nâng cấp phần cứng.</w:t>
      </w:r>
    </w:p>
    <w:p w:rsidR="00000000" w:rsidDel="00000000" w:rsidP="00000000" w:rsidRDefault="00000000" w:rsidRPr="00000000" w14:paraId="00000A9F">
      <w:pPr>
        <w:numPr>
          <w:ilvl w:val="0"/>
          <w:numId w:val="6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Màn hình hiển thị cần ưu tiên thông tin quan trọng nhất để người dùng dễ quan sát.</w:t>
      </w:r>
    </w:p>
    <w:p w:rsidR="00000000" w:rsidDel="00000000" w:rsidP="00000000" w:rsidRDefault="00000000" w:rsidRPr="00000000" w14:paraId="00000AA0">
      <w:pPr>
        <w:numPr>
          <w:ilvl w:val="0"/>
          <w:numId w:val="6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chạy thử hệ thống trong thời gian dài hơn trước khi kết luận mô hình ổn định.</w:t>
      </w:r>
    </w:p>
    <w:p w:rsidR="00000000" w:rsidDel="00000000" w:rsidP="00000000" w:rsidRDefault="00000000" w:rsidRPr="00000000" w14:paraId="00000AA1">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rFonts w:ascii="Montserrat" w:cs="Montserrat" w:eastAsia="Montserrat" w:hAnsi="Montserrat"/>
          <w:sz w:val="24"/>
          <w:szCs w:val="24"/>
        </w:rPr>
      </w:pPr>
      <w:bookmarkStart w:colFirst="0" w:colLast="0" w:name="_lhivqqkdwe1g" w:id="140"/>
      <w:bookmarkEnd w:id="140"/>
      <w:r w:rsidDel="00000000" w:rsidR="00000000" w:rsidRPr="00000000">
        <w:rPr>
          <w:rFonts w:ascii="Montserrat" w:cs="Montserrat" w:eastAsia="Montserrat" w:hAnsi="Montserrat"/>
          <w:sz w:val="24"/>
          <w:szCs w:val="24"/>
          <w:rtl w:val="0"/>
        </w:rPr>
        <w:t xml:space="preserve">PHÂN CÔNG CÔNG VIỆC VÀ MỨC ĐỘ HOÀN THÀNH</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1974265411947"/>
        <w:gridCol w:w="1091.499903975418"/>
        <w:gridCol w:w="2302.239293259075"/>
        <w:gridCol w:w="1972.0376416362594"/>
        <w:gridCol w:w="1119.0167082773194"/>
        <w:gridCol w:w="1944.520837334358"/>
        <w:tblGridChange w:id="0">
          <w:tblGrid>
            <w:gridCol w:w="596.1974265411947"/>
            <w:gridCol w:w="1091.499903975418"/>
            <w:gridCol w:w="2302.239293259075"/>
            <w:gridCol w:w="1972.0376416362594"/>
            <w:gridCol w:w="1119.0167082773194"/>
            <w:gridCol w:w="1944.520837334358"/>
          </w:tblGrid>
        </w:tblGridChange>
      </w:tblGrid>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Thành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5">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Công việc được giao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Sản phẩm cần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Mức độ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Tự đánh giá</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Đỗ Đức Huy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code toàn hệ thống và thuật toán phân loại 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Chương trình chạy cảm biến, hiển thị, LED, buzzer,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thành tốt, cần tinh chỉnh thêm ngưỡng</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Trương Việt 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Bố trí mô hình, hiển thị OLED/LCD và giao diện 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Màn hình hiển thị dữ liệu chính, trạng thái rõ ràng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thành cơ bản, cần tối ưu bố cục hiển thị</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Đặng Thái Sơn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 dữ liệu thực nghiệm và đề xuất ngưỡng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Bảng dữ liệu thử nghiệm, bảng ngưỡng dự kiến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thành tốt, cần thu thêm dữ liệu ở nhiều điều kiện</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Cả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Kiểm tra hoạt động đồng thời và đánh giá ổn định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Mô hình tích hợp chạy được toàn bộ chức năng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B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tiếp tục cố định cơ khí và kiểm thử lâu hơn</w:t>
            </w:r>
          </w:p>
        </w:tc>
      </w:tr>
    </w:tbl>
    <w:p w:rsidR="00000000" w:rsidDel="00000000" w:rsidP="00000000" w:rsidRDefault="00000000" w:rsidRPr="00000000" w14:paraId="00000AC1">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2"/>
        <w:keepNext w:val="0"/>
        <w:keepLines w:val="0"/>
        <w:spacing w:after="80" w:lineRule="auto"/>
        <w:rPr>
          <w:rFonts w:ascii="Montserrat" w:cs="Montserrat" w:eastAsia="Montserrat" w:hAnsi="Montserrat"/>
          <w:sz w:val="24"/>
          <w:szCs w:val="24"/>
        </w:rPr>
      </w:pPr>
      <w:bookmarkStart w:colFirst="0" w:colLast="0" w:name="_pcfp4tfhbiu6" w:id="141"/>
      <w:bookmarkEnd w:id="141"/>
      <w:r w:rsidDel="00000000" w:rsidR="00000000" w:rsidRPr="00000000">
        <w:rPr>
          <w:rFonts w:ascii="Montserrat" w:cs="Montserrat" w:eastAsia="Montserrat" w:hAnsi="Montserrat"/>
          <w:sz w:val="24"/>
          <w:szCs w:val="24"/>
          <w:rtl w:val="0"/>
        </w:rPr>
        <w:t xml:space="preserve">BẢNG ĐÁNH GIÁ MỨC ĐỘ HOÀN THÀNH TUẦN 7</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1303771239127"/>
        <w:gridCol w:w="1900.1077496891842"/>
        <w:gridCol w:w="1828.8537090758396"/>
        <w:gridCol w:w="2997.419975134688"/>
        <w:tblGridChange w:id="0">
          <w:tblGrid>
            <w:gridCol w:w="2299.1303771239127"/>
            <w:gridCol w:w="1900.1077496891842"/>
            <w:gridCol w:w="1828.8537090758396"/>
            <w:gridCol w:w="2997.419975134688"/>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 đánh giá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Kết quả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Mức độ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Ghi chú</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Tích hợp toàn hệ thống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hoàn thành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cố định dây và module tốt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Đọc đồng thời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Dữ liệu còn dao động nhẹ</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Hiển thị OLED/LCD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hoàn thành cơ bản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tối ưu giao diện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LED/buzzer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hoạt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chỉnh độ nhạy cảnh báo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Quạt hút trong buồng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hoạt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kiểm tra rung và nguồn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 dữ liệu thực nghiệm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thực hiện ban đầu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bổ sung số liệu ở nhiều điều kiện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Hiệu chỉnh ngưỡng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thực hiện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cập nhật sau test dài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Đánh giá ổn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Đã kiểm tra ban đầu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Cần chạy thử lâu hơn</w:t>
            </w:r>
          </w:p>
        </w:tc>
      </w:tr>
    </w:tbl>
    <w:p w:rsidR="00000000" w:rsidDel="00000000" w:rsidP="00000000" w:rsidRDefault="00000000" w:rsidRPr="00000000" w14:paraId="00000AE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AE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AE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AE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AEB">
      <w:pPr>
        <w:pStyle w:val="Heading2"/>
        <w:keepNext w:val="0"/>
        <w:keepLines w:val="0"/>
        <w:spacing w:after="80" w:lineRule="auto"/>
        <w:rPr>
          <w:rFonts w:ascii="Montserrat" w:cs="Montserrat" w:eastAsia="Montserrat" w:hAnsi="Montserrat"/>
          <w:sz w:val="24"/>
          <w:szCs w:val="24"/>
        </w:rPr>
      </w:pPr>
      <w:bookmarkStart w:colFirst="0" w:colLast="0" w:name="_g5bog2yyl2j4" w:id="142"/>
      <w:bookmarkEnd w:id="142"/>
      <w:r w:rsidDel="00000000" w:rsidR="00000000" w:rsidRPr="00000000">
        <w:rPr>
          <w:rFonts w:ascii="Montserrat" w:cs="Montserrat" w:eastAsia="Montserrat" w:hAnsi="Montserrat"/>
          <w:sz w:val="24"/>
          <w:szCs w:val="24"/>
          <w:rtl w:val="0"/>
        </w:rPr>
        <w:t xml:space="preserve">ĐÁNH GIÁ CHUNG TUẦN 9</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7.1773888525947"/>
        <w:gridCol w:w="7158.3344221710295"/>
        <w:tblGridChange w:id="0">
          <w:tblGrid>
            <w:gridCol w:w="1867.1773888525947"/>
            <w:gridCol w:w="7158.334422171029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Tiêu chí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Đánh giá</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Tiến độ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Đạt yêu cầu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Chất lượng kỹ thuật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Tốt, hệ thống đã chạy gần đầy đủ chức năng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Tính phù hợp đề tài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Rất phù hợp vì đã tích hợp đo, xử lý, hiển thị, cảnh báo và lấy mẫu khí chủ động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Tính ổn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Đạt mức cơ bản, cần kiểm thử lâu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Điểm cần cải thiện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Cố định cơ khí, tối ưu nguồn, hiệu chỉnh ngưỡng cảnh báo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Kết luận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Tuần 7 hoàn thành mục tiêu tích hợp toàn hệ thống và hiệu chỉnh sơ bộ ngưỡng cảnh báo</w:t>
            </w:r>
          </w:p>
        </w:tc>
      </w:tr>
    </w:tbl>
    <w:p w:rsidR="00000000" w:rsidDel="00000000" w:rsidP="00000000" w:rsidRDefault="00000000" w:rsidRPr="00000000" w14:paraId="00000AF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AFB">
      <w:pPr>
        <w:pStyle w:val="Heading2"/>
        <w:keepNext w:val="0"/>
        <w:keepLines w:val="0"/>
        <w:spacing w:after="80" w:lineRule="auto"/>
        <w:rPr>
          <w:rFonts w:ascii="Montserrat" w:cs="Montserrat" w:eastAsia="Montserrat" w:hAnsi="Montserrat"/>
          <w:sz w:val="24"/>
          <w:szCs w:val="24"/>
        </w:rPr>
      </w:pPr>
      <w:bookmarkStart w:colFirst="0" w:colLast="0" w:name="_wp7al7wmydqv" w:id="143"/>
      <w:bookmarkEnd w:id="143"/>
      <w:r w:rsidDel="00000000" w:rsidR="00000000" w:rsidRPr="00000000">
        <w:rPr>
          <w:rFonts w:ascii="Montserrat" w:cs="Montserrat" w:eastAsia="Montserrat" w:hAnsi="Montserrat"/>
          <w:sz w:val="24"/>
          <w:szCs w:val="24"/>
          <w:rtl w:val="0"/>
        </w:rPr>
        <w:t xml:space="preserve">KẾ HOẠCH TIẾP THEO</w:t>
      </w:r>
    </w:p>
    <w:p w:rsidR="00000000" w:rsidDel="00000000" w:rsidP="00000000" w:rsidRDefault="00000000" w:rsidRPr="00000000" w14:paraId="00000AF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Buổi làm việc tiếp theo: Tuần 10</w:t>
      </w:r>
    </w:p>
    <w:p w:rsidR="00000000" w:rsidDel="00000000" w:rsidP="00000000" w:rsidRDefault="00000000" w:rsidRPr="00000000" w14:paraId="00000AF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Nội dung dự kiến:</w:t>
      </w:r>
    </w:p>
    <w:p w:rsidR="00000000" w:rsidDel="00000000" w:rsidP="00000000" w:rsidRDefault="00000000" w:rsidRPr="00000000" w14:paraId="00000AFE">
      <w:pPr>
        <w:numPr>
          <w:ilvl w:val="0"/>
          <w:numId w:val="84"/>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Hoàn thiện mô hình phần cứng cuối cùng.</w:t>
      </w:r>
    </w:p>
    <w:p w:rsidR="00000000" w:rsidDel="00000000" w:rsidP="00000000" w:rsidRDefault="00000000" w:rsidRPr="00000000" w14:paraId="00000AFF">
      <w:pPr>
        <w:numPr>
          <w:ilvl w:val="0"/>
          <w:numId w:val="8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Cố định dây nối, cảm biến, quạt và màn hình hiển thị.</w:t>
      </w:r>
    </w:p>
    <w:p w:rsidR="00000000" w:rsidDel="00000000" w:rsidP="00000000" w:rsidRDefault="00000000" w:rsidRPr="00000000" w14:paraId="00000B00">
      <w:pPr>
        <w:numPr>
          <w:ilvl w:val="0"/>
          <w:numId w:val="8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Chạy thử hệ thống trong thời gian dài hơn.</w:t>
      </w:r>
    </w:p>
    <w:p w:rsidR="00000000" w:rsidDel="00000000" w:rsidP="00000000" w:rsidRDefault="00000000" w:rsidRPr="00000000" w14:paraId="00000B01">
      <w:pPr>
        <w:numPr>
          <w:ilvl w:val="0"/>
          <w:numId w:val="8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Chụp ảnh và quay video demo.</w:t>
      </w:r>
    </w:p>
    <w:p w:rsidR="00000000" w:rsidDel="00000000" w:rsidP="00000000" w:rsidRDefault="00000000" w:rsidRPr="00000000" w14:paraId="00000B02">
      <w:pPr>
        <w:numPr>
          <w:ilvl w:val="0"/>
          <w:numId w:val="8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Tổng hợp kết quả thực nghiệm.</w:t>
      </w:r>
    </w:p>
    <w:p w:rsidR="00000000" w:rsidDel="00000000" w:rsidP="00000000" w:rsidRDefault="00000000" w:rsidRPr="00000000" w14:paraId="00000B03">
      <w:pPr>
        <w:numPr>
          <w:ilvl w:val="0"/>
          <w:numId w:val="84"/>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Viết nhận xét về ưu điểm, hạn chế và hướng phát triển.</w:t>
      </w:r>
    </w:p>
    <w:p w:rsidR="00000000" w:rsidDel="00000000" w:rsidP="00000000" w:rsidRDefault="00000000" w:rsidRPr="00000000" w14:paraId="00000B04">
      <w:pPr>
        <w:numPr>
          <w:ilvl w:val="0"/>
          <w:numId w:val="84"/>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Chuẩn bị nội dung báo cáo và slide thuyết trình.</w:t>
      </w:r>
    </w:p>
    <w:p w:rsidR="00000000" w:rsidDel="00000000" w:rsidP="00000000" w:rsidRDefault="00000000" w:rsidRPr="00000000" w14:paraId="00000B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B06">
      <w:pPr>
        <w:rPr>
          <w:rFonts w:ascii="Montserrat" w:cs="Montserrat" w:eastAsia="Montserrat" w:hAnsi="Montserrat"/>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4"/>
          <w:szCs w:val="24"/>
        </w:rPr>
        <w:sectPr>
          <w:type w:val="nextPage"/>
          <w:pgSz w:h="16834" w:w="11909" w:orient="portrait"/>
          <w:pgMar w:bottom="1440" w:top="1440" w:left="1440" w:right="1440" w:header="720" w:footer="720"/>
          <w:pgNumType w:start="1"/>
        </w:sectPr>
      </w:pPr>
      <w:bookmarkStart w:colFirst="0" w:colLast="0" w:name="_knsgb0z4fihd"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10_15/5</w:t>
      </w:r>
      <w:r w:rsidDel="00000000" w:rsidR="00000000" w:rsidRPr="00000000">
        <w:rPr>
          <w:rtl w:val="0"/>
        </w:rPr>
      </w:r>
    </w:p>
    <w:p w:rsidR="00000000" w:rsidDel="00000000" w:rsidP="00000000" w:rsidRDefault="00000000" w:rsidRPr="00000000" w14:paraId="00000B08">
      <w:pPr>
        <w:pStyle w:val="Heading1"/>
        <w:keepNext w:val="0"/>
        <w:keepLines w:val="0"/>
        <w:spacing w:before="480" w:lineRule="auto"/>
        <w:rPr>
          <w:rFonts w:ascii="Montserrat" w:cs="Montserrat" w:eastAsia="Montserrat" w:hAnsi="Montserrat"/>
          <w:b w:val="1"/>
          <w:bCs w:val="1"/>
          <w:sz w:val="46"/>
          <w:szCs w:val="46"/>
        </w:rPr>
      </w:pPr>
      <w:bookmarkStart w:colFirst="0" w:colLast="0" w:name="_ss3d67fxxekj" w:id="145"/>
      <w:bookmarkEnd w:id="145"/>
      <w:r w:rsidDel="00000000" w:rsidR="00000000" w:rsidRPr="00000000">
        <w:rPr>
          <w:rFonts w:ascii="Montserrat" w:cs="Montserrat" w:eastAsia="Montserrat" w:hAnsi="Montserrat"/>
          <w:b w:val="1"/>
          <w:bCs w:val="1"/>
          <w:sz w:val="46"/>
          <w:szCs w:val="46"/>
          <w:rtl w:val="0"/>
        </w:rPr>
        <w:t xml:space="preserve">Tuần 10: Hoàn thiện thiết kế nguyên lý, firmware và xây dựng luồng dữ liệu IoT  </w:t>
      </w:r>
    </w:p>
    <w:p w:rsidR="00000000" w:rsidDel="00000000" w:rsidP="00000000" w:rsidRDefault="00000000" w:rsidRPr="00000000" w14:paraId="00000B09">
      <w:pPr>
        <w:pStyle w:val="Heading2"/>
        <w:keepNext w:val="0"/>
        <w:keepLines w:val="0"/>
        <w:spacing w:after="80" w:lineRule="auto"/>
        <w:rPr>
          <w:rFonts w:ascii="Montserrat" w:cs="Montserrat" w:eastAsia="Montserrat" w:hAnsi="Montserrat"/>
          <w:b w:val="1"/>
          <w:bCs w:val="1"/>
          <w:sz w:val="34"/>
          <w:szCs w:val="34"/>
        </w:rPr>
      </w:pPr>
      <w:bookmarkStart w:colFirst="0" w:colLast="0" w:name="_40j0affpi9mv" w:id="146"/>
      <w:bookmarkEnd w:id="146"/>
      <w:r w:rsidDel="00000000" w:rsidR="00000000" w:rsidRPr="00000000">
        <w:rPr>
          <w:rFonts w:ascii="Montserrat" w:cs="Montserrat" w:eastAsia="Montserrat" w:hAnsi="Montserrat"/>
          <w:b w:val="1"/>
          <w:bCs w:val="1"/>
          <w:sz w:val="34"/>
          <w:szCs w:val="34"/>
          <w:rtl w:val="0"/>
        </w:rPr>
        <w:t xml:space="preserve">Buổi làm việc số: 10</w:t>
      </w:r>
    </w:p>
    <w:p w:rsidR="00000000" w:rsidDel="00000000" w:rsidP="00000000" w:rsidRDefault="00000000" w:rsidRPr="00000000" w14:paraId="00000B0A">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Ngày/Giờ:</w:t>
      </w:r>
      <w:r w:rsidDel="00000000" w:rsidR="00000000" w:rsidRPr="00000000">
        <w:rPr>
          <w:rFonts w:ascii="Montserrat" w:cs="Montserrat" w:eastAsia="Montserrat" w:hAnsi="Montserrat"/>
          <w:rtl w:val="0"/>
        </w:rPr>
        <w:t xml:space="preserve"> 15/05/2026, 20:00 - 22:30</w:t>
        <w:br w:type="textWrapping"/>
        <w:t xml:space="preserve"> </w:t>
      </w:r>
      <w:r w:rsidDel="00000000" w:rsidR="00000000" w:rsidRPr="00000000">
        <w:rPr>
          <w:rFonts w:ascii="Montserrat" w:cs="Montserrat" w:eastAsia="Montserrat" w:hAnsi="Montserrat"/>
          <w:b w:val="1"/>
          <w:bCs w:val="1"/>
          <w:rtl w:val="0"/>
        </w:rPr>
        <w:t xml:space="preserve">Địa điểm:</w:t>
      </w:r>
      <w:r w:rsidDel="00000000" w:rsidR="00000000" w:rsidRPr="00000000">
        <w:rPr>
          <w:rFonts w:ascii="Montserrat" w:cs="Montserrat" w:eastAsia="Montserrat" w:hAnsi="Montserrat"/>
          <w:rtl w:val="0"/>
        </w:rPr>
        <w:t xml:space="preserve"> Họp online qua Microsoft Teams</w:t>
        <w:br w:type="textWrapping"/>
        <w:t xml:space="preserve"> </w:t>
      </w:r>
      <w:r w:rsidDel="00000000" w:rsidR="00000000" w:rsidRPr="00000000">
        <w:rPr>
          <w:rFonts w:ascii="Montserrat" w:cs="Montserrat" w:eastAsia="Montserrat" w:hAnsi="Montserrat"/>
          <w:b w:val="1"/>
          <w:bCs w:val="1"/>
          <w:rtl w:val="0"/>
        </w:rPr>
        <w:t xml:space="preserve">Thành viên tham gia:</w:t>
      </w:r>
    </w:p>
    <w:p w:rsidR="00000000" w:rsidDel="00000000" w:rsidP="00000000" w:rsidRDefault="00000000" w:rsidRPr="00000000" w14:paraId="00000B0B">
      <w:pPr>
        <w:numPr>
          <w:ilvl w:val="0"/>
          <w:numId w:val="4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p w:rsidR="00000000" w:rsidDel="00000000" w:rsidP="00000000" w:rsidRDefault="00000000" w:rsidRPr="00000000" w14:paraId="00000B0C">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p w:rsidR="00000000" w:rsidDel="00000000" w:rsidP="00000000" w:rsidRDefault="00000000" w:rsidRPr="00000000" w14:paraId="00000B0D">
      <w:pPr>
        <w:numPr>
          <w:ilvl w:val="0"/>
          <w:numId w:val="4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p w:rsidR="00000000" w:rsidDel="00000000" w:rsidP="00000000" w:rsidRDefault="00000000" w:rsidRPr="00000000" w14:paraId="00000B0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2"/>
        <w:keepNext w:val="0"/>
        <w:keepLines w:val="0"/>
        <w:spacing w:after="80" w:lineRule="auto"/>
        <w:rPr>
          <w:rFonts w:ascii="Montserrat" w:cs="Montserrat" w:eastAsia="Montserrat" w:hAnsi="Montserrat"/>
          <w:b w:val="1"/>
          <w:bCs w:val="1"/>
          <w:sz w:val="34"/>
          <w:szCs w:val="34"/>
        </w:rPr>
      </w:pPr>
      <w:bookmarkStart w:colFirst="0" w:colLast="0" w:name="_mz83zi5tewjp" w:id="147"/>
      <w:bookmarkEnd w:id="147"/>
      <w:r w:rsidDel="00000000" w:rsidR="00000000" w:rsidRPr="00000000">
        <w:rPr>
          <w:rFonts w:ascii="Montserrat" w:cs="Montserrat" w:eastAsia="Montserrat" w:hAnsi="Montserrat"/>
          <w:b w:val="1"/>
          <w:bCs w:val="1"/>
          <w:sz w:val="34"/>
          <w:szCs w:val="34"/>
          <w:rtl w:val="0"/>
        </w:rPr>
        <w:t xml:space="preserve">MỤC TIÊU BUỔI LÀM VIỆC</w:t>
      </w:r>
    </w:p>
    <w:p w:rsidR="00000000" w:rsidDel="00000000" w:rsidP="00000000" w:rsidRDefault="00000000" w:rsidRPr="00000000" w14:paraId="00000B10">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Mục tiêu cụ thể của buổi làm việc gồm:</w:t>
      </w:r>
    </w:p>
    <w:p w:rsidR="00000000" w:rsidDel="00000000" w:rsidP="00000000" w:rsidRDefault="00000000" w:rsidRPr="00000000" w14:paraId="00000B11">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B12">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Rà soát lại yêu cầu chức năng và phi chức năng đã xác định từ các tuần trước.</w:t>
      </w:r>
    </w:p>
    <w:p w:rsidR="00000000" w:rsidDel="00000000" w:rsidP="00000000" w:rsidRDefault="00000000" w:rsidRPr="00000000" w14:paraId="00000B13">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thiện sơ đồ nguyên lý của các khối chính: ESP32, DHT22, MQ135, GP2Y1010AU0F, OLED, LED/buzzer, quạt hút và nguồn.</w:t>
      </w:r>
    </w:p>
    <w:p w:rsidR="00000000" w:rsidDel="00000000" w:rsidP="00000000" w:rsidRDefault="00000000" w:rsidRPr="00000000" w14:paraId="00000B14">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hóa lại bảng phân công chân GPIO để tránh trùng chân và tránh sử dụng sai chức năng của ESP32.</w:t>
      </w:r>
    </w:p>
    <w:p w:rsidR="00000000" w:rsidDel="00000000" w:rsidP="00000000" w:rsidRDefault="00000000" w:rsidRPr="00000000" w14:paraId="00000B15">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rã firmware thành các module chính theo hướng PlatformIO và C++.</w:t>
      </w:r>
    </w:p>
    <w:p w:rsidR="00000000" w:rsidDel="00000000" w:rsidP="00000000" w:rsidRDefault="00000000" w:rsidRPr="00000000" w14:paraId="00000B16">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luồng dữ liệu từ cảm biến đến ESP32, từ ESP32 lên Supabase thông qua HTTP POST.</w:t>
      </w:r>
    </w:p>
    <w:p w:rsidR="00000000" w:rsidDel="00000000" w:rsidP="00000000" w:rsidRDefault="00000000" w:rsidRPr="00000000" w14:paraId="00000B17">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Bổ sung định hướng firmware đa tác vụ FreeRTOS gồm TaskSensors, TaskOLED và TaskNetwork.</w:t>
      </w:r>
    </w:p>
    <w:p w:rsidR="00000000" w:rsidDel="00000000" w:rsidP="00000000" w:rsidRDefault="00000000" w:rsidRPr="00000000" w14:paraId="00000B18">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các tài nguyên dùng chung cần được bảo vệ bằng Mutex.</w:t>
      </w:r>
    </w:p>
    <w:p w:rsidR="00000000" w:rsidDel="00000000" w:rsidP="00000000" w:rsidRDefault="00000000" w:rsidRPr="00000000" w14:paraId="00000B19">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Cập nhật tài liệu hardware/Schematic.pdf, docs/SystemArchitecture.pdf và docs/TestPlan.pdf.</w:t>
      </w:r>
    </w:p>
    <w:p w:rsidR="00000000" w:rsidDel="00000000" w:rsidP="00000000" w:rsidRDefault="00000000" w:rsidRPr="00000000" w14:paraId="00000B1A">
      <w:pPr>
        <w:pStyle w:val="Heading2"/>
        <w:keepNext w:val="0"/>
        <w:keepLines w:val="0"/>
        <w:spacing w:after="80" w:lineRule="auto"/>
        <w:rPr>
          <w:rFonts w:ascii="Montserrat" w:cs="Montserrat" w:eastAsia="Montserrat" w:hAnsi="Montserrat"/>
          <w:b w:val="1"/>
          <w:bCs w:val="1"/>
          <w:sz w:val="34"/>
          <w:szCs w:val="34"/>
        </w:rPr>
      </w:pPr>
      <w:bookmarkStart w:colFirst="0" w:colLast="0" w:name="_i2jigph739k3" w:id="148"/>
      <w:bookmarkEnd w:id="148"/>
      <w:r w:rsidDel="00000000" w:rsidR="00000000" w:rsidRPr="00000000">
        <w:rPr>
          <w:rFonts w:ascii="Montserrat" w:cs="Montserrat" w:eastAsia="Montserrat" w:hAnsi="Montserrat"/>
          <w:b w:val="1"/>
          <w:bCs w:val="1"/>
          <w:sz w:val="34"/>
          <w:szCs w:val="34"/>
          <w:rtl w:val="0"/>
        </w:rPr>
        <w:t xml:space="preserve">KẾ HOẠCH THỰC HIỆN</w:t>
      </w:r>
    </w:p>
    <w:p w:rsidR="00000000" w:rsidDel="00000000" w:rsidP="00000000" w:rsidRDefault="00000000" w:rsidRPr="00000000" w14:paraId="00000B1B">
      <w:pPr>
        <w:rPr>
          <w:b w:val="1"/>
          <w:bCs w:val="1"/>
        </w:rPr>
      </w:pPr>
      <w:r w:rsidDel="00000000" w:rsidR="00000000" w:rsidRPr="00000000">
        <w:rPr>
          <w:rtl w:val="0"/>
        </w:rPr>
      </w:r>
    </w:p>
    <w:tbl>
      <w:tblPr>
        <w:tblStyle w:val="Table9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3.5724210944222"/>
        <w:gridCol w:w="5161.648911533117"/>
        <w:gridCol w:w="2570.290478396083"/>
        <w:tblGridChange w:id="0">
          <w:tblGrid>
            <w:gridCol w:w="1293.5724210944222"/>
            <w:gridCol w:w="5161.648911533117"/>
            <w:gridCol w:w="2570.29047839608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1C">
            <w:pPr>
              <w:rPr>
                <w:b w:val="1"/>
                <w:bCs w:val="1"/>
              </w:rPr>
            </w:pPr>
            <w:r w:rsidDel="00000000" w:rsidR="00000000" w:rsidRPr="00000000">
              <w:rPr>
                <w:b w:val="1"/>
                <w:bCs w:val="1"/>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1D">
            <w:pPr>
              <w:rPr>
                <w:b w:val="1"/>
                <w:bCs w:val="1"/>
              </w:rPr>
            </w:pPr>
            <w:r w:rsidDel="00000000" w:rsidR="00000000" w:rsidRPr="00000000">
              <w:rPr>
                <w:b w:val="1"/>
                <w:bCs w:val="1"/>
                <w:rtl w:val="0"/>
              </w:rPr>
              <w:t xml:space="preserve">Nội dung công việc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1E">
            <w:pPr>
              <w:rPr>
                <w:b w:val="1"/>
                <w:bCs w:val="1"/>
              </w:rPr>
            </w:pPr>
            <w:r w:rsidDel="00000000" w:rsidR="00000000" w:rsidRPr="00000000">
              <w:rPr>
                <w:b w:val="1"/>
                <w:bCs w:val="1"/>
                <w:rtl w:val="0"/>
              </w:rPr>
              <w:t xml:space="preserve">Người phụ trách chính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1F">
            <w:pPr>
              <w:rPr>
                <w:b w:val="1"/>
                <w:bCs w:val="1"/>
              </w:rPr>
            </w:pPr>
            <w:r w:rsidDel="00000000" w:rsidR="00000000" w:rsidRPr="00000000">
              <w:rPr>
                <w:b w:val="1"/>
                <w:bCs w:val="1"/>
                <w:rtl w:val="0"/>
              </w:rPr>
              <w:t xml:space="preserve">20:00 - 20:20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0">
            <w:pPr>
              <w:rPr>
                <w:b w:val="1"/>
                <w:bCs w:val="1"/>
              </w:rPr>
            </w:pPr>
            <w:r w:rsidDel="00000000" w:rsidR="00000000" w:rsidRPr="00000000">
              <w:rPr>
                <w:b w:val="1"/>
                <w:bCs w:val="1"/>
                <w:rtl w:val="0"/>
              </w:rPr>
              <w:t xml:space="preserve">Rà soát yêu cầu hệ thống sau giai đoạn ôn thi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1">
            <w:pPr>
              <w:rPr>
                <w:b w:val="1"/>
                <w:bCs w:val="1"/>
              </w:rPr>
            </w:pPr>
            <w:r w:rsidDel="00000000" w:rsidR="00000000" w:rsidRPr="00000000">
              <w:rPr>
                <w:b w:val="1"/>
                <w:bCs w:val="1"/>
                <w:rtl w:val="0"/>
              </w:rPr>
              <w:t xml:space="preserve">Cả nhóm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2">
            <w:pPr>
              <w:rPr>
                <w:b w:val="1"/>
                <w:bCs w:val="1"/>
              </w:rPr>
            </w:pPr>
            <w:r w:rsidDel="00000000" w:rsidR="00000000" w:rsidRPr="00000000">
              <w:rPr>
                <w:b w:val="1"/>
                <w:bCs w:val="1"/>
                <w:rtl w:val="0"/>
              </w:rPr>
              <w:t xml:space="preserve">20:20 - 20:50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3">
            <w:pPr>
              <w:rPr>
                <w:b w:val="1"/>
                <w:bCs w:val="1"/>
              </w:rPr>
            </w:pPr>
            <w:r w:rsidDel="00000000" w:rsidR="00000000" w:rsidRPr="00000000">
              <w:rPr>
                <w:b w:val="1"/>
                <w:bCs w:val="1"/>
                <w:rtl w:val="0"/>
              </w:rPr>
              <w:t xml:space="preserve">Kiểm tra sơ đồ nguyên lý các khối cảm biến và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4">
            <w:pPr>
              <w:rPr>
                <w:b w:val="1"/>
                <w:bCs w:val="1"/>
              </w:rPr>
            </w:pPr>
            <w:r w:rsidDel="00000000" w:rsidR="00000000" w:rsidRPr="00000000">
              <w:rPr>
                <w:b w:val="1"/>
                <w:bCs w:val="1"/>
                <w:rtl w:val="0"/>
              </w:rPr>
              <w:t xml:space="preserve">Trương Việt 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5">
            <w:pPr>
              <w:rPr>
                <w:b w:val="1"/>
                <w:bCs w:val="1"/>
              </w:rPr>
            </w:pPr>
            <w:r w:rsidDel="00000000" w:rsidR="00000000" w:rsidRPr="00000000">
              <w:rPr>
                <w:b w:val="1"/>
                <w:bCs w:val="1"/>
                <w:rtl w:val="0"/>
              </w:rPr>
              <w:t xml:space="preserve">20:50 - 21:20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6">
            <w:pPr>
              <w:rPr>
                <w:b w:val="1"/>
                <w:bCs w:val="1"/>
              </w:rPr>
            </w:pPr>
            <w:r w:rsidDel="00000000" w:rsidR="00000000" w:rsidRPr="00000000">
              <w:rPr>
                <w:b w:val="1"/>
                <w:bCs w:val="1"/>
                <w:rtl w:val="0"/>
              </w:rPr>
              <w:t xml:space="preserve">Chuẩn hóa bảng GPIO và tín hiệu kết nối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7">
            <w:pPr>
              <w:rPr>
                <w:b w:val="1"/>
                <w:bCs w:val="1"/>
              </w:rPr>
            </w:pPr>
            <w:r w:rsidDel="00000000" w:rsidR="00000000" w:rsidRPr="00000000">
              <w:rPr>
                <w:b w:val="1"/>
                <w:bCs w:val="1"/>
                <w:rtl w:val="0"/>
              </w:rPr>
              <w:t xml:space="preserve">Đỗ Đức Huy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8">
            <w:pPr>
              <w:rPr>
                <w:b w:val="1"/>
                <w:bCs w:val="1"/>
              </w:rPr>
            </w:pPr>
            <w:r w:rsidDel="00000000" w:rsidR="00000000" w:rsidRPr="00000000">
              <w:rPr>
                <w:b w:val="1"/>
                <w:bCs w:val="1"/>
                <w:rtl w:val="0"/>
              </w:rPr>
              <w:t xml:space="preserve">21:20 - 21:50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9">
            <w:pPr>
              <w:rPr>
                <w:b w:val="1"/>
                <w:bCs w:val="1"/>
              </w:rPr>
            </w:pPr>
            <w:r w:rsidDel="00000000" w:rsidR="00000000" w:rsidRPr="00000000">
              <w:rPr>
                <w:b w:val="1"/>
                <w:bCs w:val="1"/>
                <w:rtl w:val="0"/>
              </w:rPr>
              <w:t xml:space="preserve">Phân tích luồng dữ liệu từ cảm biến đến cloud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A">
            <w:pPr>
              <w:rPr>
                <w:b w:val="1"/>
                <w:bCs w:val="1"/>
              </w:rPr>
            </w:pPr>
            <w:r w:rsidDel="00000000" w:rsidR="00000000" w:rsidRPr="00000000">
              <w:rPr>
                <w:b w:val="1"/>
                <w:bCs w:val="1"/>
                <w:rtl w:val="0"/>
              </w:rPr>
              <w:t xml:space="preserve">Đỗ Đức Huy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B">
            <w:pPr>
              <w:rPr>
                <w:b w:val="1"/>
                <w:bCs w:val="1"/>
              </w:rPr>
            </w:pPr>
            <w:r w:rsidDel="00000000" w:rsidR="00000000" w:rsidRPr="00000000">
              <w:rPr>
                <w:b w:val="1"/>
                <w:bCs w:val="1"/>
                <w:rtl w:val="0"/>
              </w:rPr>
              <w:t xml:space="preserve">21:50 - 22:20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C">
            <w:pPr>
              <w:rPr>
                <w:b w:val="1"/>
                <w:bCs w:val="1"/>
              </w:rPr>
            </w:pPr>
            <w:r w:rsidDel="00000000" w:rsidR="00000000" w:rsidRPr="00000000">
              <w:rPr>
                <w:b w:val="1"/>
                <w:bCs w:val="1"/>
                <w:rtl w:val="0"/>
              </w:rPr>
              <w:t xml:space="preserve">Đề xuất tổ chức firmware FreeRTOS, Mutex và offline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D">
            <w:pPr>
              <w:rPr>
                <w:b w:val="1"/>
                <w:bCs w:val="1"/>
              </w:rPr>
            </w:pPr>
            <w:r w:rsidDel="00000000" w:rsidR="00000000" w:rsidRPr="00000000">
              <w:rPr>
                <w:b w:val="1"/>
                <w:bCs w:val="1"/>
                <w:rtl w:val="0"/>
              </w:rPr>
              <w:t xml:space="preserve">Đỗ Đức Huy, Đặng Thái Sơn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E">
            <w:pPr>
              <w:rPr>
                <w:b w:val="1"/>
                <w:bCs w:val="1"/>
              </w:rPr>
            </w:pPr>
            <w:r w:rsidDel="00000000" w:rsidR="00000000" w:rsidRPr="00000000">
              <w:rPr>
                <w:b w:val="1"/>
                <w:bCs w:val="1"/>
                <w:rtl w:val="0"/>
              </w:rPr>
              <w:t xml:space="preserve">22:20 - 22:45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2F">
            <w:pPr>
              <w:rPr>
                <w:b w:val="1"/>
                <w:bCs w:val="1"/>
              </w:rPr>
            </w:pPr>
            <w:r w:rsidDel="00000000" w:rsidR="00000000" w:rsidRPr="00000000">
              <w:rPr>
                <w:b w:val="1"/>
                <w:bCs w:val="1"/>
                <w:rtl w:val="0"/>
              </w:rPr>
              <w:t xml:space="preserve">Tổng kết vấn đề, phân công cập nhật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0">
            <w:pPr>
              <w:rPr>
                <w:b w:val="1"/>
                <w:bCs w:val="1"/>
              </w:rPr>
            </w:pPr>
            <w:r w:rsidDel="00000000" w:rsidR="00000000" w:rsidRPr="00000000">
              <w:rPr>
                <w:b w:val="1"/>
                <w:bCs w:val="1"/>
                <w:rtl w:val="0"/>
              </w:rPr>
              <w:t xml:space="preserve">Cả nhóm</w:t>
            </w:r>
          </w:p>
        </w:tc>
      </w:tr>
    </w:tbl>
    <w:p w:rsidR="00000000" w:rsidDel="00000000" w:rsidP="00000000" w:rsidRDefault="00000000" w:rsidRPr="00000000" w14:paraId="00000B31">
      <w:pPr>
        <w:rPr>
          <w:b w:val="1"/>
          <w:bCs w:val="1"/>
        </w:rPr>
      </w:pPr>
      <w:r w:rsidDel="00000000" w:rsidR="00000000" w:rsidRPr="00000000">
        <w:rPr>
          <w:rtl w:val="0"/>
        </w:rPr>
      </w:r>
    </w:p>
    <w:p w:rsidR="00000000" w:rsidDel="00000000" w:rsidP="00000000" w:rsidRDefault="00000000" w:rsidRPr="00000000" w14:paraId="00000B32">
      <w:pPr>
        <w:pStyle w:val="Heading2"/>
        <w:keepNext w:val="0"/>
        <w:keepLines w:val="0"/>
        <w:spacing w:after="80" w:lineRule="auto"/>
        <w:rPr>
          <w:rFonts w:ascii="Montserrat" w:cs="Montserrat" w:eastAsia="Montserrat" w:hAnsi="Montserrat"/>
          <w:b w:val="1"/>
          <w:bCs w:val="1"/>
          <w:sz w:val="34"/>
          <w:szCs w:val="34"/>
        </w:rPr>
      </w:pPr>
      <w:bookmarkStart w:colFirst="0" w:colLast="0" w:name="_931col82f25t" w:id="149"/>
      <w:bookmarkEnd w:id="149"/>
      <w:r w:rsidDel="00000000" w:rsidR="00000000" w:rsidRPr="00000000">
        <w:rPr>
          <w:rFonts w:ascii="Montserrat" w:cs="Montserrat" w:eastAsia="Montserrat" w:hAnsi="Montserrat"/>
          <w:b w:val="1"/>
          <w:bCs w:val="1"/>
          <w:sz w:val="34"/>
          <w:szCs w:val="34"/>
          <w:rtl w:val="0"/>
        </w:rPr>
        <w:t xml:space="preserve">HOẠT ĐỘNG THỰC TẾ</w:t>
      </w:r>
    </w:p>
    <w:p w:rsidR="00000000" w:rsidDel="00000000" w:rsidP="00000000" w:rsidRDefault="00000000" w:rsidRPr="00000000" w14:paraId="00000B33">
      <w:pPr>
        <w:pStyle w:val="Heading3"/>
        <w:keepNext w:val="0"/>
        <w:keepLines w:val="0"/>
        <w:spacing w:before="280" w:lineRule="auto"/>
        <w:ind w:left="360" w:firstLine="0"/>
        <w:rPr>
          <w:rFonts w:ascii="Montserrat" w:cs="Montserrat" w:eastAsia="Montserrat" w:hAnsi="Montserrat"/>
          <w:b w:val="1"/>
          <w:bCs w:val="1"/>
          <w:color w:val="000000"/>
          <w:sz w:val="26"/>
          <w:szCs w:val="26"/>
        </w:rPr>
      </w:pPr>
      <w:bookmarkStart w:colFirst="0" w:colLast="0" w:name="_mlgdbbes5uqt" w:id="150"/>
      <w:bookmarkEnd w:id="150"/>
      <w:r w:rsidDel="00000000" w:rsidR="00000000" w:rsidRPr="00000000">
        <w:rPr>
          <w:rFonts w:ascii="Montserrat" w:cs="Montserrat" w:eastAsia="Montserrat" w:hAnsi="Montserrat"/>
          <w:b w:val="1"/>
          <w:bCs w:val="1"/>
          <w:color w:val="000000"/>
          <w:sz w:val="26"/>
          <w:szCs w:val="26"/>
          <w:rtl w:val="0"/>
        </w:rPr>
        <w:t xml:space="preserve">1. Rà soát lại định hướng hệ thống</w:t>
      </w:r>
    </w:p>
    <w:p w:rsidR="00000000" w:rsidDel="00000000" w:rsidP="00000000" w:rsidRDefault="00000000" w:rsidRPr="00000000" w14:paraId="00000B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nhắc lại định hướng chính của đề tài là xây dựng một hệ thống đo và cảnh báo chất lượng không khí sử dụng ESP32. Hệ thống không đặt mục tiêu thay thế thiết bị quan trắc chuyên nghiệp mà tập trung vào nguyên mẫu học tập có các điểm nâng cấp rõ ràng:</w:t>
      </w:r>
    </w:p>
    <w:p w:rsidR="00000000" w:rsidDel="00000000" w:rsidP="00000000" w:rsidRDefault="00000000" w:rsidRPr="00000000" w14:paraId="00000B35">
      <w:pPr>
        <w:numPr>
          <w:ilvl w:val="0"/>
          <w:numId w:val="6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Đo nhiều đại lượng môi trường gồm nhiệt độ, độ ẩm, khí gas tổng quát và bụi mịn tương đối.</w:t>
      </w:r>
    </w:p>
    <w:p w:rsidR="00000000" w:rsidDel="00000000" w:rsidP="00000000" w:rsidRDefault="00000000" w:rsidRPr="00000000" w14:paraId="00000B36">
      <w:pPr>
        <w:numPr>
          <w:ilvl w:val="0"/>
          <w:numId w:val="6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hiển thị cục bộ bằng OLED.</w:t>
      </w:r>
    </w:p>
    <w:p w:rsidR="00000000" w:rsidDel="00000000" w:rsidP="00000000" w:rsidRDefault="00000000" w:rsidRPr="00000000" w14:paraId="00000B37">
      <w:pPr>
        <w:numPr>
          <w:ilvl w:val="0"/>
          <w:numId w:val="6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cảnh báo tại chỗ.</w:t>
      </w:r>
    </w:p>
    <w:p w:rsidR="00000000" w:rsidDel="00000000" w:rsidP="00000000" w:rsidRDefault="00000000" w:rsidRPr="00000000" w14:paraId="00000B38">
      <w:pPr>
        <w:numPr>
          <w:ilvl w:val="0"/>
          <w:numId w:val="6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truyền dữ liệu lên cloud thông qua Supabase.</w:t>
      </w:r>
    </w:p>
    <w:p w:rsidR="00000000" w:rsidDel="00000000" w:rsidP="00000000" w:rsidRDefault="00000000" w:rsidRPr="00000000" w14:paraId="00000B39">
      <w:pPr>
        <w:numPr>
          <w:ilvl w:val="0"/>
          <w:numId w:val="6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Có khả năng lưu tạm dữ liệu khi mất mạng bằng SPIFFS.</w:t>
      </w:r>
    </w:p>
    <w:p w:rsidR="00000000" w:rsidDel="00000000" w:rsidP="00000000" w:rsidRDefault="00000000" w:rsidRPr="00000000" w14:paraId="00000B3A">
      <w:pPr>
        <w:numPr>
          <w:ilvl w:val="0"/>
          <w:numId w:val="6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Firmware được tổ chức đa tác vụ để tăng tính rõ ràng và dễ mở rộng.</w:t>
      </w:r>
    </w:p>
    <w:p w:rsidR="00000000" w:rsidDel="00000000" w:rsidP="00000000" w:rsidRDefault="00000000" w:rsidRPr="00000000" w14:paraId="00000B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thống nhất rằng so với bản thiết kế ban đầu, hệ thống đã được nâng cấp thêm phần IoT và lưu trữ ngoại tuyến. Tuy nhiên, các tính năng này phải phục vụ cho mục tiêu chính là đo, xử lý, hiển thị và lưu dữ liệu; không được làm lệch trọng tâm sang một hệ thống cloud quá phức tạp.</w:t>
      </w:r>
    </w:p>
    <w:p w:rsidR="00000000" w:rsidDel="00000000" w:rsidP="00000000" w:rsidRDefault="00000000" w:rsidRPr="00000000" w14:paraId="00000B3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Kiểm tra lại phần cứng</w:t>
      </w:r>
    </w:p>
    <w:p w:rsidR="00000000" w:rsidDel="00000000" w:rsidP="00000000" w:rsidRDefault="00000000" w:rsidRPr="00000000" w14:paraId="00000B3D">
      <w:pPr>
        <w:spacing w:after="240" w:before="240" w:lineRule="auto"/>
        <w:rPr>
          <w:rFonts w:ascii="Montserrat" w:cs="Montserrat" w:eastAsia="Montserrat" w:hAnsi="Montserrat"/>
        </w:rPr>
      </w:pPr>
      <w:r w:rsidDel="00000000" w:rsidR="00000000" w:rsidRPr="00000000">
        <w:rPr>
          <w:rtl w:val="0"/>
        </w:rPr>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0.1893426112438"/>
        <w:gridCol w:w="2280.865775498993"/>
        <w:gridCol w:w="5114.456692913387"/>
        <w:tblGridChange w:id="0">
          <w:tblGrid>
            <w:gridCol w:w="1630.1893426112438"/>
            <w:gridCol w:w="2280.865775498993"/>
            <w:gridCol w:w="5114.456692913387"/>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Thành phần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xử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 DevKit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Đọc cảm biến, xử lý dữ liệu, điều khiển đầu ra, gửi dữ liệu lên Supabase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nhiệt độ -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nhiệt độ và độ ẩm môi trường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khí gas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mức khí ô nhiễm tổng quát ở dạng tương đối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tín hiệu bụi dựa trên nguyên lý quang học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OLED SSD1306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 nhiệt độ, độ ẩm, khí gas, bụi và trạng thái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LED, buzzer, Telegram Bot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Cảnh báo tại chỗ và cảnh báo từ xa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Adapter 5V, tụ lọc, đường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Cấp nguồn ổn định cho ESP32 và các module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lưu trữ</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SPIFFS nội bộ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Lưu tạm dữ liệu khi mất Wi-Fi</w:t>
            </w:r>
          </w:p>
        </w:tc>
      </w:tr>
    </w:tbl>
    <w:p w:rsidR="00000000" w:rsidDel="00000000" w:rsidP="00000000" w:rsidRDefault="00000000" w:rsidRPr="00000000" w14:paraId="00000B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chú ý đến MQ135 vì cảm biến này thường hoạt động ở nguồn 5V, trong khi ADC của ESP32 chỉ chịu mức 3.3V. Vì vậy, tín hiệu analog từ MQ135 cần được kiểm tra bằng đồng hồ đo trước khi đưa vào chân ADC. Nếu điện áp đầu ra có khả năng vượt 3.3V thì phải dùng cầu phân áp. </w:t>
      </w:r>
    </w:p>
    <w:p w:rsidR="00000000" w:rsidDel="00000000" w:rsidP="00000000" w:rsidRDefault="00000000" w:rsidRPr="00000000" w14:paraId="00000B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Bảng gpio final:</w:t>
      </w:r>
    </w:p>
    <w:p w:rsidR="00000000" w:rsidDel="00000000" w:rsidP="00000000" w:rsidRDefault="00000000" w:rsidRPr="00000000" w14:paraId="00000B5B">
      <w:pPr>
        <w:spacing w:after="240" w:before="240" w:lineRule="auto"/>
        <w:rPr>
          <w:rFonts w:ascii="Montserrat" w:cs="Montserrat" w:eastAsia="Montserrat" w:hAnsi="Montserrat"/>
        </w:rPr>
      </w:pPr>
      <w:r w:rsidDel="00000000" w:rsidR="00000000" w:rsidRPr="00000000">
        <w:rPr>
          <w:rtl w:val="0"/>
        </w:rPr>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7447086831592"/>
        <w:gridCol w:w="1474.4853625924466"/>
        <w:gridCol w:w="1312.4996467020087"/>
        <w:gridCol w:w="4215.782093046009"/>
        <w:tblGridChange w:id="0">
          <w:tblGrid>
            <w:gridCol w:w="2022.7447086831592"/>
            <w:gridCol w:w="1474.4853625924466"/>
            <w:gridCol w:w="1312.4996467020087"/>
            <w:gridCol w:w="4215.78209304600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Thiết bị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Tín hiệu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Chân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Tín hiệu số một dây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Analog Output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GPIO34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ADC input-only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Analog Output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ADC input-only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LED Control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6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Điều khiển LED phát của cảm biến bụi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OLED SSD1306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SDA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I2C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OLED SSD1306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I2C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Control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GPIO27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Điều khiển cảnh báo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LED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Control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Cảnh báo tại chỗ</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Quạt/Relay/MOSFET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Control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GPIO16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Điều khiển tải qua transistor/MOSFET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Nút nhấn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GPIO4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8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Dùng cho reset trạng thái hoặc thao tác thủ công</w:t>
            </w:r>
          </w:p>
        </w:tc>
      </w:tr>
    </w:tbl>
    <w:p w:rsidR="00000000" w:rsidDel="00000000" w:rsidP="00000000" w:rsidRDefault="00000000" w:rsidRPr="00000000" w14:paraId="00000B8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sử dụng GPIO34 và GPIO35 cho tín hiệu output vì đây là các chân chỉ hỗ trợ input. Các tải như quạt, buzzer hoặc relay không được cấp trực tiếp từ GPIO ESP32, mà cần mạch đệm bằng transistor hoặc MOSFET. </w:t>
      </w:r>
    </w:p>
    <w:p w:rsidR="00000000" w:rsidDel="00000000" w:rsidP="00000000" w:rsidRDefault="00000000" w:rsidRPr="00000000" w14:paraId="00000B8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LUỒNG DỮ LIỆU IOT</w:t>
      </w:r>
    </w:p>
    <w:p w:rsidR="00000000" w:rsidDel="00000000" w:rsidP="00000000" w:rsidRDefault="00000000" w:rsidRPr="00000000" w14:paraId="00000B8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Luồng dự kiến: </w:t>
      </w:r>
    </w:p>
    <w:p w:rsidR="00000000" w:rsidDel="00000000" w:rsidP="00000000" w:rsidRDefault="00000000" w:rsidRPr="00000000" w14:paraId="00000B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Cảm biến</w:t>
      </w:r>
    </w:p>
    <w:p w:rsidR="00000000" w:rsidDel="00000000" w:rsidP="00000000" w:rsidRDefault="00000000" w:rsidRPr="00000000" w14:paraId="00000B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ESP32 đọc dữ liệu</w:t>
      </w:r>
    </w:p>
    <w:p w:rsidR="00000000" w:rsidDel="00000000" w:rsidP="00000000" w:rsidRDefault="00000000" w:rsidRPr="00000000" w14:paraId="00000B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Kiểm tra trạng thái dữ liệu</w:t>
      </w:r>
    </w:p>
    <w:p w:rsidR="00000000" w:rsidDel="00000000" w:rsidP="00000000" w:rsidRDefault="00000000" w:rsidRPr="00000000" w14:paraId="00000B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Lọc và xử lý dữ liệu</w:t>
      </w:r>
    </w:p>
    <w:p w:rsidR="00000000" w:rsidDel="00000000" w:rsidP="00000000" w:rsidRDefault="00000000" w:rsidRPr="00000000" w14:paraId="00000B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Hiển thị OLED</w:t>
      </w:r>
    </w:p>
    <w:p w:rsidR="00000000" w:rsidDel="00000000" w:rsidP="00000000" w:rsidRDefault="00000000" w:rsidRPr="00000000" w14:paraId="00000B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Gửi HTTP POST lên Supabase</w:t>
      </w:r>
    </w:p>
    <w:p w:rsidR="00000000" w:rsidDel="00000000" w:rsidP="00000000" w:rsidRDefault="00000000" w:rsidRPr="00000000" w14:paraId="00000B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Nếu mất mạng thì lưu SPIFFS</w:t>
      </w:r>
    </w:p>
    <w:p w:rsidR="00000000" w:rsidDel="00000000" w:rsidP="00000000" w:rsidRDefault="00000000" w:rsidRPr="00000000" w14:paraId="00000B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Khi mạng trở lại thì gửi lại dữ liệu đã cache</w:t>
      </w:r>
    </w:p>
    <w:p w:rsidR="00000000" w:rsidDel="00000000" w:rsidP="00000000" w:rsidRDefault="00000000" w:rsidRPr="00000000" w14:paraId="00000B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việc gửi dữ liệu lên Supabase không nên làm ảnh hưởng đến chu kỳ đọc cảm biến. Nếu gửi HTTP trong cùng luồng với việc đọc cảm biến, hệ thống có thể bị chậm hoặc treo khi Wi-Fi yếu. Vì vậy, firmware cần được tổ chức đa tác vụ. </w:t>
      </w:r>
    </w:p>
    <w:p w:rsidR="00000000" w:rsidDel="00000000" w:rsidP="00000000" w:rsidRDefault="00000000" w:rsidRPr="00000000" w14:paraId="00000B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Phân rã firm ware theo FreeRTOS</w:t>
      </w:r>
    </w:p>
    <w:p w:rsidR="00000000" w:rsidDel="00000000" w:rsidP="00000000" w:rsidRDefault="00000000" w:rsidRPr="00000000" w14:paraId="00000B95">
      <w:pPr>
        <w:spacing w:after="240" w:before="240" w:lineRule="auto"/>
        <w:rPr>
          <w:rFonts w:ascii="Montserrat" w:cs="Montserrat" w:eastAsia="Montserrat" w:hAnsi="Montserrat"/>
        </w:rPr>
      </w:pPr>
      <w:r w:rsidDel="00000000" w:rsidR="00000000" w:rsidRPr="00000000">
        <w:rPr>
          <w:rtl w:val="0"/>
        </w:rPr>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5.1700171556768"/>
        <w:gridCol w:w="6256.511679056879"/>
        <w:gridCol w:w="1453.830114811068"/>
        <w:tblGridChange w:id="0">
          <w:tblGrid>
            <w:gridCol w:w="1315.1700171556768"/>
            <w:gridCol w:w="6256.511679056879"/>
            <w:gridCol w:w="1453.830114811068"/>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Tác vụ</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Chu kỳ dự kiến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TaskSensors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Đọc DHT22, MQ135, GP2Y; xử lý NaN; cập nhật bản ghi dữ liệu mới nhất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2 - 5 giây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TaskOLED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 dữ liệu mới nhất lên 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1 - 2 giây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TaskNetwork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tra Wi-Fi, gửi dữ liệu lên Supabase, xử lý offline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5 - 15 giây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2">
            <w:pPr>
              <w:spacing w:after="240" w:before="240" w:lineRule="auto"/>
              <w:rPr>
                <w:rFonts w:ascii="Montserrat" w:cs="Montserrat" w:eastAsia="Montserrat" w:hAnsi="Montserra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3">
            <w:pPr>
              <w:spacing w:after="240" w:before="240" w:lineRule="auto"/>
              <w:rPr>
                <w:rFonts w:ascii="Montserrat" w:cs="Montserrat" w:eastAsia="Montserrat" w:hAnsi="Montserra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4">
            <w:pPr>
              <w:spacing w:after="240" w:before="240" w:lineRule="auto"/>
              <w:rPr>
                <w:rFonts w:ascii="Montserrat" w:cs="Montserrat" w:eastAsia="Montserrat" w:hAnsi="Montserrat"/>
              </w:rPr>
            </w:pPr>
            <w:r w:rsidDel="00000000" w:rsidR="00000000" w:rsidRPr="00000000">
              <w:rPr>
                <w:rtl w:val="0"/>
              </w:rPr>
            </w:r>
          </w:p>
        </w:tc>
      </w:tr>
    </w:tbl>
    <w:p w:rsidR="00000000" w:rsidDel="00000000" w:rsidP="00000000" w:rsidRDefault="00000000" w:rsidRPr="00000000" w14:paraId="00000B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tác vụ này cùng truy cập đến dữ liệu cảm biến mới nhất nên cần cơ chế bảo vệ tài nguyên. Nhóm thống nhất sử dụng dataMutex để bảo vệ biến dữ liệu chung. Ngoài ra, OLED dùng giao tiếp I2C nên nếu hệ thống mở rộng thêm cảm biến I2C, cần có i2cMutex để tránh nhiều tác vụ cùng truy cập bus I2C tại một thời điểm.</w:t>
      </w:r>
    </w:p>
    <w:p w:rsidR="00000000" w:rsidDel="00000000" w:rsidP="00000000" w:rsidRDefault="00000000" w:rsidRPr="00000000" w14:paraId="00000B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 Xác định trạng thái dữ liệu bằng ENum</w:t>
      </w:r>
    </w:p>
    <w:p w:rsidR="00000000" w:rsidDel="00000000" w:rsidP="00000000" w:rsidRDefault="00000000" w:rsidRPr="00000000" w14:paraId="00000B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Một điểm quan trọng trong firmware là không gửi dữ liệu rác lên cloud. Nhóm thống nhất mỗi bản ghi dữ liệu cần có trạng thái hợp lệ hoặc lỗi. </w:t>
      </w:r>
    </w:p>
    <w:p w:rsidR="00000000" w:rsidDel="00000000" w:rsidP="00000000" w:rsidRDefault="00000000" w:rsidRPr="00000000" w14:paraId="00000B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VD:</w:t>
      </w:r>
    </w:p>
    <w:p w:rsidR="00000000" w:rsidDel="00000000" w:rsidP="00000000" w:rsidRDefault="00000000" w:rsidRPr="00000000" w14:paraId="00000BA9">
      <w:pPr>
        <w:spacing w:after="240" w:before="240" w:lineRule="auto"/>
        <w:rPr>
          <w:rFonts w:ascii="Montserrat" w:cs="Montserrat" w:eastAsia="Montserrat" w:hAnsi="Montserrat"/>
        </w:rPr>
      </w:pPr>
      <w:r w:rsidDel="00000000" w:rsidR="00000000" w:rsidRPr="00000000">
        <w:rPr>
          <w:rtl w:val="0"/>
        </w:rPr>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3265678302478"/>
        <w:gridCol w:w="6630.185243193375"/>
        <w:tblGridChange w:id="0">
          <w:tblGrid>
            <w:gridCol w:w="2395.3265678302478"/>
            <w:gridCol w:w="6630.18524319337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Trạng thái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Ý nghĩa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SENSOR_OK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hợp lệ</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DHT_ERROR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DHT22 trả về NaN hoặc không đọc được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MQ135_ERROR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Giá trị MQ135 bất thường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DUST_ERROR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Giá trị GP2Y bất thường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WIFI_ERROR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có kết nối Wi-Fi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CACHE_PENDING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B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đã được lưu tạm trong SPIFFS</w:t>
            </w:r>
          </w:p>
        </w:tc>
      </w:tr>
    </w:tbl>
    <w:p w:rsidR="00000000" w:rsidDel="00000000" w:rsidP="00000000" w:rsidRDefault="00000000" w:rsidRPr="00000000" w14:paraId="00000B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Việc dùng Enum giúp firmware xử lý lỗi rõ ràng hơn so với chỉ kiểm tra từng biến rời rạc. </w:t>
      </w:r>
    </w:p>
    <w:p w:rsidR="00000000" w:rsidDel="00000000" w:rsidP="00000000" w:rsidRDefault="00000000" w:rsidRPr="00000000" w14:paraId="00000BB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7. Supabase và offline cache</w:t>
      </w:r>
    </w:p>
    <w:p w:rsidR="00000000" w:rsidDel="00000000" w:rsidP="00000000" w:rsidRDefault="00000000" w:rsidRPr="00000000" w14:paraId="00000BB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lựa chọn Supabase vì nền tảng này hỗ trợ REST API, lưu trữ dữ liệu dạng bảng và có thể mở rộng với Edge Functions. ESP32 gửi dữ liệu bằng HTTP POST đến endpoint Supabase. Nếu Wi-Fi mất hoặc HTTP POST thất bại, dữ liệu sẽ được ghi vào file cache trong SPIFFS. </w:t>
      </w:r>
    </w:p>
    <w:p w:rsidR="00000000" w:rsidDel="00000000" w:rsidP="00000000" w:rsidRDefault="00000000" w:rsidRPr="00000000" w14:paraId="00000BB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Cơ chế xử lý: </w:t>
      </w:r>
    </w:p>
    <w:p w:rsidR="00000000" w:rsidDel="00000000" w:rsidP="00000000" w:rsidRDefault="00000000" w:rsidRPr="00000000" w14:paraId="00000BB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Wi-Fi kết nối:</w:t>
      </w:r>
    </w:p>
    <w:p w:rsidR="00000000" w:rsidDel="00000000" w:rsidP="00000000" w:rsidRDefault="00000000" w:rsidRPr="00000000" w14:paraId="00000BB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Gửi bản ghi hiện tại lên Supabase.</w:t>
      </w:r>
    </w:p>
    <w:p w:rsidR="00000000" w:rsidDel="00000000" w:rsidP="00000000" w:rsidRDefault="00000000" w:rsidRPr="00000000" w14:paraId="00000B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Nếu gửi thành công:</w:t>
      </w:r>
    </w:p>
    <w:p w:rsidR="00000000" w:rsidDel="00000000" w:rsidP="00000000" w:rsidRDefault="00000000" w:rsidRPr="00000000" w14:paraId="00000B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Kiểm tra cache cũ và gửi lại.</w:t>
      </w:r>
    </w:p>
    <w:p w:rsidR="00000000" w:rsidDel="00000000" w:rsidP="00000000" w:rsidRDefault="00000000" w:rsidRPr="00000000" w14:paraId="00000B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Nếu gửi thất bại:</w:t>
      </w:r>
    </w:p>
    <w:p w:rsidR="00000000" w:rsidDel="00000000" w:rsidP="00000000" w:rsidRDefault="00000000" w:rsidRPr="00000000" w14:paraId="00000BC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Ghi bản ghi hiện tại vào SPIFFS.</w:t>
      </w:r>
    </w:p>
    <w:p w:rsidR="00000000" w:rsidDel="00000000" w:rsidP="00000000" w:rsidRDefault="00000000" w:rsidRPr="00000000" w14:paraId="00000BC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Nếu Wi-Fi mất:</w:t>
      </w:r>
    </w:p>
    <w:p w:rsidR="00000000" w:rsidDel="00000000" w:rsidP="00000000" w:rsidRDefault="00000000" w:rsidRPr="00000000" w14:paraId="00000BC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Ghi bản ghi hiện tại vào SPIFFS.</w:t>
      </w:r>
    </w:p>
    <w:p w:rsidR="00000000" w:rsidDel="00000000" w:rsidP="00000000" w:rsidRDefault="00000000" w:rsidRPr="00000000" w14:paraId="00000BC4">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BC5">
      <w:pPr>
        <w:pStyle w:val="Heading2"/>
        <w:keepNext w:val="0"/>
        <w:keepLines w:val="0"/>
        <w:spacing w:after="80" w:lineRule="auto"/>
        <w:rPr>
          <w:rFonts w:ascii="Montserrat" w:cs="Montserrat" w:eastAsia="Montserrat" w:hAnsi="Montserrat"/>
          <w:b w:val="1"/>
          <w:bCs w:val="1"/>
          <w:sz w:val="34"/>
          <w:szCs w:val="34"/>
        </w:rPr>
      </w:pPr>
      <w:bookmarkStart w:colFirst="0" w:colLast="0" w:name="_ulbga4hxjmq9" w:id="151"/>
      <w:bookmarkEnd w:id="151"/>
      <w:r w:rsidDel="00000000" w:rsidR="00000000" w:rsidRPr="00000000">
        <w:rPr>
          <w:rFonts w:ascii="Montserrat" w:cs="Montserrat" w:eastAsia="Montserrat" w:hAnsi="Montserrat"/>
          <w:b w:val="1"/>
          <w:bCs w:val="1"/>
          <w:sz w:val="34"/>
          <w:szCs w:val="34"/>
          <w:rtl w:val="0"/>
        </w:rPr>
        <w:t xml:space="preserve">KẾT QUẢ ĐẠT ĐƯỢC</w:t>
      </w:r>
    </w:p>
    <w:p w:rsidR="00000000" w:rsidDel="00000000" w:rsidP="00000000" w:rsidRDefault="00000000" w:rsidRPr="00000000" w14:paraId="00000BC6">
      <w:pPr>
        <w:rPr/>
      </w:pPr>
      <w:r w:rsidDel="00000000" w:rsidR="00000000" w:rsidRPr="00000000">
        <w:rPr>
          <w:rtl w:val="0"/>
        </w:rPr>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6905123676507"/>
        <w:gridCol w:w="3490.1864550079886"/>
        <w:gridCol w:w="1482.9843632939082"/>
        <w:gridCol w:w="3593.6504803540756"/>
        <w:tblGridChange w:id="0">
          <w:tblGrid>
            <w:gridCol w:w="458.6905123676507"/>
            <w:gridCol w:w="3490.1864550079886"/>
            <w:gridCol w:w="1482.9843632939082"/>
            <w:gridCol w:w="3593.650480354075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7">
            <w:pPr>
              <w:rPr/>
            </w:pPr>
            <w:r w:rsidDel="00000000" w:rsidR="00000000" w:rsidRPr="00000000">
              <w:rPr>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8">
            <w:pPr>
              <w:rPr/>
            </w:pPr>
            <w:r w:rsidDel="00000000" w:rsidR="00000000" w:rsidRPr="00000000">
              <w:rPr>
                <w:rtl w:val="0"/>
              </w:rPr>
              <w:t xml:space="preserve">Kết quả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9">
            <w:pPr>
              <w:rPr/>
            </w:pPr>
            <w:r w:rsidDel="00000000" w:rsidR="00000000" w:rsidRPr="00000000">
              <w:rPr>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A">
            <w:pPr>
              <w:rPr/>
            </w:pPr>
            <w:r w:rsidDel="00000000" w:rsidR="00000000" w:rsidRPr="00000000">
              <w:rPr>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B">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C">
            <w:pPr>
              <w:rPr/>
            </w:pPr>
            <w:r w:rsidDel="00000000" w:rsidR="00000000" w:rsidRPr="00000000">
              <w:rPr>
                <w:rtl w:val="0"/>
              </w:rPr>
              <w:t xml:space="preserve">Rà soát lại kiến trúc hệ thống sau giai đoạn ôn thi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D">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E">
            <w:pPr>
              <w:rPr/>
            </w:pPr>
            <w:r w:rsidDel="00000000" w:rsidR="00000000" w:rsidRPr="00000000">
              <w:rPr>
                <w:rtl w:val="0"/>
              </w:rPr>
              <w:t xml:space="preserve">Bám đúng mục tiêu đề tài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CF">
            <w:pP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0">
            <w:pPr>
              <w:rPr/>
            </w:pPr>
            <w:r w:rsidDel="00000000" w:rsidR="00000000" w:rsidRPr="00000000">
              <w:rPr>
                <w:rtl w:val="0"/>
              </w:rPr>
              <w:t xml:space="preserve">Chuẩn hóa bảng GPIO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1">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2">
            <w:pPr>
              <w:rPr/>
            </w:pPr>
            <w:r w:rsidDel="00000000" w:rsidR="00000000" w:rsidRPr="00000000">
              <w:rPr>
                <w:rtl w:val="0"/>
              </w:rPr>
              <w:t xml:space="preserve">Tránh trùng chân và tránh dùng sai chân input-only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3">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4">
            <w:pPr>
              <w:rPr/>
            </w:pPr>
            <w:r w:rsidDel="00000000" w:rsidR="00000000" w:rsidRPr="00000000">
              <w:rPr>
                <w:rtl w:val="0"/>
              </w:rPr>
              <w:t xml:space="preserve">Hoàn thiện mô tả các khối phần cứng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5">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6">
            <w:pPr>
              <w:rPr/>
            </w:pPr>
            <w:r w:rsidDel="00000000" w:rsidR="00000000" w:rsidRPr="00000000">
              <w:rPr>
                <w:rtl w:val="0"/>
              </w:rPr>
              <w:t xml:space="preserve">Cần kiểm tra lại thực tế bằng đồng hồ đo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7">
            <w:pP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8">
            <w:pPr>
              <w:rPr/>
            </w:pPr>
            <w:r w:rsidDel="00000000" w:rsidR="00000000" w:rsidRPr="00000000">
              <w:rPr>
                <w:rtl w:val="0"/>
              </w:rPr>
              <w:t xml:space="preserve">Xác định luồng dữ liệu IoT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9">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A">
            <w:pPr>
              <w:rPr/>
            </w:pPr>
            <w:r w:rsidDel="00000000" w:rsidR="00000000" w:rsidRPr="00000000">
              <w:rPr>
                <w:rtl w:val="0"/>
              </w:rPr>
              <w:t xml:space="preserve">Có xử lý trường hợp mất mạng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B">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C">
            <w:pPr>
              <w:rPr/>
            </w:pPr>
            <w:r w:rsidDel="00000000" w:rsidR="00000000" w:rsidRPr="00000000">
              <w:rPr>
                <w:rtl w:val="0"/>
              </w:rPr>
              <w:t xml:space="preserve">Đề xuất firmware FreeRTOS ba tác vụ</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D">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E">
            <w:pPr>
              <w:rPr/>
            </w:pPr>
            <w:r w:rsidDel="00000000" w:rsidR="00000000" w:rsidRPr="00000000">
              <w:rPr>
                <w:rtl w:val="0"/>
              </w:rPr>
              <w:t xml:space="preserve">Gồm TaskSensors, TaskOLED, TaskNetwork</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DF">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0">
            <w:pPr>
              <w:rPr/>
            </w:pPr>
            <w:r w:rsidDel="00000000" w:rsidR="00000000" w:rsidRPr="00000000">
              <w:rPr>
                <w:rtl w:val="0"/>
              </w:rPr>
              <w:t xml:space="preserve">Đề xuất dùng Mutex bảo vệ dữ liệu chung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1">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2">
            <w:pPr>
              <w:rPr/>
            </w:pPr>
            <w:r w:rsidDel="00000000" w:rsidR="00000000" w:rsidRPr="00000000">
              <w:rPr>
                <w:rtl w:val="0"/>
              </w:rPr>
              <w:t xml:space="preserve">Gồm dataMutex và i2cMutex</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3">
            <w:pP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4">
            <w:pPr>
              <w:rPr/>
            </w:pPr>
            <w:r w:rsidDel="00000000" w:rsidR="00000000" w:rsidRPr="00000000">
              <w:rPr>
                <w:rtl w:val="0"/>
              </w:rPr>
              <w:t xml:space="preserve">Đề xuất cơ chế SPIFFS offline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5">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6">
            <w:pPr>
              <w:rPr/>
            </w:pPr>
            <w:r w:rsidDel="00000000" w:rsidR="00000000" w:rsidRPr="00000000">
              <w:rPr>
                <w:rtl w:val="0"/>
              </w:rPr>
              <w:t xml:space="preserve">Dùng khi HTTP POST thất bại hoặc mất Wi-Fi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7">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8">
            <w:pPr>
              <w:rPr/>
            </w:pPr>
            <w:r w:rsidDel="00000000" w:rsidR="00000000" w:rsidRPr="00000000">
              <w:rPr>
                <w:rtl w:val="0"/>
              </w:rPr>
              <w:t xml:space="preserve">Cập nhật tài liệu thiết kế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9">
            <w:pPr>
              <w:rPr/>
            </w:pPr>
            <w:r w:rsidDel="00000000" w:rsidR="00000000" w:rsidRPr="00000000">
              <w:rPr>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A">
            <w:pPr>
              <w:rPr/>
            </w:pPr>
            <w:r w:rsidDel="00000000" w:rsidR="00000000" w:rsidRPr="00000000">
              <w:rPr>
                <w:rtl w:val="0"/>
              </w:rPr>
              <w:t xml:space="preserve">Cần bổ sung hình schematic và lưu đồ</w:t>
            </w:r>
          </w:p>
        </w:tc>
      </w:tr>
    </w:tbl>
    <w:p w:rsidR="00000000" w:rsidDel="00000000" w:rsidP="00000000" w:rsidRDefault="00000000" w:rsidRPr="00000000" w14:paraId="00000BEB">
      <w:pPr>
        <w:pStyle w:val="Heading2"/>
        <w:keepNext w:val="0"/>
        <w:keepLines w:val="0"/>
        <w:spacing w:after="80" w:lineRule="auto"/>
        <w:rPr>
          <w:rFonts w:ascii="Montserrat" w:cs="Montserrat" w:eastAsia="Montserrat" w:hAnsi="Montserrat"/>
          <w:b w:val="1"/>
          <w:bCs w:val="1"/>
          <w:sz w:val="34"/>
          <w:szCs w:val="34"/>
        </w:rPr>
      </w:pPr>
      <w:bookmarkStart w:colFirst="0" w:colLast="0" w:name="_cmk1hnp91rm6" w:id="152"/>
      <w:bookmarkEnd w:id="152"/>
      <w:r w:rsidDel="00000000" w:rsidR="00000000" w:rsidRPr="00000000">
        <w:rPr>
          <w:rFonts w:ascii="Montserrat" w:cs="Montserrat" w:eastAsia="Montserrat" w:hAnsi="Montserrat"/>
          <w:b w:val="1"/>
          <w:bCs w:val="1"/>
          <w:sz w:val="34"/>
          <w:szCs w:val="34"/>
          <w:rtl w:val="0"/>
        </w:rPr>
        <w:t xml:space="preserve">VẤN ĐỀ VÀ GIẢI PHÁP</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984122886279"/>
        <w:gridCol w:w="3737.511294694721"/>
        <w:gridCol w:w="3719.0163934426237"/>
        <w:tblGridChange w:id="0">
          <w:tblGrid>
            <w:gridCol w:w="1568.984122886279"/>
            <w:gridCol w:w="3737.511294694721"/>
            <w:gridCol w:w="3719.0163934426237"/>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E">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EF">
            <w:pPr>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0">
            <w:pPr>
              <w:rPr/>
            </w:pPr>
            <w:r w:rsidDel="00000000" w:rsidR="00000000" w:rsidRPr="00000000">
              <w:rPr>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1">
            <w:pPr>
              <w:rPr/>
            </w:pPr>
            <w:r w:rsidDel="00000000" w:rsidR="00000000" w:rsidRPr="00000000">
              <w:rPr>
                <w:rtl w:val="0"/>
              </w:rPr>
              <w:t xml:space="preserve">Phạm vi hệ thống có nguy cơ mở rộng quá nhanh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2">
            <w:pPr>
              <w:rPr/>
            </w:pPr>
            <w:r w:rsidDel="00000000" w:rsidR="00000000" w:rsidRPr="00000000">
              <w:rPr>
                <w:rtl w:val="0"/>
              </w:rPr>
              <w:t xml:space="preserve">Ban đầu đề tài chủ yếu nâng cấp phần cứng, nhưng sau đó có thêm Supabase, FreeRTOS, offline cache và Telegram Bot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3">
            <w:pPr>
              <w:rPr/>
            </w:pPr>
            <w:r w:rsidDel="00000000" w:rsidR="00000000" w:rsidRPr="00000000">
              <w:rPr>
                <w:rtl w:val="0"/>
              </w:rPr>
              <w:t xml:space="preserve">Xác định rõ IoT và offline cache là điểm nhấn kỹ thuật, nhưng vẫn phục vụ mục tiêu đo và cảnh báo chất lượng không khí</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4">
            <w:pPr>
              <w:rPr/>
            </w:pPr>
            <w:r w:rsidDel="00000000" w:rsidR="00000000" w:rsidRPr="00000000">
              <w:rPr>
                <w:rtl w:val="0"/>
              </w:rPr>
              <w:t xml:space="preserve">MQ135 có nguy cơ vượt mức ADC của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5">
            <w:pPr>
              <w:rPr/>
            </w:pPr>
            <w:r w:rsidDel="00000000" w:rsidR="00000000" w:rsidRPr="00000000">
              <w:rPr>
                <w:rtl w:val="0"/>
              </w:rPr>
              <w:t xml:space="preserve">MQ135 dùng nguồn 5V nên tín hiệu AO có thể không phù hợp trực tiếp với ADC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6">
            <w:pPr>
              <w:rPr/>
            </w:pPr>
            <w:r w:rsidDel="00000000" w:rsidR="00000000" w:rsidRPr="00000000">
              <w:rPr>
                <w:rtl w:val="0"/>
              </w:rPr>
              <w:t xml:space="preserve">Đưa yêu cầu đo điện áp AO bằng đồng hồ trước khi nối vào ESP32; nếu cần thì dùng cầu phân 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7">
            <w:pPr>
              <w:rPr/>
            </w:pPr>
            <w:r w:rsidDel="00000000" w:rsidR="00000000" w:rsidRPr="00000000">
              <w:rPr>
                <w:rtl w:val="0"/>
              </w:rPr>
              <w:t xml:space="preserve">FreeRTOS làm firmware phức tạp hơn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8">
            <w:pPr>
              <w:rPr/>
            </w:pPr>
            <w:r w:rsidDel="00000000" w:rsidR="00000000" w:rsidRPr="00000000">
              <w:rPr>
                <w:rtl w:val="0"/>
              </w:rPr>
              <w:t xml:space="preserve">Nếu chia task không hợp lý có thể phát sinh lỗi tranh chấp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9">
            <w:pPr>
              <w:rPr/>
            </w:pPr>
            <w:r w:rsidDel="00000000" w:rsidR="00000000" w:rsidRPr="00000000">
              <w:rPr>
                <w:rtl w:val="0"/>
              </w:rPr>
              <w:t xml:space="preserve">Chỉ chia thành ba task chính, tránh tạo quá nhiều task không cần thiết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A">
            <w:pPr>
              <w:rPr/>
            </w:pPr>
            <w:r w:rsidDel="00000000" w:rsidR="00000000" w:rsidRPr="00000000">
              <w:rPr>
                <w:rtl w:val="0"/>
              </w:rPr>
              <w:t xml:space="preserve">HTTP POST có thể gây chậm chương trình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B">
            <w:pPr>
              <w:rPr/>
            </w:pPr>
            <w:r w:rsidDel="00000000" w:rsidR="00000000" w:rsidRPr="00000000">
              <w:rPr>
                <w:rtl w:val="0"/>
              </w:rPr>
              <w:t xml:space="preserve">Nếu gửi dữ liệu trong vòng lặp chính, hệ thống có thể bị treo khi mạng yếu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C">
            <w:pPr>
              <w:rPr/>
            </w:pPr>
            <w:r w:rsidDel="00000000" w:rsidR="00000000" w:rsidRPr="00000000">
              <w:rPr>
                <w:rtl w:val="0"/>
              </w:rPr>
              <w:t xml:space="preserve">Đưa việc gửi cloud sang TaskNetwork riêng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D">
            <w:pPr>
              <w:rPr/>
            </w:pPr>
            <w:r w:rsidDel="00000000" w:rsidR="00000000" w:rsidRPr="00000000">
              <w:rPr>
                <w:rtl w:val="0"/>
              </w:rPr>
              <w:t xml:space="preserve">SPIFFS cần kiểm soát dung lượng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E">
            <w:pPr>
              <w:rPr/>
            </w:pPr>
            <w:r w:rsidDel="00000000" w:rsidR="00000000" w:rsidRPr="00000000">
              <w:rPr>
                <w:rtl w:val="0"/>
              </w:rPr>
              <w:t xml:space="preserve">Nếu mất mạng lâu, cache có thể tăng kích thước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FF">
            <w:pPr>
              <w:rPr/>
            </w:pPr>
            <w:r w:rsidDel="00000000" w:rsidR="00000000" w:rsidRPr="00000000">
              <w:rPr>
                <w:rtl w:val="0"/>
              </w:rPr>
              <w:t xml:space="preserve">Dữ liệu cache cần lưu theo dòng ngắn gọn, chỉ gồm các trường cần thiết</w:t>
            </w:r>
          </w:p>
        </w:tc>
      </w:tr>
    </w:tbl>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BÀI HỌC KINH NGHIỆM</w:t>
      </w:r>
    </w:p>
    <w:p w:rsidR="00000000" w:rsidDel="00000000" w:rsidP="00000000" w:rsidRDefault="00000000" w:rsidRPr="00000000" w14:paraId="00000C03">
      <w:pPr>
        <w:numPr>
          <w:ilvl w:val="0"/>
          <w:numId w:val="62"/>
        </w:numPr>
        <w:ind w:left="720" w:hanging="360"/>
      </w:pPr>
      <w:r w:rsidDel="00000000" w:rsidR="00000000" w:rsidRPr="00000000">
        <w:rPr>
          <w:rtl w:val="0"/>
        </w:rPr>
        <w:t xml:space="preserve">Hệ thống nhiều chức năng, phải tách rõ phần cứng, firm ware, cloud</w:t>
      </w:r>
    </w:p>
    <w:p w:rsidR="00000000" w:rsidDel="00000000" w:rsidP="00000000" w:rsidRDefault="00000000" w:rsidRPr="00000000" w14:paraId="00000C04">
      <w:pPr>
        <w:numPr>
          <w:ilvl w:val="0"/>
          <w:numId w:val="62"/>
        </w:numPr>
        <w:ind w:left="720" w:hanging="360"/>
      </w:pPr>
      <w:r w:rsidDel="00000000" w:rsidR="00000000" w:rsidRPr="00000000">
        <w:rPr>
          <w:rtl w:val="0"/>
        </w:rPr>
        <w:t xml:space="preserve">ESP có khả năng chạy đa tác vụ, nhưng cần quản lý tài nguyên dùng chung bằng mutex</w:t>
      </w:r>
    </w:p>
    <w:p w:rsidR="00000000" w:rsidDel="00000000" w:rsidP="00000000" w:rsidRDefault="00000000" w:rsidRPr="00000000" w14:paraId="00000C05">
      <w:pPr>
        <w:numPr>
          <w:ilvl w:val="0"/>
          <w:numId w:val="62"/>
        </w:numPr>
        <w:ind w:left="720" w:hanging="360"/>
      </w:pPr>
      <w:r w:rsidDel="00000000" w:rsidR="00000000" w:rsidRPr="00000000">
        <w:rPr>
          <w:rtl w:val="0"/>
        </w:rPr>
        <w:t xml:space="preserve">Với hệ thống IoT, mất mạng là tình huống bình thường cần được xử lý từ đầu, không nên coi là lỗi hiếm.</w:t>
      </w:r>
    </w:p>
    <w:p w:rsidR="00000000" w:rsidDel="00000000" w:rsidP="00000000" w:rsidRDefault="00000000" w:rsidRPr="00000000" w14:paraId="00000C06">
      <w:pPr>
        <w:numPr>
          <w:ilvl w:val="0"/>
          <w:numId w:val="62"/>
        </w:numPr>
        <w:ind w:left="720" w:hanging="360"/>
      </w:pPr>
      <w:r w:rsidDel="00000000" w:rsidR="00000000" w:rsidRPr="00000000">
        <w:rPr>
          <w:rtl w:val="0"/>
        </w:rPr>
        <w:t xml:space="preserve">Dữ liệu cảm biến lỗi không được gửi thẳng lên cloud, vì sẽ làm giảm chất lượng dữ liệu và gây khó khăn khi phân tích sau này.</w:t>
      </w:r>
    </w:p>
    <w:p w:rsidR="00000000" w:rsidDel="00000000" w:rsidP="00000000" w:rsidRDefault="00000000" w:rsidRPr="00000000" w14:paraId="00000C07">
      <w:pPr>
        <w:numPr>
          <w:ilvl w:val="0"/>
          <w:numId w:val="62"/>
        </w:numPr>
        <w:ind w:left="720" w:hanging="360"/>
      </w:pPr>
      <w:r w:rsidDel="00000000" w:rsidR="00000000" w:rsidRPr="00000000">
        <w:rPr>
          <w:rtl w:val="0"/>
        </w:rPr>
        <w:t xml:space="preserve">Thiết kế phần cứng và firmware phải thống nhất với nhau, đặc biệt là bảng GPIO, mức điện áp và chức năng từng chân.</w:t>
      </w:r>
    </w:p>
    <w:p w:rsidR="00000000" w:rsidDel="00000000" w:rsidP="00000000" w:rsidRDefault="00000000" w:rsidRPr="00000000" w14:paraId="00000C08">
      <w:pPr>
        <w:ind w:left="720" w:firstLine="0"/>
        <w:rPr/>
      </w:pPr>
      <w:r w:rsidDel="00000000" w:rsidR="00000000" w:rsidRPr="00000000">
        <w:rPr>
          <w:rtl w:val="0"/>
        </w:rPr>
      </w:r>
    </w:p>
    <w:p w:rsidR="00000000" w:rsidDel="00000000" w:rsidP="00000000" w:rsidRDefault="00000000" w:rsidRPr="00000000" w14:paraId="00000C09">
      <w:pPr>
        <w:rPr>
          <w:rFonts w:ascii="Montserrat" w:cs="Montserrat" w:eastAsia="Montserrat" w:hAnsi="Montserrat"/>
        </w:rPr>
      </w:pPr>
      <w:r w:rsidDel="00000000" w:rsidR="00000000" w:rsidRPr="00000000">
        <w:rPr>
          <w:rFonts w:ascii="Montserrat" w:cs="Montserrat" w:eastAsia="Montserrat" w:hAnsi="Montserrat"/>
          <w:rtl w:val="0"/>
        </w:rPr>
        <w:t xml:space="preserve">ĐÁNH GIÁ CHUNG</w:t>
      </w:r>
    </w:p>
    <w:p w:rsidR="00000000" w:rsidDel="00000000" w:rsidP="00000000" w:rsidRDefault="00000000" w:rsidRPr="00000000" w14:paraId="00000C0A">
      <w:pPr>
        <w:rPr>
          <w:rFonts w:ascii="Montserrat" w:cs="Montserrat" w:eastAsia="Montserrat" w:hAnsi="Montserrat"/>
        </w:rPr>
      </w:pPr>
      <w:r w:rsidDel="00000000" w:rsidR="00000000" w:rsidRPr="00000000">
        <w:rPr>
          <w:rtl w:val="0"/>
        </w:rPr>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1659027803171"/>
        <w:gridCol w:w="3752.206767653088"/>
        <w:gridCol w:w="1060.084697825774"/>
        <w:gridCol w:w="3301.0544427644445"/>
        <w:tblGridChange w:id="0">
          <w:tblGrid>
            <w:gridCol w:w="912.1659027803171"/>
            <w:gridCol w:w="3752.206767653088"/>
            <w:gridCol w:w="1060.084697825774"/>
            <w:gridCol w:w="3301.054442764444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B">
            <w:pPr>
              <w:rPr>
                <w:rFonts w:ascii="Montserrat" w:cs="Montserrat" w:eastAsia="Montserrat" w:hAnsi="Montserrat"/>
              </w:rPr>
            </w:pPr>
            <w:r w:rsidDel="00000000" w:rsidR="00000000" w:rsidRPr="00000000">
              <w:rPr>
                <w:rFonts w:ascii="Montserrat" w:cs="Montserrat" w:eastAsia="Montserrat" w:hAnsi="Montserrat"/>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C">
            <w:pPr>
              <w:rPr>
                <w:rFonts w:ascii="Montserrat" w:cs="Montserrat" w:eastAsia="Montserrat" w:hAnsi="Montserrat"/>
              </w:rPr>
            </w:pPr>
            <w:r w:rsidDel="00000000" w:rsidR="00000000" w:rsidRPr="00000000">
              <w:rPr>
                <w:rFonts w:ascii="Montserrat" w:cs="Montserrat" w:eastAsia="Montserrat" w:hAnsi="Montserrat"/>
                <w:rtl w:val="0"/>
              </w:rPr>
              <w:t xml:space="preserve">Công việc đã thực hiện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D">
            <w:pPr>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E">
            <w:pPr>
              <w:rPr>
                <w:rFonts w:ascii="Montserrat" w:cs="Montserrat" w:eastAsia="Montserrat" w:hAnsi="Montserrat"/>
              </w:rPr>
            </w:pPr>
            <w:r w:rsidDel="00000000" w:rsidR="00000000" w:rsidRPr="00000000">
              <w:rPr>
                <w:rFonts w:ascii="Montserrat" w:cs="Montserrat" w:eastAsia="Montserrat" w:hAnsi="Montserrat"/>
                <w:rtl w:val="0"/>
              </w:rPr>
              <w:t xml:space="preserve">Tự 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F">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0">
            <w:pPr>
              <w:rPr>
                <w:rFonts w:ascii="Montserrat" w:cs="Montserrat" w:eastAsia="Montserrat" w:hAnsi="Montserrat"/>
              </w:rPr>
            </w:pPr>
            <w:r w:rsidDel="00000000" w:rsidR="00000000" w:rsidRPr="00000000">
              <w:rPr>
                <w:rFonts w:ascii="Montserrat" w:cs="Montserrat" w:eastAsia="Montserrat" w:hAnsi="Montserrat"/>
                <w:rtl w:val="0"/>
              </w:rPr>
              <w:t xml:space="preserve">Tổng hợp kiến trúc firmware, đề xuất FreeRTOS, Supabase, SPIFFS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1">
            <w:pPr>
              <w:rPr>
                <w:rFonts w:ascii="Montserrat" w:cs="Montserrat" w:eastAsia="Montserrat" w:hAnsi="Montserrat"/>
              </w:rPr>
            </w:pPr>
            <w:r w:rsidDel="00000000" w:rsidR="00000000" w:rsidRPr="00000000">
              <w:rPr>
                <w:rFonts w:ascii="Montserrat" w:cs="Montserrat" w:eastAsia="Montserrat" w:hAnsi="Montserrat"/>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2">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tiếp tục kiểm chứng bằng code và test thực tế</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3">
            <w:pPr>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4">
            <w:pPr>
              <w:rPr>
                <w:rFonts w:ascii="Montserrat" w:cs="Montserrat" w:eastAsia="Montserrat" w:hAnsi="Montserrat"/>
              </w:rPr>
            </w:pPr>
            <w:r w:rsidDel="00000000" w:rsidR="00000000" w:rsidRPr="00000000">
              <w:rPr>
                <w:rFonts w:ascii="Montserrat" w:cs="Montserrat" w:eastAsia="Montserrat" w:hAnsi="Montserrat"/>
                <w:rtl w:val="0"/>
              </w:rPr>
              <w:t xml:space="preserve">Kiểm tra sơ đồ nguyên lý, khối nguồn, kết nối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5">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6">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đo kiểm thực tế để xác nhận mức điện 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7">
            <w:pPr>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8">
            <w:pPr>
              <w:rPr>
                <w:rFonts w:ascii="Montserrat" w:cs="Montserrat" w:eastAsia="Montserrat" w:hAnsi="Montserrat"/>
              </w:rPr>
            </w:pPr>
            <w:r w:rsidDel="00000000" w:rsidR="00000000" w:rsidRPr="00000000">
              <w:rPr>
                <w:rFonts w:ascii="Montserrat" w:cs="Montserrat" w:eastAsia="Montserrat" w:hAnsi="Montserrat"/>
                <w:rtl w:val="0"/>
              </w:rPr>
              <w:t xml:space="preserve">Rà soát yêu cầu, cập nhật test case và tài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9">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A">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bổ sung bảng lỗi và tiêu chí nghiệm thu</w:t>
            </w:r>
          </w:p>
        </w:tc>
      </w:tr>
    </w:tbl>
    <w:p w:rsidR="00000000" w:rsidDel="00000000" w:rsidP="00000000" w:rsidRDefault="00000000" w:rsidRPr="00000000" w14:paraId="00000C1B">
      <w:pPr>
        <w:pStyle w:val="Heading2"/>
        <w:keepNext w:val="0"/>
        <w:keepLines w:val="0"/>
        <w:spacing w:after="80" w:lineRule="auto"/>
        <w:rPr>
          <w:rFonts w:ascii="Montserrat" w:cs="Montserrat" w:eastAsia="Montserrat" w:hAnsi="Montserrat"/>
          <w:b w:val="1"/>
          <w:bCs w:val="1"/>
          <w:sz w:val="34"/>
          <w:szCs w:val="34"/>
        </w:rPr>
      </w:pPr>
      <w:bookmarkStart w:colFirst="0" w:colLast="0" w:name="_j4fpsoxnqfzv" w:id="153"/>
      <w:bookmarkEnd w:id="153"/>
      <w:r w:rsidDel="00000000" w:rsidR="00000000" w:rsidRPr="00000000">
        <w:rPr>
          <w:rFonts w:ascii="Montserrat" w:cs="Montserrat" w:eastAsia="Montserrat" w:hAnsi="Montserrat"/>
          <w:b w:val="1"/>
          <w:bCs w:val="1"/>
          <w:sz w:val="34"/>
          <w:szCs w:val="34"/>
          <w:rtl w:val="0"/>
        </w:rPr>
        <w:t xml:space="preserve">Kế hoạch tiếp theo</w:t>
      </w:r>
    </w:p>
    <w:p w:rsidR="00000000" w:rsidDel="00000000" w:rsidP="00000000" w:rsidRDefault="00000000" w:rsidRPr="00000000" w14:paraId="00000C1C">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Buổi làm việc tiếp theo: </w:t>
      </w:r>
      <w:r w:rsidDel="00000000" w:rsidR="00000000" w:rsidRPr="00000000">
        <w:rPr>
          <w:rFonts w:ascii="Montserrat" w:cs="Montserrat" w:eastAsia="Montserrat" w:hAnsi="Montserrat"/>
          <w:b w:val="1"/>
          <w:bCs w:val="1"/>
          <w:rtl w:val="0"/>
        </w:rPr>
        <w:t xml:space="preserve">Tuần 11</w:t>
      </w:r>
    </w:p>
    <w:p w:rsidR="00000000" w:rsidDel="00000000" w:rsidP="00000000" w:rsidRDefault="00000000" w:rsidRPr="00000000" w14:paraId="00000C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Nội dung dự kiến:</w:t>
      </w:r>
    </w:p>
    <w:p w:rsidR="00000000" w:rsidDel="00000000" w:rsidP="00000000" w:rsidRDefault="00000000" w:rsidRPr="00000000" w14:paraId="00000C1E">
      <w:pPr>
        <w:numPr>
          <w:ilvl w:val="0"/>
          <w:numId w:val="6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linh kiện, kiểm tra lại BOM và sơ đồ nối dây.</w:t>
      </w:r>
    </w:p>
    <w:p w:rsidR="00000000" w:rsidDel="00000000" w:rsidP="00000000" w:rsidRDefault="00000000" w:rsidRPr="00000000" w14:paraId="00000C1F">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Viết các chương trình test module trên PlatformIO.</w:t>
      </w:r>
    </w:p>
    <w:p w:rsidR="00000000" w:rsidDel="00000000" w:rsidP="00000000" w:rsidRDefault="00000000" w:rsidRPr="00000000" w14:paraId="00000C20">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từng cảm biến riêng: DHT22, MQ135, GP2Y1010AU0F.</w:t>
      </w:r>
    </w:p>
    <w:p w:rsidR="00000000" w:rsidDel="00000000" w:rsidP="00000000" w:rsidRDefault="00000000" w:rsidRPr="00000000" w14:paraId="00000C21">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OLED, buzzer, LED và quạt/relay.</w:t>
      </w:r>
    </w:p>
    <w:p w:rsidR="00000000" w:rsidDel="00000000" w:rsidP="00000000" w:rsidRDefault="00000000" w:rsidRPr="00000000" w14:paraId="00000C22">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bảng test case chi tiết.</w:t>
      </w:r>
    </w:p>
    <w:p w:rsidR="00000000" w:rsidDel="00000000" w:rsidP="00000000" w:rsidRDefault="00000000" w:rsidRPr="00000000" w14:paraId="00000C23">
      <w:pPr>
        <w:numPr>
          <w:ilvl w:val="0"/>
          <w:numId w:val="6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form ghi dữ liệu thực nghiệm.</w:t>
      </w:r>
    </w:p>
    <w:p w:rsidR="00000000" w:rsidDel="00000000" w:rsidP="00000000" w:rsidRDefault="00000000" w:rsidRPr="00000000" w14:paraId="00000C24">
      <w:pPr>
        <w:numPr>
          <w:ilvl w:val="0"/>
          <w:numId w:val="6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kiểm thử mất mạng Wi-Fi và cơ chế cache SPIFFS.</w:t>
      </w:r>
    </w:p>
    <w:p w:rsidR="00000000" w:rsidDel="00000000" w:rsidP="00000000" w:rsidRDefault="00000000" w:rsidRPr="00000000" w14:paraId="00000C25">
      <w:pPr>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9uhmsr2ij120"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11_22/05</w:t>
      </w:r>
      <w:r w:rsidDel="00000000" w:rsidR="00000000" w:rsidRPr="00000000">
        <w:rPr>
          <w:rtl w:val="0"/>
        </w:rPr>
      </w:r>
    </w:p>
    <w:p w:rsidR="00000000" w:rsidDel="00000000" w:rsidP="00000000" w:rsidRDefault="00000000" w:rsidRPr="00000000" w14:paraId="00000C27">
      <w:pPr>
        <w:pStyle w:val="Heading1"/>
        <w:keepNext w:val="0"/>
        <w:keepLines w:val="0"/>
        <w:spacing w:before="480" w:lineRule="auto"/>
        <w:rPr>
          <w:rFonts w:ascii="Montserrat" w:cs="Montserrat" w:eastAsia="Montserrat" w:hAnsi="Montserrat"/>
          <w:b w:val="1"/>
          <w:bCs w:val="1"/>
          <w:sz w:val="46"/>
          <w:szCs w:val="46"/>
        </w:rPr>
      </w:pPr>
      <w:bookmarkStart w:colFirst="0" w:colLast="0" w:name="_uqi9ir5dr3bz" w:id="155"/>
      <w:bookmarkEnd w:id="155"/>
      <w:r w:rsidDel="00000000" w:rsidR="00000000" w:rsidRPr="00000000">
        <w:rPr>
          <w:rFonts w:ascii="Montserrat" w:cs="Montserrat" w:eastAsia="Montserrat" w:hAnsi="Montserrat"/>
          <w:b w:val="1"/>
          <w:bCs w:val="1"/>
          <w:sz w:val="46"/>
          <w:szCs w:val="46"/>
          <w:rtl w:val="0"/>
        </w:rPr>
        <w:t xml:space="preserve">Tuần 11: Chuẩn bị linh kiện, viết chương trình kiểm thử module và xây dựng kế hoạch test hệ thống </w:t>
      </w:r>
    </w:p>
    <w:p w:rsidR="00000000" w:rsidDel="00000000" w:rsidP="00000000" w:rsidRDefault="00000000" w:rsidRPr="00000000" w14:paraId="00000C28">
      <w:pPr>
        <w:pStyle w:val="Heading2"/>
        <w:keepNext w:val="0"/>
        <w:keepLines w:val="0"/>
        <w:spacing w:after="80" w:lineRule="auto"/>
        <w:rPr>
          <w:rFonts w:ascii="Montserrat" w:cs="Montserrat" w:eastAsia="Montserrat" w:hAnsi="Montserrat"/>
          <w:b w:val="1"/>
          <w:bCs w:val="1"/>
          <w:sz w:val="34"/>
          <w:szCs w:val="34"/>
        </w:rPr>
      </w:pPr>
      <w:bookmarkStart w:colFirst="0" w:colLast="0" w:name="_84ots7bxlocx" w:id="156"/>
      <w:bookmarkEnd w:id="156"/>
      <w:r w:rsidDel="00000000" w:rsidR="00000000" w:rsidRPr="00000000">
        <w:rPr>
          <w:rFonts w:ascii="Montserrat" w:cs="Montserrat" w:eastAsia="Montserrat" w:hAnsi="Montserrat"/>
          <w:b w:val="1"/>
          <w:bCs w:val="1"/>
          <w:sz w:val="34"/>
          <w:szCs w:val="34"/>
          <w:rtl w:val="0"/>
        </w:rPr>
        <w:t xml:space="preserve">Buổi làm việc số: 11</w:t>
      </w:r>
    </w:p>
    <w:p w:rsidR="00000000" w:rsidDel="00000000" w:rsidP="00000000" w:rsidRDefault="00000000" w:rsidRPr="00000000" w14:paraId="00000C2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Ngày/Giờ:</w:t>
      </w:r>
      <w:r w:rsidDel="00000000" w:rsidR="00000000" w:rsidRPr="00000000">
        <w:rPr>
          <w:rFonts w:ascii="Montserrat" w:cs="Montserrat" w:eastAsia="Montserrat" w:hAnsi="Montserrat"/>
          <w:rtl w:val="0"/>
        </w:rPr>
        <w:t xml:space="preserve"> 22/05/2026, 20:00 - 22:30</w:t>
        <w:br w:type="textWrapping"/>
        <w:t xml:space="preserve"> </w:t>
      </w:r>
      <w:r w:rsidDel="00000000" w:rsidR="00000000" w:rsidRPr="00000000">
        <w:rPr>
          <w:rFonts w:ascii="Montserrat" w:cs="Montserrat" w:eastAsia="Montserrat" w:hAnsi="Montserrat"/>
          <w:b w:val="1"/>
          <w:bCs w:val="1"/>
          <w:rtl w:val="0"/>
        </w:rPr>
        <w:t xml:space="preserve">Địa điểm:</w:t>
      </w:r>
      <w:r w:rsidDel="00000000" w:rsidR="00000000" w:rsidRPr="00000000">
        <w:rPr>
          <w:rFonts w:ascii="Montserrat" w:cs="Montserrat" w:eastAsia="Montserrat" w:hAnsi="Montserrat"/>
          <w:rtl w:val="0"/>
        </w:rPr>
        <w:t xml:space="preserve"> Họp online qua Microsoft Teams</w:t>
        <w:br w:type="textWrapping"/>
        <w:t xml:space="preserve"> </w:t>
      </w:r>
      <w:r w:rsidDel="00000000" w:rsidR="00000000" w:rsidRPr="00000000">
        <w:rPr>
          <w:rFonts w:ascii="Montserrat" w:cs="Montserrat" w:eastAsia="Montserrat" w:hAnsi="Montserrat"/>
          <w:b w:val="1"/>
          <w:bCs w:val="1"/>
          <w:rtl w:val="0"/>
        </w:rPr>
        <w:t xml:space="preserve">Thành viên tham gia:</w:t>
      </w:r>
    </w:p>
    <w:p w:rsidR="00000000" w:rsidDel="00000000" w:rsidP="00000000" w:rsidRDefault="00000000" w:rsidRPr="00000000" w14:paraId="00000C2A">
      <w:pPr>
        <w:numPr>
          <w:ilvl w:val="0"/>
          <w:numId w:val="5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p w:rsidR="00000000" w:rsidDel="00000000" w:rsidP="00000000" w:rsidRDefault="00000000" w:rsidRPr="00000000" w14:paraId="00000C2B">
      <w:pPr>
        <w:numPr>
          <w:ilvl w:val="0"/>
          <w:numId w:val="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p w:rsidR="00000000" w:rsidDel="00000000" w:rsidP="00000000" w:rsidRDefault="00000000" w:rsidRPr="00000000" w14:paraId="00000C2C">
      <w:pPr>
        <w:numPr>
          <w:ilvl w:val="0"/>
          <w:numId w:val="5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p w:rsidR="00000000" w:rsidDel="00000000" w:rsidP="00000000" w:rsidRDefault="00000000" w:rsidRPr="00000000" w14:paraId="00000C2D">
      <w:pPr>
        <w:pStyle w:val="Heading2"/>
        <w:keepNext w:val="0"/>
        <w:keepLines w:val="0"/>
        <w:spacing w:after="80" w:lineRule="auto"/>
        <w:rPr>
          <w:rFonts w:ascii="Montserrat" w:cs="Montserrat" w:eastAsia="Montserrat" w:hAnsi="Montserrat"/>
          <w:b w:val="1"/>
          <w:bCs w:val="1"/>
          <w:sz w:val="34"/>
          <w:szCs w:val="34"/>
        </w:rPr>
      </w:pPr>
      <w:bookmarkStart w:colFirst="0" w:colLast="0" w:name="_gyzim0b0ul" w:id="157"/>
      <w:bookmarkEnd w:id="157"/>
      <w:r w:rsidDel="00000000" w:rsidR="00000000" w:rsidRPr="00000000">
        <w:rPr>
          <w:rFonts w:ascii="Montserrat" w:cs="Montserrat" w:eastAsia="Montserrat" w:hAnsi="Montserrat"/>
          <w:b w:val="1"/>
          <w:bCs w:val="1"/>
          <w:sz w:val="34"/>
          <w:szCs w:val="34"/>
          <w:rtl w:val="0"/>
        </w:rPr>
        <w:t xml:space="preserve">MỤC TIÊU BUỔI LÀM VIỆC</w:t>
      </w:r>
    </w:p>
    <w:p w:rsidR="00000000" w:rsidDel="00000000" w:rsidP="00000000" w:rsidRDefault="00000000" w:rsidRPr="00000000" w14:paraId="00000C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 cụ thể:</w:t>
      </w:r>
    </w:p>
    <w:p w:rsidR="00000000" w:rsidDel="00000000" w:rsidP="00000000" w:rsidRDefault="00000000" w:rsidRPr="00000000" w14:paraId="00000C2F">
      <w:pPr>
        <w:numPr>
          <w:ilvl w:val="0"/>
          <w:numId w:val="2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Rà soát danh sách linh kiện cần dùng.</w:t>
      </w:r>
    </w:p>
    <w:p w:rsidR="00000000" w:rsidDel="00000000" w:rsidP="00000000" w:rsidRDefault="00000000" w:rsidRPr="00000000" w14:paraId="00000C30">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tình trạng linh kiện, dây nối, nguồn cấp và module ngoại vi.</w:t>
      </w:r>
    </w:p>
    <w:p w:rsidR="00000000" w:rsidDel="00000000" w:rsidP="00000000" w:rsidRDefault="00000000" w:rsidRPr="00000000" w14:paraId="00000C31">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Viết hoặc chuẩn bị chương trình kiểm thử riêng cho từng module trên PlatformIO.</w:t>
      </w:r>
    </w:p>
    <w:p w:rsidR="00000000" w:rsidDel="00000000" w:rsidP="00000000" w:rsidRDefault="00000000" w:rsidRPr="00000000" w14:paraId="00000C32">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bảng test case cho phần cứng, firmware và kết nối mạng.</w:t>
      </w:r>
    </w:p>
    <w:p w:rsidR="00000000" w:rsidDel="00000000" w:rsidP="00000000" w:rsidRDefault="00000000" w:rsidRPr="00000000" w14:paraId="00000C33">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biểu mẫu ghi dữ liệu thực nghiệm.</w:t>
      </w:r>
    </w:p>
    <w:p w:rsidR="00000000" w:rsidDel="00000000" w:rsidP="00000000" w:rsidRDefault="00000000" w:rsidRPr="00000000" w14:paraId="00000C34">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quy trình kiểm thử mất Wi-Fi và cache SPIFFS.</w:t>
      </w:r>
    </w:p>
    <w:p w:rsidR="00000000" w:rsidDel="00000000" w:rsidP="00000000" w:rsidRDefault="00000000" w:rsidRPr="00000000" w14:paraId="00000C35">
      <w:pPr>
        <w:numPr>
          <w:ilvl w:val="0"/>
          <w:numId w:val="2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tiêu chí đạt/không đạt cho từng khối chức năng.</w:t>
      </w:r>
    </w:p>
    <w:p w:rsidR="00000000" w:rsidDel="00000000" w:rsidP="00000000" w:rsidRDefault="00000000" w:rsidRPr="00000000" w14:paraId="00000C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C37">
      <w:pPr>
        <w:pStyle w:val="Heading2"/>
        <w:keepNext w:val="0"/>
        <w:keepLines w:val="0"/>
        <w:spacing w:after="80" w:lineRule="auto"/>
        <w:rPr>
          <w:rFonts w:ascii="Montserrat" w:cs="Montserrat" w:eastAsia="Montserrat" w:hAnsi="Montserrat"/>
          <w:b w:val="1"/>
          <w:bCs w:val="1"/>
          <w:sz w:val="34"/>
          <w:szCs w:val="34"/>
        </w:rPr>
      </w:pPr>
      <w:bookmarkStart w:colFirst="0" w:colLast="0" w:name="_mdsns92fj2o7" w:id="158"/>
      <w:bookmarkEnd w:id="158"/>
      <w:r w:rsidDel="00000000" w:rsidR="00000000" w:rsidRPr="00000000">
        <w:rPr>
          <w:rFonts w:ascii="Montserrat" w:cs="Montserrat" w:eastAsia="Montserrat" w:hAnsi="Montserrat"/>
          <w:b w:val="1"/>
          <w:bCs w:val="1"/>
          <w:sz w:val="34"/>
          <w:szCs w:val="34"/>
          <w:rtl w:val="0"/>
        </w:rPr>
        <w:t xml:space="preserve">KẾ HOẠCH THỰC HIỆN</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1.7364996524495"/>
        <w:gridCol w:w="5842.854245245394"/>
        <w:gridCol w:w="1610.9210661257794"/>
        <w:tblGridChange w:id="0">
          <w:tblGrid>
            <w:gridCol w:w="1571.7364996524495"/>
            <w:gridCol w:w="5842.854245245394"/>
            <w:gridCol w:w="1610.9210661257794"/>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3A">
            <w:pPr>
              <w:rPr/>
            </w:pPr>
            <w:r w:rsidDel="00000000" w:rsidR="00000000" w:rsidRPr="00000000">
              <w:rPr>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3B">
            <w:pPr>
              <w:rPr/>
            </w:pPr>
            <w:r w:rsidDel="00000000" w:rsidR="00000000" w:rsidRPr="00000000">
              <w:rPr>
                <w:rtl w:val="0"/>
              </w:rPr>
              <w:t xml:space="preserve">Nội dung công việc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3C">
            <w:pPr>
              <w:rPr/>
            </w:pPr>
            <w:r w:rsidDel="00000000" w:rsidR="00000000" w:rsidRPr="00000000">
              <w:rPr>
                <w:rtl w:val="0"/>
              </w:rPr>
              <w:t xml:space="preserve">Người phụ trách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3D">
            <w:pPr>
              <w:rPr/>
            </w:pPr>
            <w:r w:rsidDel="00000000" w:rsidR="00000000" w:rsidRPr="00000000">
              <w:rPr>
                <w:rtl w:val="0"/>
              </w:rPr>
              <w:t xml:space="preserve">20:00 - 20:20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3E">
            <w:pPr>
              <w:rPr/>
            </w:pPr>
            <w:r w:rsidDel="00000000" w:rsidR="00000000" w:rsidRPr="00000000">
              <w:rPr>
                <w:rtl w:val="0"/>
              </w:rPr>
              <w:t xml:space="preserve">Rà soát danh sách linh kiện và BOM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3F">
            <w:pPr>
              <w:rPr/>
            </w:pPr>
            <w:r w:rsidDel="00000000" w:rsidR="00000000" w:rsidRPr="00000000">
              <w:rPr>
                <w:rtl w:val="0"/>
              </w:rPr>
              <w:t xml:space="preserve">Trương Việt 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0">
            <w:pPr>
              <w:rPr/>
            </w:pPr>
            <w:r w:rsidDel="00000000" w:rsidR="00000000" w:rsidRPr="00000000">
              <w:rPr>
                <w:rtl w:val="0"/>
              </w:rPr>
              <w:t xml:space="preserve">20:20 - 20:50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1">
            <w:pPr>
              <w:rPr/>
            </w:pPr>
            <w:r w:rsidDel="00000000" w:rsidR="00000000" w:rsidRPr="00000000">
              <w:rPr>
                <w:rtl w:val="0"/>
              </w:rPr>
              <w:t xml:space="preserve">Kiểm tra cấu trúc project PlatformIO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2">
            <w:pPr>
              <w:rPr/>
            </w:pPr>
            <w:r w:rsidDel="00000000" w:rsidR="00000000" w:rsidRPr="00000000">
              <w:rPr>
                <w:rtl w:val="0"/>
              </w:rPr>
              <w:t xml:space="preserve">Đỗ Đức Huy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3">
            <w:pPr>
              <w:rPr/>
            </w:pPr>
            <w:r w:rsidDel="00000000" w:rsidR="00000000" w:rsidRPr="00000000">
              <w:rPr>
                <w:rtl w:val="0"/>
              </w:rPr>
              <w:t xml:space="preserve">20:50 - 21:25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4">
            <w:pPr>
              <w:rPr/>
            </w:pPr>
            <w:r w:rsidDel="00000000" w:rsidR="00000000" w:rsidRPr="00000000">
              <w:rPr>
                <w:rtl w:val="0"/>
              </w:rPr>
              <w:t xml:space="preserve">Chuẩn bị code test từng module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5">
            <w:pPr>
              <w:rPr/>
            </w:pPr>
            <w:r w:rsidDel="00000000" w:rsidR="00000000" w:rsidRPr="00000000">
              <w:rPr>
                <w:rtl w:val="0"/>
              </w:rPr>
              <w:t xml:space="preserve">Đỗ Đức Huy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6">
            <w:pPr>
              <w:rPr/>
            </w:pPr>
            <w:r w:rsidDel="00000000" w:rsidR="00000000" w:rsidRPr="00000000">
              <w:rPr>
                <w:rtl w:val="0"/>
              </w:rPr>
              <w:t xml:space="preserve">21:25 - 21:55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7">
            <w:pPr>
              <w:rPr/>
            </w:pPr>
            <w:r w:rsidDel="00000000" w:rsidR="00000000" w:rsidRPr="00000000">
              <w:rPr>
                <w:rtl w:val="0"/>
              </w:rPr>
              <w:t xml:space="preserve">Xây dựng bảng test case 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8">
            <w:pPr>
              <w:rPr/>
            </w:pPr>
            <w:r w:rsidDel="00000000" w:rsidR="00000000" w:rsidRPr="00000000">
              <w:rPr>
                <w:rtl w:val="0"/>
              </w:rPr>
              <w:t xml:space="preserve">Đặng Thái Sơn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9">
            <w:pPr>
              <w:rPr/>
            </w:pPr>
            <w:r w:rsidDel="00000000" w:rsidR="00000000" w:rsidRPr="00000000">
              <w:rPr>
                <w:rtl w:val="0"/>
              </w:rPr>
              <w:t xml:space="preserve">21:55 - 22:20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A">
            <w:pPr>
              <w:rPr/>
            </w:pPr>
            <w:r w:rsidDel="00000000" w:rsidR="00000000" w:rsidRPr="00000000">
              <w:rPr>
                <w:rtl w:val="0"/>
              </w:rPr>
              <w:t xml:space="preserve">Chuẩn bị form ghi dữ liệu thực nghiệm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B">
            <w:pPr>
              <w:rPr/>
            </w:pPr>
            <w:r w:rsidDel="00000000" w:rsidR="00000000" w:rsidRPr="00000000">
              <w:rPr>
                <w:rtl w:val="0"/>
              </w:rPr>
              <w:t xml:space="preserve">Cả nhóm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C">
            <w:pPr>
              <w:rPr/>
            </w:pPr>
            <w:r w:rsidDel="00000000" w:rsidR="00000000" w:rsidRPr="00000000">
              <w:rPr>
                <w:rtl w:val="0"/>
              </w:rPr>
              <w:t xml:space="preserve">22:20 - 22:45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D">
            <w:pPr>
              <w:rPr/>
            </w:pPr>
            <w:r w:rsidDel="00000000" w:rsidR="00000000" w:rsidRPr="00000000">
              <w:rPr>
                <w:rtl w:val="0"/>
              </w:rPr>
              <w:t xml:space="preserve">Tổng kết rủi ro trước khi tích hợp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4E">
            <w:pPr>
              <w:rPr/>
            </w:pPr>
            <w:r w:rsidDel="00000000" w:rsidR="00000000" w:rsidRPr="00000000">
              <w:rPr>
                <w:rtl w:val="0"/>
              </w:rPr>
              <w:t xml:space="preserve">Cả nhóm</w:t>
            </w:r>
          </w:p>
        </w:tc>
      </w:tr>
    </w:tbl>
    <w:p w:rsidR="00000000" w:rsidDel="00000000" w:rsidP="00000000" w:rsidRDefault="00000000" w:rsidRPr="00000000" w14:paraId="00000C4F">
      <w:pPr>
        <w:pStyle w:val="Heading2"/>
        <w:keepNext w:val="0"/>
        <w:keepLines w:val="0"/>
        <w:spacing w:after="80" w:lineRule="auto"/>
        <w:rPr>
          <w:rFonts w:ascii="Montserrat" w:cs="Montserrat" w:eastAsia="Montserrat" w:hAnsi="Montserrat"/>
          <w:b w:val="1"/>
          <w:bCs w:val="1"/>
          <w:sz w:val="34"/>
          <w:szCs w:val="34"/>
        </w:rPr>
      </w:pPr>
      <w:bookmarkStart w:colFirst="0" w:colLast="0" w:name="_elf3n1m09n9x" w:id="159"/>
      <w:bookmarkEnd w:id="159"/>
      <w:r w:rsidDel="00000000" w:rsidR="00000000" w:rsidRPr="00000000">
        <w:rPr>
          <w:rFonts w:ascii="Montserrat" w:cs="Montserrat" w:eastAsia="Montserrat" w:hAnsi="Montserrat"/>
          <w:b w:val="1"/>
          <w:bCs w:val="1"/>
          <w:sz w:val="34"/>
          <w:szCs w:val="34"/>
          <w:rtl w:val="0"/>
        </w:rPr>
        <w:t xml:space="preserve">HOẠT ĐỘNG THỰC TẾ</w:t>
      </w:r>
    </w:p>
    <w:p w:rsidR="00000000" w:rsidDel="00000000" w:rsidP="00000000" w:rsidRDefault="00000000" w:rsidRPr="00000000" w14:paraId="00000C5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dzfd6cd2laoh" w:id="160"/>
      <w:bookmarkEnd w:id="160"/>
      <w:r w:rsidDel="00000000" w:rsidR="00000000" w:rsidRPr="00000000">
        <w:rPr>
          <w:rFonts w:ascii="Montserrat" w:cs="Montserrat" w:eastAsia="Montserrat" w:hAnsi="Montserrat"/>
          <w:b w:val="1"/>
          <w:bCs w:val="1"/>
          <w:color w:val="000000"/>
          <w:sz w:val="26"/>
          <w:szCs w:val="26"/>
          <w:rtl w:val="0"/>
        </w:rPr>
        <w:t xml:space="preserve">1. Rà soát danh sách linh kiện</w:t>
      </w:r>
    </w:p>
    <w:p w:rsidR="00000000" w:rsidDel="00000000" w:rsidP="00000000" w:rsidRDefault="00000000" w:rsidRPr="00000000" w14:paraId="00000C51">
      <w:pPr>
        <w:pStyle w:val="Heading1"/>
        <w:keepNext w:val="0"/>
        <w:keepLines w:val="0"/>
        <w:spacing w:before="480" w:lineRule="auto"/>
        <w:rPr>
          <w:rFonts w:ascii="Montserrat" w:cs="Montserrat" w:eastAsia="Montserrat" w:hAnsi="Montserrat"/>
          <w:b w:val="1"/>
          <w:bCs w:val="1"/>
          <w:sz w:val="46"/>
          <w:szCs w:val="46"/>
        </w:rPr>
      </w:pPr>
      <w:bookmarkStart w:colFirst="0" w:colLast="0" w:name="_i5q00k5s1wv" w:id="161"/>
      <w:bookmarkEnd w:id="161"/>
      <w:r w:rsidDel="00000000" w:rsidR="00000000" w:rsidRPr="00000000">
        <w:rPr>
          <w:rFonts w:ascii="Montserrat" w:cs="Montserrat" w:eastAsia="Montserrat" w:hAnsi="Montserrat"/>
          <w:b w:val="1"/>
          <w:bCs w:val="1"/>
          <w:sz w:val="46"/>
          <w:szCs w:val="46"/>
          <w:rtl w:val="0"/>
        </w:rPr>
        <w:t xml:space="preserve">Danh sách linh kiện cần mua cho nhóm</w:t>
      </w:r>
    </w:p>
    <w:p w:rsidR="00000000" w:rsidDel="00000000" w:rsidP="00000000" w:rsidRDefault="00000000" w:rsidRPr="00000000" w14:paraId="00000C52">
      <w:pPr>
        <w:pStyle w:val="Heading2"/>
        <w:keepNext w:val="0"/>
        <w:keepLines w:val="0"/>
        <w:spacing w:after="80" w:lineRule="auto"/>
        <w:rPr>
          <w:rFonts w:ascii="Montserrat" w:cs="Montserrat" w:eastAsia="Montserrat" w:hAnsi="Montserrat"/>
          <w:b w:val="1"/>
          <w:bCs w:val="1"/>
          <w:sz w:val="34"/>
          <w:szCs w:val="34"/>
        </w:rPr>
      </w:pPr>
      <w:bookmarkStart w:colFirst="0" w:colLast="0" w:name="_ys2v2213h9zj" w:id="162"/>
      <w:bookmarkEnd w:id="162"/>
      <w:r w:rsidDel="00000000" w:rsidR="00000000" w:rsidRPr="00000000">
        <w:rPr>
          <w:rFonts w:ascii="Montserrat" w:cs="Montserrat" w:eastAsia="Montserrat" w:hAnsi="Montserrat"/>
          <w:b w:val="1"/>
          <w:bCs w:val="1"/>
          <w:sz w:val="34"/>
          <w:szCs w:val="34"/>
          <w:rtl w:val="0"/>
        </w:rPr>
        <w:t xml:space="preserve">A. Linh kiện bắt buộc</w:t>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6786636158589"/>
        <w:gridCol w:w="2958.725174865035"/>
        <w:gridCol w:w="984.6861386380479"/>
        <w:gridCol w:w="1992.706072030552"/>
        <w:gridCol w:w="2482.7157618741303"/>
        <w:tblGridChange w:id="0">
          <w:tblGrid>
            <w:gridCol w:w="606.6786636158589"/>
            <w:gridCol w:w="2958.725174865035"/>
            <w:gridCol w:w="984.6861386380479"/>
            <w:gridCol w:w="1992.706072030552"/>
            <w:gridCol w:w="2482.7157618741303"/>
          </w:tblGrid>
        </w:tblGridChange>
      </w:tblGrid>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3">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4">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Linh kiện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5">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Số lượng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Tình trạng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7">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Ghi chú</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8">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9">
            <w:pPr>
              <w:rPr>
                <w:rFonts w:ascii="Montserrat" w:cs="Montserrat" w:eastAsia="Montserrat" w:hAnsi="Montserrat"/>
              </w:rPr>
            </w:pPr>
            <w:r w:rsidDel="00000000" w:rsidR="00000000" w:rsidRPr="00000000">
              <w:rPr>
                <w:rFonts w:ascii="Montserrat" w:cs="Montserrat" w:eastAsia="Montserrat" w:hAnsi="Montserrat"/>
                <w:rtl w:val="0"/>
              </w:rPr>
              <w:t xml:space="preserve">ESP32 DevKit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A">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B">
            <w:pPr>
              <w:rPr>
                <w:rFonts w:ascii="Montserrat" w:cs="Montserrat" w:eastAsia="Montserrat" w:hAnsi="Montserrat"/>
              </w:rPr>
            </w:pPr>
            <w:r w:rsidDel="00000000" w:rsidR="00000000" w:rsidRPr="00000000">
              <w:rPr>
                <w:rFonts w:ascii="Montserrat" w:cs="Montserrat" w:eastAsia="Montserrat" w:hAnsi="Montserrat"/>
                <w:rtl w:val="0"/>
              </w:rPr>
              <w:t xml:space="preserve">Cần kiểm tra nạp code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C">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 trung tâm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D">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E">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5F">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0">
            <w:pPr>
              <w:rPr>
                <w:rFonts w:ascii="Montserrat" w:cs="Montserrat" w:eastAsia="Montserrat" w:hAnsi="Montserrat"/>
              </w:rPr>
            </w:pPr>
            <w:r w:rsidDel="00000000" w:rsidR="00000000" w:rsidRPr="00000000">
              <w:rPr>
                <w:rFonts w:ascii="Montserrat" w:cs="Montserrat" w:eastAsia="Montserrat" w:hAnsi="Montserrat"/>
                <w:rtl w:val="0"/>
              </w:rPr>
              <w:t xml:space="preserve">Cần test riêng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1">
            <w:pPr>
              <w:rPr>
                <w:rFonts w:ascii="Montserrat" w:cs="Montserrat" w:eastAsia="Montserrat" w:hAnsi="Montserrat"/>
              </w:rPr>
            </w:pPr>
            <w:r w:rsidDel="00000000" w:rsidR="00000000" w:rsidRPr="00000000">
              <w:rPr>
                <w:rFonts w:ascii="Montserrat" w:cs="Montserrat" w:eastAsia="Montserrat" w:hAnsi="Montserrat"/>
                <w:rtl w:val="0"/>
              </w:rPr>
              <w:t xml:space="preserve">Đọc nhiệt độ, độ ẩm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2">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3">
            <w:pPr>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4">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5">
            <w:pPr>
              <w:rPr>
                <w:rFonts w:ascii="Montserrat" w:cs="Montserrat" w:eastAsia="Montserrat" w:hAnsi="Montserrat"/>
              </w:rPr>
            </w:pPr>
            <w:r w:rsidDel="00000000" w:rsidR="00000000" w:rsidRPr="00000000">
              <w:rPr>
                <w:rFonts w:ascii="Montserrat" w:cs="Montserrat" w:eastAsia="Montserrat" w:hAnsi="Montserrat"/>
                <w:rtl w:val="0"/>
              </w:rPr>
              <w:t xml:space="preserve">Cần đo điện áp 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6">
            <w:pPr>
              <w:rPr>
                <w:rFonts w:ascii="Montserrat" w:cs="Montserrat" w:eastAsia="Montserrat" w:hAnsi="Montserrat"/>
              </w:rPr>
            </w:pPr>
            <w:r w:rsidDel="00000000" w:rsidR="00000000" w:rsidRPr="00000000">
              <w:rPr>
                <w:rFonts w:ascii="Montserrat" w:cs="Montserrat" w:eastAsia="Montserrat" w:hAnsi="Montserrat"/>
                <w:rtl w:val="0"/>
              </w:rPr>
              <w:t xml:space="preserve">Có heater, cần thời gian ổn định</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7">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8">
            <w:pPr>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9">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A">
            <w:pPr>
              <w:rPr>
                <w:rFonts w:ascii="Montserrat" w:cs="Montserrat" w:eastAsia="Montserrat" w:hAnsi="Montserrat"/>
              </w:rPr>
            </w:pPr>
            <w:r w:rsidDel="00000000" w:rsidR="00000000" w:rsidRPr="00000000">
              <w:rPr>
                <w:rFonts w:ascii="Montserrat" w:cs="Montserrat" w:eastAsia="Montserrat" w:hAnsi="Montserrat"/>
                <w:rtl w:val="0"/>
              </w:rPr>
              <w:t xml:space="preserve">Cần test timing 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B">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 quang học</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C">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D">
            <w:pPr>
              <w:rPr>
                <w:rFonts w:ascii="Montserrat" w:cs="Montserrat" w:eastAsia="Montserrat" w:hAnsi="Montserrat"/>
              </w:rPr>
            </w:pPr>
            <w:r w:rsidDel="00000000" w:rsidR="00000000" w:rsidRPr="00000000">
              <w:rPr>
                <w:rFonts w:ascii="Montserrat" w:cs="Montserrat" w:eastAsia="Montserrat" w:hAnsi="Montserrat"/>
                <w:rtl w:val="0"/>
              </w:rPr>
              <w:t xml:space="preserve">OLED SSD1306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E">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6F">
            <w:pPr>
              <w:rPr>
                <w:rFonts w:ascii="Montserrat" w:cs="Montserrat" w:eastAsia="Montserrat" w:hAnsi="Montserrat"/>
              </w:rPr>
            </w:pPr>
            <w:r w:rsidDel="00000000" w:rsidR="00000000" w:rsidRPr="00000000">
              <w:rPr>
                <w:rFonts w:ascii="Montserrat" w:cs="Montserrat" w:eastAsia="Montserrat" w:hAnsi="Montserrat"/>
                <w:rtl w:val="0"/>
              </w:rPr>
              <w:t xml:space="preserve">Cần chạy I2C scanner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0">
            <w:pPr>
              <w:rPr>
                <w:rFonts w:ascii="Montserrat" w:cs="Montserrat" w:eastAsia="Montserrat" w:hAnsi="Montserrat"/>
              </w:rPr>
            </w:pPr>
            <w:r w:rsidDel="00000000" w:rsidR="00000000" w:rsidRPr="00000000">
              <w:rPr>
                <w:rFonts w:ascii="Montserrat" w:cs="Montserrat" w:eastAsia="Montserrat" w:hAnsi="Montserrat"/>
                <w:rtl w:val="0"/>
              </w:rPr>
              <w:t xml:space="preserve">Hiển thị cục bộ</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1">
            <w:pP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2">
            <w:pPr>
              <w:rPr>
                <w:rFonts w:ascii="Montserrat" w:cs="Montserrat" w:eastAsia="Montserrat" w:hAnsi="Montserrat"/>
              </w:rPr>
            </w:pPr>
            <w:r w:rsidDel="00000000" w:rsidR="00000000" w:rsidRPr="00000000">
              <w:rPr>
                <w:rFonts w:ascii="Montserrat" w:cs="Montserrat" w:eastAsia="Montserrat" w:hAnsi="Montserrat"/>
                <w:rtl w:val="0"/>
              </w:rPr>
              <w:t xml:space="preserve">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3">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4">
            <w:pPr>
              <w:rPr>
                <w:rFonts w:ascii="Montserrat" w:cs="Montserrat" w:eastAsia="Montserrat" w:hAnsi="Montserrat"/>
              </w:rPr>
            </w:pPr>
            <w:r w:rsidDel="00000000" w:rsidR="00000000" w:rsidRPr="00000000">
              <w:rPr>
                <w:rFonts w:ascii="Montserrat" w:cs="Montserrat" w:eastAsia="Montserrat" w:hAnsi="Montserrat"/>
                <w:rtl w:val="0"/>
              </w:rPr>
              <w:t xml:space="preserve">Cần test GPIO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5">
            <w:pPr>
              <w:rPr>
                <w:rFonts w:ascii="Montserrat" w:cs="Montserrat" w:eastAsia="Montserrat" w:hAnsi="Montserrat"/>
              </w:rPr>
            </w:pPr>
            <w:r w:rsidDel="00000000" w:rsidR="00000000" w:rsidRPr="00000000">
              <w:rPr>
                <w:rFonts w:ascii="Montserrat" w:cs="Montserrat" w:eastAsia="Montserrat" w:hAnsi="Montserrat"/>
                <w:rtl w:val="0"/>
              </w:rPr>
              <w:t xml:space="preserve">Cảnh báo âm thanh</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6">
            <w:pPr>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7">
            <w:pPr>
              <w:rPr>
                <w:rFonts w:ascii="Montserrat" w:cs="Montserrat" w:eastAsia="Montserrat" w:hAnsi="Montserrat"/>
              </w:rPr>
            </w:pPr>
            <w:r w:rsidDel="00000000" w:rsidR="00000000" w:rsidRPr="00000000">
              <w:rPr>
                <w:rFonts w:ascii="Montserrat" w:cs="Montserrat" w:eastAsia="Montserrat" w:hAnsi="Montserrat"/>
                <w:rtl w:val="0"/>
              </w:rPr>
              <w:t xml:space="preserve">LED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8">
            <w:pPr>
              <w:rPr>
                <w:rFonts w:ascii="Montserrat" w:cs="Montserrat" w:eastAsia="Montserrat" w:hAnsi="Montserrat"/>
              </w:rPr>
            </w:pPr>
            <w:r w:rsidDel="00000000" w:rsidR="00000000" w:rsidRPr="00000000">
              <w:rPr>
                <w:rFonts w:ascii="Montserrat" w:cs="Montserrat" w:eastAsia="Montserrat" w:hAnsi="Montserrat"/>
                <w:rtl w:val="0"/>
              </w:rPr>
              <w:t xml:space="preserve">3-Jan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9">
            <w:pPr>
              <w:rPr>
                <w:rFonts w:ascii="Montserrat" w:cs="Montserrat" w:eastAsia="Montserrat" w:hAnsi="Montserrat"/>
              </w:rPr>
            </w:pPr>
            <w:r w:rsidDel="00000000" w:rsidR="00000000" w:rsidRPr="00000000">
              <w:rPr>
                <w:rFonts w:ascii="Montserrat" w:cs="Montserrat" w:eastAsia="Montserrat" w:hAnsi="Montserrat"/>
                <w:rtl w:val="0"/>
              </w:rPr>
              <w:t xml:space="preserve">Cần test GPIO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A">
            <w:pPr>
              <w:rPr>
                <w:rFonts w:ascii="Montserrat" w:cs="Montserrat" w:eastAsia="Montserrat" w:hAnsi="Montserrat"/>
              </w:rPr>
            </w:pPr>
            <w:r w:rsidDel="00000000" w:rsidR="00000000" w:rsidRPr="00000000">
              <w:rPr>
                <w:rFonts w:ascii="Montserrat" w:cs="Montserrat" w:eastAsia="Montserrat" w:hAnsi="Montserrat"/>
                <w:rtl w:val="0"/>
              </w:rPr>
              <w:t xml:space="preserve">Cảnh báo trực quan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B">
            <w:pPr>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C">
            <w:pPr>
              <w:rPr>
                <w:rFonts w:ascii="Montserrat" w:cs="Montserrat" w:eastAsia="Montserrat" w:hAnsi="Montserrat"/>
              </w:rPr>
            </w:pPr>
            <w:r w:rsidDel="00000000" w:rsidR="00000000" w:rsidRPr="00000000">
              <w:rPr>
                <w:rFonts w:ascii="Montserrat" w:cs="Montserrat" w:eastAsia="Montserrat" w:hAnsi="Montserrat"/>
                <w:rtl w:val="0"/>
              </w:rPr>
              <w:t xml:space="preserve">Quạt/relay/MOSFET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D">
            <w:pPr>
              <w:rPr>
                <w:rFonts w:ascii="Montserrat" w:cs="Montserrat" w:eastAsia="Montserrat" w:hAnsi="Montserrat"/>
              </w:rPr>
            </w:pPr>
            <w:r w:rsidDel="00000000" w:rsidR="00000000" w:rsidRPr="00000000">
              <w:rPr>
                <w:rFonts w:ascii="Montserrat" w:cs="Montserrat" w:eastAsia="Montserrat" w:hAnsi="Montserrat"/>
                <w:rtl w:val="0"/>
              </w:rPr>
              <w:t xml:space="preserve">1 bộ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E">
            <w:pPr>
              <w:rPr>
                <w:rFonts w:ascii="Montserrat" w:cs="Montserrat" w:eastAsia="Montserrat" w:hAnsi="Montserrat"/>
              </w:rPr>
            </w:pPr>
            <w:r w:rsidDel="00000000" w:rsidR="00000000" w:rsidRPr="00000000">
              <w:rPr>
                <w:rFonts w:ascii="Montserrat" w:cs="Montserrat" w:eastAsia="Montserrat" w:hAnsi="Montserrat"/>
                <w:rtl w:val="0"/>
              </w:rPr>
              <w:t xml:space="preserve">Cần test tải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F">
            <w:pPr>
              <w:rPr>
                <w:rFonts w:ascii="Montserrat" w:cs="Montserrat" w:eastAsia="Montserrat" w:hAnsi="Montserrat"/>
              </w:rPr>
            </w:pPr>
            <w:r w:rsidDel="00000000" w:rsidR="00000000" w:rsidRPr="00000000">
              <w:rPr>
                <w:rFonts w:ascii="Montserrat" w:cs="Montserrat" w:eastAsia="Montserrat" w:hAnsi="Montserrat"/>
                <w:rtl w:val="0"/>
              </w:rPr>
              <w:t xml:space="preserve">Không cấp trực tiếp từ GPIO</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0">
            <w:pPr>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1">
            <w:pPr>
              <w:rPr>
                <w:rFonts w:ascii="Montserrat" w:cs="Montserrat" w:eastAsia="Montserrat" w:hAnsi="Montserrat"/>
              </w:rPr>
            </w:pPr>
            <w:r w:rsidDel="00000000" w:rsidR="00000000" w:rsidRPr="00000000">
              <w:rPr>
                <w:rFonts w:ascii="Montserrat" w:cs="Montserrat" w:eastAsia="Montserrat" w:hAnsi="Montserrat"/>
                <w:rtl w:val="0"/>
              </w:rPr>
              <w:t xml:space="preserve">Adapter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2">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3">
            <w:pPr>
              <w:rPr>
                <w:rFonts w:ascii="Montserrat" w:cs="Montserrat" w:eastAsia="Montserrat" w:hAnsi="Montserrat"/>
              </w:rPr>
            </w:pPr>
            <w:r w:rsidDel="00000000" w:rsidR="00000000" w:rsidRPr="00000000">
              <w:rPr>
                <w:rFonts w:ascii="Montserrat" w:cs="Montserrat" w:eastAsia="Montserrat" w:hAnsi="Montserrat"/>
                <w:rtl w:val="0"/>
              </w:rPr>
              <w:t xml:space="preserve">Cần đo điện 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4">
            <w:pPr>
              <w:rPr>
                <w:rFonts w:ascii="Montserrat" w:cs="Montserrat" w:eastAsia="Montserrat" w:hAnsi="Montserrat"/>
              </w:rPr>
            </w:pPr>
            <w:r w:rsidDel="00000000" w:rsidR="00000000" w:rsidRPr="00000000">
              <w:rPr>
                <w:rFonts w:ascii="Montserrat" w:cs="Montserrat" w:eastAsia="Montserrat" w:hAnsi="Montserrat"/>
                <w:rtl w:val="0"/>
              </w:rPr>
              <w:t xml:space="preserve">Nguồn chính</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5">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6">
            <w:pPr>
              <w:rPr>
                <w:rFonts w:ascii="Montserrat" w:cs="Montserrat" w:eastAsia="Montserrat" w:hAnsi="Montserrat"/>
              </w:rPr>
            </w:pPr>
            <w:r w:rsidDel="00000000" w:rsidR="00000000" w:rsidRPr="00000000">
              <w:rPr>
                <w:rFonts w:ascii="Montserrat" w:cs="Montserrat" w:eastAsia="Montserrat" w:hAnsi="Montserrat"/>
                <w:rtl w:val="0"/>
              </w:rPr>
              <w:t xml:space="preserve">Điện trở, tụ lọc, dây nối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7">
            <w:pPr>
              <w:rPr>
                <w:rFonts w:ascii="Montserrat" w:cs="Montserrat" w:eastAsia="Montserrat" w:hAnsi="Montserrat"/>
              </w:rPr>
            </w:pPr>
            <w:r w:rsidDel="00000000" w:rsidR="00000000" w:rsidRPr="00000000">
              <w:rPr>
                <w:rFonts w:ascii="Montserrat" w:cs="Montserrat" w:eastAsia="Montserrat" w:hAnsi="Montserrat"/>
                <w:rtl w:val="0"/>
              </w:rPr>
              <w:t xml:space="preserve">Theo nhu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8">
            <w:pPr>
              <w:rPr>
                <w:rFonts w:ascii="Montserrat" w:cs="Montserrat" w:eastAsia="Montserrat" w:hAnsi="Montserrat"/>
              </w:rPr>
            </w:pPr>
            <w:r w:rsidDel="00000000" w:rsidR="00000000" w:rsidRPr="00000000">
              <w:rPr>
                <w:rFonts w:ascii="Montserrat" w:cs="Montserrat" w:eastAsia="Montserrat" w:hAnsi="Montserrat"/>
                <w:rtl w:val="0"/>
              </w:rPr>
              <w:t xml:space="preserve">Cần kiểm tra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9">
            <w:pPr>
              <w:rPr>
                <w:rFonts w:ascii="Montserrat" w:cs="Montserrat" w:eastAsia="Montserrat" w:hAnsi="Montserrat"/>
              </w:rPr>
            </w:pPr>
            <w:r w:rsidDel="00000000" w:rsidR="00000000" w:rsidRPr="00000000">
              <w:rPr>
                <w:rFonts w:ascii="Montserrat" w:cs="Montserrat" w:eastAsia="Montserrat" w:hAnsi="Montserrat"/>
                <w:rtl w:val="0"/>
              </w:rPr>
              <w:t xml:space="preserve">Phụ trợ mạch</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A">
            <w:pPr>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B">
            <w:pPr>
              <w:rPr>
                <w:rFonts w:ascii="Montserrat" w:cs="Montserrat" w:eastAsia="Montserrat" w:hAnsi="Montserrat"/>
              </w:rPr>
            </w:pPr>
            <w:r w:rsidDel="00000000" w:rsidR="00000000" w:rsidRPr="00000000">
              <w:rPr>
                <w:rFonts w:ascii="Montserrat" w:cs="Montserrat" w:eastAsia="Montserrat" w:hAnsi="Montserrat"/>
                <w:rtl w:val="0"/>
              </w:rPr>
              <w:t xml:space="preserve">Linh kiện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C">
            <w:pPr>
              <w:rPr>
                <w:rFonts w:ascii="Montserrat" w:cs="Montserrat" w:eastAsia="Montserrat" w:hAnsi="Montserrat"/>
              </w:rPr>
            </w:pPr>
            <w:r w:rsidDel="00000000" w:rsidR="00000000" w:rsidRPr="00000000">
              <w:rPr>
                <w:rFonts w:ascii="Montserrat" w:cs="Montserrat" w:eastAsia="Montserrat" w:hAnsi="Montserrat"/>
                <w:rtl w:val="0"/>
              </w:rPr>
              <w:t xml:space="preserve">Số lượng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D">
            <w:pPr>
              <w:rPr>
                <w:rFonts w:ascii="Montserrat" w:cs="Montserrat" w:eastAsia="Montserrat" w:hAnsi="Montserrat"/>
              </w:rPr>
            </w:pPr>
            <w:r w:rsidDel="00000000" w:rsidR="00000000" w:rsidRPr="00000000">
              <w:rPr>
                <w:rFonts w:ascii="Montserrat" w:cs="Montserrat" w:eastAsia="Montserrat" w:hAnsi="Montserrat"/>
                <w:rtl w:val="0"/>
              </w:rPr>
              <w:t xml:space="preserve">Tình trạng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E">
            <w:pPr>
              <w:rPr>
                <w:rFonts w:ascii="Montserrat" w:cs="Montserrat" w:eastAsia="Montserrat" w:hAnsi="Montserrat"/>
              </w:rPr>
            </w:pPr>
            <w:r w:rsidDel="00000000" w:rsidR="00000000" w:rsidRPr="00000000">
              <w:rPr>
                <w:rFonts w:ascii="Montserrat" w:cs="Montserrat" w:eastAsia="Montserrat" w:hAnsi="Montserrat"/>
                <w:rtl w:val="0"/>
              </w:rPr>
              <w:t xml:space="preserve">Ghi chú</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F">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0">
            <w:pPr>
              <w:rPr>
                <w:rFonts w:ascii="Montserrat" w:cs="Montserrat" w:eastAsia="Montserrat" w:hAnsi="Montserrat"/>
              </w:rPr>
            </w:pPr>
            <w:r w:rsidDel="00000000" w:rsidR="00000000" w:rsidRPr="00000000">
              <w:rPr>
                <w:rFonts w:ascii="Montserrat" w:cs="Montserrat" w:eastAsia="Montserrat" w:hAnsi="Montserrat"/>
                <w:rtl w:val="0"/>
              </w:rPr>
              <w:t xml:space="preserve">ESP32 DevKit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1">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2">
            <w:pPr>
              <w:rPr>
                <w:rFonts w:ascii="Montserrat" w:cs="Montserrat" w:eastAsia="Montserrat" w:hAnsi="Montserrat"/>
              </w:rPr>
            </w:pPr>
            <w:r w:rsidDel="00000000" w:rsidR="00000000" w:rsidRPr="00000000">
              <w:rPr>
                <w:rFonts w:ascii="Montserrat" w:cs="Montserrat" w:eastAsia="Montserrat" w:hAnsi="Montserrat"/>
                <w:rtl w:val="0"/>
              </w:rPr>
              <w:t xml:space="preserve">Cần kiểm tra nạp code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3">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 trung tâm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4">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5">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6">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7">
            <w:pPr>
              <w:rPr>
                <w:rFonts w:ascii="Montserrat" w:cs="Montserrat" w:eastAsia="Montserrat" w:hAnsi="Montserrat"/>
              </w:rPr>
            </w:pPr>
            <w:r w:rsidDel="00000000" w:rsidR="00000000" w:rsidRPr="00000000">
              <w:rPr>
                <w:rFonts w:ascii="Montserrat" w:cs="Montserrat" w:eastAsia="Montserrat" w:hAnsi="Montserrat"/>
                <w:rtl w:val="0"/>
              </w:rPr>
              <w:t xml:space="preserve">Cần test riêng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8">
            <w:pPr>
              <w:rPr>
                <w:rFonts w:ascii="Montserrat" w:cs="Montserrat" w:eastAsia="Montserrat" w:hAnsi="Montserrat"/>
              </w:rPr>
            </w:pPr>
            <w:r w:rsidDel="00000000" w:rsidR="00000000" w:rsidRPr="00000000">
              <w:rPr>
                <w:rFonts w:ascii="Montserrat" w:cs="Montserrat" w:eastAsia="Montserrat" w:hAnsi="Montserrat"/>
                <w:rtl w:val="0"/>
              </w:rPr>
              <w:t xml:space="preserve">Đọc nhiệt độ, độ ẩm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9">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A">
            <w:pPr>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B">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C">
            <w:pPr>
              <w:rPr>
                <w:rFonts w:ascii="Montserrat" w:cs="Montserrat" w:eastAsia="Montserrat" w:hAnsi="Montserrat"/>
              </w:rPr>
            </w:pPr>
            <w:r w:rsidDel="00000000" w:rsidR="00000000" w:rsidRPr="00000000">
              <w:rPr>
                <w:rFonts w:ascii="Montserrat" w:cs="Montserrat" w:eastAsia="Montserrat" w:hAnsi="Montserrat"/>
                <w:rtl w:val="0"/>
              </w:rPr>
              <w:t xml:space="preserve">Cần đo điện áp 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D">
            <w:pPr>
              <w:rPr>
                <w:rFonts w:ascii="Montserrat" w:cs="Montserrat" w:eastAsia="Montserrat" w:hAnsi="Montserrat"/>
              </w:rPr>
            </w:pPr>
            <w:r w:rsidDel="00000000" w:rsidR="00000000" w:rsidRPr="00000000">
              <w:rPr>
                <w:rFonts w:ascii="Montserrat" w:cs="Montserrat" w:eastAsia="Montserrat" w:hAnsi="Montserrat"/>
                <w:rtl w:val="0"/>
              </w:rPr>
              <w:t xml:space="preserve">Có heater, cần thời gian ổn định</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E">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F">
            <w:pPr>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0">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1">
            <w:pPr>
              <w:rPr>
                <w:rFonts w:ascii="Montserrat" w:cs="Montserrat" w:eastAsia="Montserrat" w:hAnsi="Montserrat"/>
              </w:rPr>
            </w:pPr>
            <w:r w:rsidDel="00000000" w:rsidR="00000000" w:rsidRPr="00000000">
              <w:rPr>
                <w:rFonts w:ascii="Montserrat" w:cs="Montserrat" w:eastAsia="Montserrat" w:hAnsi="Montserrat"/>
                <w:rtl w:val="0"/>
              </w:rPr>
              <w:t xml:space="preserve">Cần test timing 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2">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 quang học</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3">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4">
            <w:pPr>
              <w:rPr>
                <w:rFonts w:ascii="Montserrat" w:cs="Montserrat" w:eastAsia="Montserrat" w:hAnsi="Montserrat"/>
              </w:rPr>
            </w:pPr>
            <w:r w:rsidDel="00000000" w:rsidR="00000000" w:rsidRPr="00000000">
              <w:rPr>
                <w:rFonts w:ascii="Montserrat" w:cs="Montserrat" w:eastAsia="Montserrat" w:hAnsi="Montserrat"/>
                <w:rtl w:val="0"/>
              </w:rPr>
              <w:t xml:space="preserve">OLED SSD1306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5">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6">
            <w:pPr>
              <w:rPr>
                <w:rFonts w:ascii="Montserrat" w:cs="Montserrat" w:eastAsia="Montserrat" w:hAnsi="Montserrat"/>
              </w:rPr>
            </w:pPr>
            <w:r w:rsidDel="00000000" w:rsidR="00000000" w:rsidRPr="00000000">
              <w:rPr>
                <w:rFonts w:ascii="Montserrat" w:cs="Montserrat" w:eastAsia="Montserrat" w:hAnsi="Montserrat"/>
                <w:rtl w:val="0"/>
              </w:rPr>
              <w:t xml:space="preserve">Cần chạy I2C scanner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7">
            <w:pPr>
              <w:rPr>
                <w:rFonts w:ascii="Montserrat" w:cs="Montserrat" w:eastAsia="Montserrat" w:hAnsi="Montserrat"/>
              </w:rPr>
            </w:pPr>
            <w:r w:rsidDel="00000000" w:rsidR="00000000" w:rsidRPr="00000000">
              <w:rPr>
                <w:rFonts w:ascii="Montserrat" w:cs="Montserrat" w:eastAsia="Montserrat" w:hAnsi="Montserrat"/>
                <w:rtl w:val="0"/>
              </w:rPr>
              <w:t xml:space="preserve">Hiển thị cục bộ</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8">
            <w:pP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9">
            <w:pPr>
              <w:rPr>
                <w:rFonts w:ascii="Montserrat" w:cs="Montserrat" w:eastAsia="Montserrat" w:hAnsi="Montserrat"/>
              </w:rPr>
            </w:pPr>
            <w:r w:rsidDel="00000000" w:rsidR="00000000" w:rsidRPr="00000000">
              <w:rPr>
                <w:rFonts w:ascii="Montserrat" w:cs="Montserrat" w:eastAsia="Montserrat" w:hAnsi="Montserrat"/>
                <w:rtl w:val="0"/>
              </w:rPr>
              <w:t xml:space="preserve">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A">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B">
            <w:pPr>
              <w:rPr>
                <w:rFonts w:ascii="Montserrat" w:cs="Montserrat" w:eastAsia="Montserrat" w:hAnsi="Montserrat"/>
              </w:rPr>
            </w:pPr>
            <w:r w:rsidDel="00000000" w:rsidR="00000000" w:rsidRPr="00000000">
              <w:rPr>
                <w:rFonts w:ascii="Montserrat" w:cs="Montserrat" w:eastAsia="Montserrat" w:hAnsi="Montserrat"/>
                <w:rtl w:val="0"/>
              </w:rPr>
              <w:t xml:space="preserve">Cần test GPIO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C">
            <w:pPr>
              <w:rPr>
                <w:rFonts w:ascii="Montserrat" w:cs="Montserrat" w:eastAsia="Montserrat" w:hAnsi="Montserrat"/>
              </w:rPr>
            </w:pPr>
            <w:r w:rsidDel="00000000" w:rsidR="00000000" w:rsidRPr="00000000">
              <w:rPr>
                <w:rFonts w:ascii="Montserrat" w:cs="Montserrat" w:eastAsia="Montserrat" w:hAnsi="Montserrat"/>
                <w:rtl w:val="0"/>
              </w:rPr>
              <w:t xml:space="preserve">Cảnh báo âm thanh</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D">
            <w:pPr>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E">
            <w:pPr>
              <w:rPr>
                <w:rFonts w:ascii="Montserrat" w:cs="Montserrat" w:eastAsia="Montserrat" w:hAnsi="Montserrat"/>
              </w:rPr>
            </w:pPr>
            <w:r w:rsidDel="00000000" w:rsidR="00000000" w:rsidRPr="00000000">
              <w:rPr>
                <w:rFonts w:ascii="Montserrat" w:cs="Montserrat" w:eastAsia="Montserrat" w:hAnsi="Montserrat"/>
                <w:rtl w:val="0"/>
              </w:rPr>
              <w:t xml:space="preserve">LED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F">
            <w:pPr>
              <w:rPr>
                <w:rFonts w:ascii="Montserrat" w:cs="Montserrat" w:eastAsia="Montserrat" w:hAnsi="Montserrat"/>
              </w:rPr>
            </w:pPr>
            <w:r w:rsidDel="00000000" w:rsidR="00000000" w:rsidRPr="00000000">
              <w:rPr>
                <w:rFonts w:ascii="Montserrat" w:cs="Montserrat" w:eastAsia="Montserrat" w:hAnsi="Montserrat"/>
                <w:rtl w:val="0"/>
              </w:rPr>
              <w:t xml:space="preserve">3-Jan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0">
            <w:pPr>
              <w:rPr>
                <w:rFonts w:ascii="Montserrat" w:cs="Montserrat" w:eastAsia="Montserrat" w:hAnsi="Montserrat"/>
              </w:rPr>
            </w:pPr>
            <w:r w:rsidDel="00000000" w:rsidR="00000000" w:rsidRPr="00000000">
              <w:rPr>
                <w:rFonts w:ascii="Montserrat" w:cs="Montserrat" w:eastAsia="Montserrat" w:hAnsi="Montserrat"/>
                <w:rtl w:val="0"/>
              </w:rPr>
              <w:t xml:space="preserve">Cần test GPIO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1">
            <w:pPr>
              <w:rPr>
                <w:rFonts w:ascii="Montserrat" w:cs="Montserrat" w:eastAsia="Montserrat" w:hAnsi="Montserrat"/>
              </w:rPr>
            </w:pPr>
            <w:r w:rsidDel="00000000" w:rsidR="00000000" w:rsidRPr="00000000">
              <w:rPr>
                <w:rFonts w:ascii="Montserrat" w:cs="Montserrat" w:eastAsia="Montserrat" w:hAnsi="Montserrat"/>
                <w:rtl w:val="0"/>
              </w:rPr>
              <w:t xml:space="preserve">Cảnh báo trực quan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2">
            <w:pPr>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3">
            <w:pPr>
              <w:rPr>
                <w:rFonts w:ascii="Montserrat" w:cs="Montserrat" w:eastAsia="Montserrat" w:hAnsi="Montserrat"/>
              </w:rPr>
            </w:pPr>
            <w:r w:rsidDel="00000000" w:rsidR="00000000" w:rsidRPr="00000000">
              <w:rPr>
                <w:rFonts w:ascii="Montserrat" w:cs="Montserrat" w:eastAsia="Montserrat" w:hAnsi="Montserrat"/>
                <w:rtl w:val="0"/>
              </w:rPr>
              <w:t xml:space="preserve">Quạt/relay/MOSFET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4">
            <w:pPr>
              <w:rPr>
                <w:rFonts w:ascii="Montserrat" w:cs="Montserrat" w:eastAsia="Montserrat" w:hAnsi="Montserrat"/>
              </w:rPr>
            </w:pPr>
            <w:r w:rsidDel="00000000" w:rsidR="00000000" w:rsidRPr="00000000">
              <w:rPr>
                <w:rFonts w:ascii="Montserrat" w:cs="Montserrat" w:eastAsia="Montserrat" w:hAnsi="Montserrat"/>
                <w:rtl w:val="0"/>
              </w:rPr>
              <w:t xml:space="preserve">1 bộ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5">
            <w:pPr>
              <w:rPr>
                <w:rFonts w:ascii="Montserrat" w:cs="Montserrat" w:eastAsia="Montserrat" w:hAnsi="Montserrat"/>
              </w:rPr>
            </w:pPr>
            <w:r w:rsidDel="00000000" w:rsidR="00000000" w:rsidRPr="00000000">
              <w:rPr>
                <w:rFonts w:ascii="Montserrat" w:cs="Montserrat" w:eastAsia="Montserrat" w:hAnsi="Montserrat"/>
                <w:rtl w:val="0"/>
              </w:rPr>
              <w:t xml:space="preserve">Cần test tải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6">
            <w:pPr>
              <w:rPr>
                <w:rFonts w:ascii="Montserrat" w:cs="Montserrat" w:eastAsia="Montserrat" w:hAnsi="Montserrat"/>
              </w:rPr>
            </w:pPr>
            <w:r w:rsidDel="00000000" w:rsidR="00000000" w:rsidRPr="00000000">
              <w:rPr>
                <w:rFonts w:ascii="Montserrat" w:cs="Montserrat" w:eastAsia="Montserrat" w:hAnsi="Montserrat"/>
                <w:rtl w:val="0"/>
              </w:rPr>
              <w:t xml:space="preserve">Không cấp trực tiếp từ GPIO</w:t>
            </w:r>
          </w:p>
        </w:tc>
      </w:tr>
      <w:tr>
        <w:trPr>
          <w:cantSplit w:val="0"/>
          <w:trHeight w:val="1175" w:hRule="atLeast"/>
          <w:tblHeader w:val="0"/>
        </w:trPr>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CB7">
            <w:pPr>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CB8">
            <w:pPr>
              <w:rPr>
                <w:rFonts w:ascii="Montserrat" w:cs="Montserrat" w:eastAsia="Montserrat" w:hAnsi="Montserrat"/>
              </w:rPr>
            </w:pPr>
            <w:r w:rsidDel="00000000" w:rsidR="00000000" w:rsidRPr="00000000">
              <w:rPr>
                <w:rFonts w:ascii="Montserrat" w:cs="Montserrat" w:eastAsia="Montserrat" w:hAnsi="Montserrat"/>
                <w:rtl w:val="0"/>
              </w:rPr>
              <w:t xml:space="preserve">Nguồn 5V 2A</w:t>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CB9">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CBA">
            <w:pPr>
              <w:rPr>
                <w:rFonts w:ascii="Montserrat" w:cs="Montserrat" w:eastAsia="Montserrat" w:hAnsi="Montserrat"/>
              </w:rPr>
            </w:pPr>
            <w:r w:rsidDel="00000000" w:rsidR="00000000" w:rsidRPr="00000000">
              <w:rPr>
                <w:rFonts w:ascii="Montserrat" w:cs="Montserrat" w:eastAsia="Montserrat" w:hAnsi="Montserrat"/>
                <w:rtl w:val="0"/>
              </w:rPr>
              <w:t xml:space="preserve">Cấp nguồn hệ thống</w:t>
            </w:r>
          </w:p>
        </w:tc>
        <w:tc>
          <w:tcPr>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CBB">
            <w:pPr>
              <w:rPr>
                <w:rFonts w:ascii="Montserrat" w:cs="Montserrat" w:eastAsia="Montserrat" w:hAnsi="Montserrat"/>
              </w:rPr>
            </w:pPr>
            <w:r w:rsidDel="00000000" w:rsidR="00000000" w:rsidRPr="00000000">
              <w:rPr>
                <w:rFonts w:ascii="Montserrat" w:cs="Montserrat" w:eastAsia="Montserrat" w:hAnsi="Montserrat"/>
                <w:rtl w:val="0"/>
              </w:rPr>
              <w:t xml:space="preserve">Dùng adapter hoặc module nguồn ổn định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rPr>
                <w:rFonts w:ascii="Montserrat" w:cs="Montserrat" w:eastAsia="Montserrat" w:hAnsi="Montserrat"/>
              </w:rPr>
            </w:pPr>
            <w:r w:rsidDel="00000000" w:rsidR="00000000" w:rsidRPr="00000000">
              <w:rPr>
                <w:rFonts w:ascii="Montserrat" w:cs="Montserrat" w:eastAsia="Montserrat" w:hAnsi="Montserrat"/>
                <w:rtl w:val="0"/>
              </w:rPr>
              <w:t xml:space="preserve">Hộp nhựa / mica / formex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rPr>
                <w:rFonts w:ascii="Montserrat" w:cs="Montserrat" w:eastAsia="Montserrat" w:hAnsi="Montserrat"/>
              </w:rPr>
            </w:pPr>
            <w:r w:rsidDel="00000000" w:rsidR="00000000" w:rsidRPr="00000000">
              <w:rPr>
                <w:rFonts w:ascii="Montserrat" w:cs="Montserrat" w:eastAsia="Montserrat" w:hAnsi="Montserrat"/>
                <w:rtl w:val="0"/>
              </w:rPr>
              <w:t xml:space="preserve">Làm buồng đo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rPr>
                <w:rFonts w:ascii="Montserrat" w:cs="Montserrat" w:eastAsia="Montserrat" w:hAnsi="Montserrat"/>
              </w:rPr>
            </w:pPr>
            <w:r w:rsidDel="00000000" w:rsidR="00000000" w:rsidRPr="00000000">
              <w:rPr>
                <w:rFonts w:ascii="Montserrat" w:cs="Montserrat" w:eastAsia="Montserrat" w:hAnsi="Montserrat"/>
                <w:rtl w:val="0"/>
              </w:rPr>
              <w:t xml:space="preserve">Cần khoét cửa hút và cửa thoát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rPr>
                <w:rFonts w:ascii="Montserrat" w:cs="Montserrat" w:eastAsia="Montserrat" w:hAnsi="Montserrat"/>
              </w:rPr>
            </w:pPr>
            <w:r w:rsidDel="00000000" w:rsidR="00000000" w:rsidRPr="00000000">
              <w:rPr>
                <w:rFonts w:ascii="Montserrat" w:cs="Montserrat" w:eastAsia="Montserrat" w:hAnsi="Montserrat"/>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rPr>
                <w:rFonts w:ascii="Montserrat" w:cs="Montserrat" w:eastAsia="Montserrat" w:hAnsi="Montserrat"/>
              </w:rPr>
            </w:pPr>
            <w:r w:rsidDel="00000000" w:rsidR="00000000" w:rsidRPr="00000000">
              <w:rPr>
                <w:rFonts w:ascii="Montserrat" w:cs="Montserrat" w:eastAsia="Montserrat" w:hAnsi="Montserrat"/>
                <w:rtl w:val="0"/>
              </w:rPr>
              <w:t xml:space="preserve">Băng dính hai mặt / keo nến / dây rút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rPr>
                <w:rFonts w:ascii="Montserrat" w:cs="Montserrat" w:eastAsia="Montserrat" w:hAnsi="Montserrat"/>
              </w:rPr>
            </w:pPr>
            <w:r w:rsidDel="00000000" w:rsidR="00000000" w:rsidRPr="00000000">
              <w:rPr>
                <w:rFonts w:ascii="Montserrat" w:cs="Montserrat" w:eastAsia="Montserrat" w:hAnsi="Montserrat"/>
                <w:rtl w:val="0"/>
              </w:rPr>
              <w:t xml:space="preserve">1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rPr>
                <w:rFonts w:ascii="Montserrat" w:cs="Montserrat" w:eastAsia="Montserrat" w:hAnsi="Montserrat"/>
              </w:rPr>
            </w:pPr>
            <w:r w:rsidDel="00000000" w:rsidR="00000000" w:rsidRPr="00000000">
              <w:rPr>
                <w:rFonts w:ascii="Montserrat" w:cs="Montserrat" w:eastAsia="Montserrat" w:hAnsi="Montserrat"/>
                <w:rtl w:val="0"/>
              </w:rPr>
              <w:t xml:space="preserve">Cố định linh kiện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rPr>
                <w:rFonts w:ascii="Montserrat" w:cs="Montserrat" w:eastAsia="Montserrat" w:hAnsi="Montserrat"/>
              </w:rPr>
            </w:pPr>
            <w:r w:rsidDel="00000000" w:rsidR="00000000" w:rsidRPr="00000000">
              <w:rPr>
                <w:rFonts w:ascii="Montserrat" w:cs="Montserrat" w:eastAsia="Montserrat" w:hAnsi="Montserrat"/>
                <w:rtl w:val="0"/>
              </w:rPr>
              <w:t xml:space="preserve">Dùng khi hoàn thiện mô hình</w:t>
            </w:r>
          </w:p>
        </w:tc>
      </w:tr>
    </w:tbl>
    <w:p w:rsidR="00000000" w:rsidDel="00000000" w:rsidP="00000000" w:rsidRDefault="00000000" w:rsidRPr="00000000" w14:paraId="00000CC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2"/>
        <w:keepNext w:val="0"/>
        <w:keepLines w:val="0"/>
        <w:spacing w:after="80" w:lineRule="auto"/>
        <w:rPr>
          <w:rFonts w:ascii="Montserrat" w:cs="Montserrat" w:eastAsia="Montserrat" w:hAnsi="Montserrat"/>
          <w:b w:val="1"/>
          <w:bCs w:val="1"/>
          <w:sz w:val="34"/>
          <w:szCs w:val="34"/>
        </w:rPr>
      </w:pPr>
      <w:bookmarkStart w:colFirst="0" w:colLast="0" w:name="_vc4a8rb4w3a7" w:id="163"/>
      <w:bookmarkEnd w:id="163"/>
      <w:r w:rsidDel="00000000" w:rsidR="00000000" w:rsidRPr="00000000">
        <w:rPr>
          <w:rFonts w:ascii="Montserrat" w:cs="Montserrat" w:eastAsia="Montserrat" w:hAnsi="Montserrat"/>
          <w:b w:val="1"/>
          <w:bCs w:val="1"/>
          <w:sz w:val="34"/>
          <w:szCs w:val="34"/>
          <w:rtl w:val="0"/>
        </w:rPr>
        <w:t xml:space="preserve">B. Linh kiện có thể thay thế</w:t>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6.622295897224"/>
        <w:gridCol w:w="2014.1142146705351"/>
        <w:gridCol w:w="2569.8957314546215"/>
        <w:gridCol w:w="2284.879569001244"/>
        <w:tblGridChange w:id="0">
          <w:tblGrid>
            <w:gridCol w:w="2156.622295897224"/>
            <w:gridCol w:w="2014.1142146705351"/>
            <w:gridCol w:w="2569.8957314546215"/>
            <w:gridCol w:w="2284.879569001244"/>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Khối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Phương án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Phương án thay thế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Khi nào dùng thay thế</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rPr>
                <w:rFonts w:ascii="Montserrat" w:cs="Montserrat" w:eastAsia="Montserrat" w:hAnsi="Montserrat"/>
              </w:rPr>
            </w:pPr>
            <w:r w:rsidDel="00000000" w:rsidR="00000000" w:rsidRPr="00000000">
              <w:rPr>
                <w:rFonts w:ascii="Montserrat" w:cs="Montserrat" w:eastAsia="Montserrat" w:hAnsi="Montserrat"/>
                <w:rtl w:val="0"/>
              </w:rPr>
              <w:t xml:space="preserve">DSM501A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rPr>
                <w:rFonts w:ascii="Montserrat" w:cs="Montserrat" w:eastAsia="Montserrat" w:hAnsi="Montserrat"/>
              </w:rPr>
            </w:pPr>
            <w:r w:rsidDel="00000000" w:rsidR="00000000" w:rsidRPr="00000000">
              <w:rPr>
                <w:rFonts w:ascii="Montserrat" w:cs="Montserrat" w:eastAsia="Montserrat" w:hAnsi="Montserrat"/>
                <w:rtl w:val="0"/>
              </w:rPr>
              <w:t xml:space="preserve">Nếu không mua được GP2Y</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rPr>
                <w:rFonts w:ascii="Montserrat" w:cs="Montserrat" w:eastAsia="Montserrat" w:hAnsi="Montserrat"/>
              </w:rPr>
            </w:pPr>
            <w:r w:rsidDel="00000000" w:rsidR="00000000" w:rsidRPr="00000000">
              <w:rPr>
                <w:rFonts w:ascii="Montserrat" w:cs="Montserrat" w:eastAsia="Montserrat" w:hAnsi="Montserrat"/>
                <w:rtl w:val="0"/>
              </w:rPr>
              <w:t xml:space="preserve">Cảm biến nhiệt độ - độ 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rPr>
                <w:rFonts w:ascii="Montserrat" w:cs="Montserrat" w:eastAsia="Montserrat" w:hAnsi="Montserrat"/>
              </w:rPr>
            </w:pPr>
            <w:r w:rsidDel="00000000" w:rsidR="00000000" w:rsidRPr="00000000">
              <w:rPr>
                <w:rFonts w:ascii="Montserrat" w:cs="Montserrat" w:eastAsia="Montserrat" w:hAnsi="Montserrat"/>
                <w:rtl w:val="0"/>
              </w:rPr>
              <w:t xml:space="preserve">DHT11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rPr>
                <w:rFonts w:ascii="Montserrat" w:cs="Montserrat" w:eastAsia="Montserrat" w:hAnsi="Montserrat"/>
              </w:rPr>
            </w:pPr>
            <w:r w:rsidDel="00000000" w:rsidR="00000000" w:rsidRPr="00000000">
              <w:rPr>
                <w:rFonts w:ascii="Montserrat" w:cs="Montserrat" w:eastAsia="Montserrat" w:hAnsi="Montserrat"/>
                <w:rtl w:val="0"/>
              </w:rPr>
              <w:t xml:space="preserve">Nếu cần tiết kiệm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rFonts w:ascii="Montserrat" w:cs="Montserrat" w:eastAsia="Montserrat" w:hAnsi="Montserrat"/>
              </w:rPr>
            </w:pPr>
            <w:r w:rsidDel="00000000" w:rsidR="00000000" w:rsidRPr="00000000">
              <w:rPr>
                <w:rFonts w:ascii="Montserrat" w:cs="Montserrat" w:eastAsia="Montserrat" w:hAnsi="Montserrat"/>
                <w:rtl w:val="0"/>
              </w:rPr>
              <w:t xml:space="preserve">OLED SSD1306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rFonts w:ascii="Montserrat" w:cs="Montserrat" w:eastAsia="Montserrat" w:hAnsi="Montserrat"/>
              </w:rPr>
            </w:pPr>
            <w:r w:rsidDel="00000000" w:rsidR="00000000" w:rsidRPr="00000000">
              <w:rPr>
                <w:rFonts w:ascii="Montserrat" w:cs="Montserrat" w:eastAsia="Montserrat" w:hAnsi="Montserrat"/>
                <w:rtl w:val="0"/>
              </w:rPr>
              <w:t xml:space="preserve">LCD 16x2 I2C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rPr>
                <w:rFonts w:ascii="Montserrat" w:cs="Montserrat" w:eastAsia="Montserrat" w:hAnsi="Montserrat"/>
              </w:rPr>
            </w:pPr>
            <w:r w:rsidDel="00000000" w:rsidR="00000000" w:rsidRPr="00000000">
              <w:rPr>
                <w:rFonts w:ascii="Montserrat" w:cs="Montserrat" w:eastAsia="Montserrat" w:hAnsi="Montserrat"/>
                <w:rtl w:val="0"/>
              </w:rPr>
              <w:t xml:space="preserve">Nếu OLED lỗi hoặc khó mua</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rPr>
                <w:rFonts w:ascii="Montserrat" w:cs="Montserrat" w:eastAsia="Montserrat" w:hAnsi="Montserrat"/>
              </w:rPr>
            </w:pPr>
            <w:r w:rsidDel="00000000" w:rsidR="00000000" w:rsidRPr="00000000">
              <w:rPr>
                <w:rFonts w:ascii="Montserrat" w:cs="Montserrat" w:eastAsia="Montserrat" w:hAnsi="Montserrat"/>
                <w:rtl w:val="0"/>
              </w:rPr>
              <w:t xml:space="preserve">Điều khiển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rPr>
                <w:rFonts w:ascii="Montserrat" w:cs="Montserrat" w:eastAsia="Montserrat" w:hAnsi="Montserrat"/>
              </w:rPr>
            </w:pPr>
            <w:r w:rsidDel="00000000" w:rsidR="00000000" w:rsidRPr="00000000">
              <w:rPr>
                <w:rFonts w:ascii="Montserrat" w:cs="Montserrat" w:eastAsia="Montserrat" w:hAnsi="Montserrat"/>
                <w:rtl w:val="0"/>
              </w:rPr>
              <w:t xml:space="preserve">MOSFET logic-level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rPr>
                <w:rFonts w:ascii="Montserrat" w:cs="Montserrat" w:eastAsia="Montserrat" w:hAnsi="Montserrat"/>
              </w:rPr>
            </w:pPr>
            <w:r w:rsidDel="00000000" w:rsidR="00000000" w:rsidRPr="00000000">
              <w:rPr>
                <w:rFonts w:ascii="Montserrat" w:cs="Montserrat" w:eastAsia="Montserrat" w:hAnsi="Montserrat"/>
                <w:rtl w:val="0"/>
              </w:rPr>
              <w:t xml:space="preserve">Transistor NPN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rPr>
                <w:rFonts w:ascii="Montserrat" w:cs="Montserrat" w:eastAsia="Montserrat" w:hAnsi="Montserrat"/>
              </w:rPr>
            </w:pPr>
            <w:r w:rsidDel="00000000" w:rsidR="00000000" w:rsidRPr="00000000">
              <w:rPr>
                <w:rFonts w:ascii="Montserrat" w:cs="Montserrat" w:eastAsia="Montserrat" w:hAnsi="Montserrat"/>
                <w:rtl w:val="0"/>
              </w:rPr>
              <w:t xml:space="preserve">Nếu không có MOSFET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rFonts w:ascii="Montserrat" w:cs="Montserrat" w:eastAsia="Montserrat" w:hAnsi="Montserrat"/>
              </w:rPr>
            </w:pPr>
            <w:r w:rsidDel="00000000" w:rsidR="00000000" w:rsidRPr="00000000">
              <w:rPr>
                <w:rFonts w:ascii="Montserrat" w:cs="Montserrat" w:eastAsia="Montserrat" w:hAnsi="Montserrat"/>
                <w:rtl w:val="0"/>
              </w:rPr>
              <w:t xml:space="preserve">Buồng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rFonts w:ascii="Montserrat" w:cs="Montserrat" w:eastAsia="Montserrat" w:hAnsi="Montserrat"/>
              </w:rPr>
            </w:pPr>
            <w:r w:rsidDel="00000000" w:rsidR="00000000" w:rsidRPr="00000000">
              <w:rPr>
                <w:rFonts w:ascii="Montserrat" w:cs="Montserrat" w:eastAsia="Montserrat" w:hAnsi="Montserrat"/>
                <w:rtl w:val="0"/>
              </w:rPr>
              <w:t xml:space="preserve">Mica/formex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rFonts w:ascii="Montserrat" w:cs="Montserrat" w:eastAsia="Montserrat" w:hAnsi="Montserrat"/>
              </w:rPr>
            </w:pPr>
            <w:r w:rsidDel="00000000" w:rsidR="00000000" w:rsidRPr="00000000">
              <w:rPr>
                <w:rFonts w:ascii="Montserrat" w:cs="Montserrat" w:eastAsia="Montserrat" w:hAnsi="Montserrat"/>
                <w:rtl w:val="0"/>
              </w:rPr>
              <w:t xml:space="preserve">Hộp nhựa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rFonts w:ascii="Montserrat" w:cs="Montserrat" w:eastAsia="Montserrat" w:hAnsi="Montserrat"/>
              </w:rPr>
            </w:pPr>
            <w:r w:rsidDel="00000000" w:rsidR="00000000" w:rsidRPr="00000000">
              <w:rPr>
                <w:rFonts w:ascii="Montserrat" w:cs="Montserrat" w:eastAsia="Montserrat" w:hAnsi="Montserrat"/>
                <w:rtl w:val="0"/>
              </w:rPr>
              <w:t xml:space="preserve">Nếu cần làm nhanh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rFonts w:ascii="Montserrat" w:cs="Montserrat" w:eastAsia="Montserrat" w:hAnsi="Montserrat"/>
              </w:rPr>
            </w:pPr>
            <w:r w:rsidDel="00000000" w:rsidR="00000000" w:rsidRPr="00000000">
              <w:rPr>
                <w:rFonts w:ascii="Montserrat" w:cs="Montserrat" w:eastAsia="Montserrat" w:hAnsi="Montserrat"/>
                <w:rtl w:val="0"/>
              </w:rPr>
              <w:t xml:space="preserve">Nguồn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rFonts w:ascii="Montserrat" w:cs="Montserrat" w:eastAsia="Montserrat" w:hAnsi="Montserrat"/>
              </w:rPr>
            </w:pPr>
            <w:r w:rsidDel="00000000" w:rsidR="00000000" w:rsidRPr="00000000">
              <w:rPr>
                <w:rFonts w:ascii="Montserrat" w:cs="Montserrat" w:eastAsia="Montserrat" w:hAnsi="Montserrat"/>
                <w:rtl w:val="0"/>
              </w:rPr>
              <w:t xml:space="preserve">Adapter 5V 2A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rFonts w:ascii="Montserrat" w:cs="Montserrat" w:eastAsia="Montserrat" w:hAnsi="Montserrat"/>
              </w:rPr>
            </w:pPr>
            <w:r w:rsidDel="00000000" w:rsidR="00000000" w:rsidRPr="00000000">
              <w:rPr>
                <w:rFonts w:ascii="Montserrat" w:cs="Montserrat" w:eastAsia="Montserrat" w:hAnsi="Montserrat"/>
                <w:rtl w:val="0"/>
              </w:rPr>
              <w:t xml:space="preserve">Cáp USB + nguồn phụ cho quạt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rFonts w:ascii="Montserrat" w:cs="Montserrat" w:eastAsia="Montserrat" w:hAnsi="Montserrat"/>
              </w:rPr>
            </w:pPr>
            <w:r w:rsidDel="00000000" w:rsidR="00000000" w:rsidRPr="00000000">
              <w:rPr>
                <w:rFonts w:ascii="Montserrat" w:cs="Montserrat" w:eastAsia="Montserrat" w:hAnsi="Montserrat"/>
                <w:rtl w:val="0"/>
              </w:rPr>
              <w:t xml:space="preserve">Nếu chưa có adapter riêng</w:t>
            </w:r>
          </w:p>
        </w:tc>
      </w:tr>
    </w:tbl>
    <w:p w:rsidR="00000000" w:rsidDel="00000000" w:rsidP="00000000" w:rsidRDefault="00000000" w:rsidRPr="00000000" w14:paraId="00000C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C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CE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CE7">
      <w:pPr>
        <w:pStyle w:val="Heading2"/>
        <w:keepNext w:val="0"/>
        <w:keepLines w:val="0"/>
        <w:spacing w:after="80" w:lineRule="auto"/>
        <w:rPr>
          <w:rFonts w:ascii="Montserrat" w:cs="Montserrat" w:eastAsia="Montserrat" w:hAnsi="Montserrat"/>
          <w:b w:val="1"/>
          <w:bCs w:val="1"/>
          <w:sz w:val="34"/>
          <w:szCs w:val="34"/>
        </w:rPr>
      </w:pPr>
      <w:bookmarkStart w:colFirst="0" w:colLast="0" w:name="_iopc0qej3e2b" w:id="164"/>
      <w:bookmarkEnd w:id="164"/>
      <w:r w:rsidDel="00000000" w:rsidR="00000000" w:rsidRPr="00000000">
        <w:rPr>
          <w:rFonts w:ascii="Montserrat" w:cs="Montserrat" w:eastAsia="Montserrat" w:hAnsi="Montserrat"/>
          <w:b w:val="1"/>
          <w:bCs w:val="1"/>
          <w:sz w:val="34"/>
          <w:szCs w:val="34"/>
          <w:rtl w:val="0"/>
        </w:rPr>
        <w:t xml:space="preserve">C. Linh kiện không bắt buộc, để hướng phát triển</w:t>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3.147887081801"/>
        <w:gridCol w:w="6552.363923941823"/>
        <w:tblGridChange w:id="0">
          <w:tblGrid>
            <w:gridCol w:w="2473.147887081801"/>
            <w:gridCol w:w="6552.36392394182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Linh kiện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Lý do chưa cần thiết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rFonts w:ascii="Montserrat" w:cs="Montserrat" w:eastAsia="Montserrat" w:hAnsi="Montserrat"/>
              </w:rPr>
            </w:pPr>
            <w:r w:rsidDel="00000000" w:rsidR="00000000" w:rsidRPr="00000000">
              <w:rPr>
                <w:rFonts w:ascii="Montserrat" w:cs="Montserrat" w:eastAsia="Montserrat" w:hAnsi="Montserrat"/>
                <w:rtl w:val="0"/>
              </w:rPr>
              <w:t xml:space="preserve">PMS5003/PMS7003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rFonts w:ascii="Montserrat" w:cs="Montserrat" w:eastAsia="Montserrat" w:hAnsi="Montserrat"/>
              </w:rPr>
            </w:pPr>
            <w:r w:rsidDel="00000000" w:rsidR="00000000" w:rsidRPr="00000000">
              <w:rPr>
                <w:rFonts w:ascii="Montserrat" w:cs="Montserrat" w:eastAsia="Montserrat" w:hAnsi="Montserrat"/>
                <w:rtl w:val="0"/>
              </w:rPr>
              <w:t xml:space="preserve">Đo bụi tốt hơn nhưng giá cao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rPr>
                <w:rFonts w:ascii="Montserrat" w:cs="Montserrat" w:eastAsia="Montserrat" w:hAnsi="Montserrat"/>
              </w:rPr>
            </w:pPr>
            <w:r w:rsidDel="00000000" w:rsidR="00000000" w:rsidRPr="00000000">
              <w:rPr>
                <w:rFonts w:ascii="Montserrat" w:cs="Montserrat" w:eastAsia="Montserrat" w:hAnsi="Montserrat"/>
                <w:rtl w:val="0"/>
              </w:rPr>
              <w:t xml:space="preserve">BME280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rPr>
                <w:rFonts w:ascii="Montserrat" w:cs="Montserrat" w:eastAsia="Montserrat" w:hAnsi="Montserrat"/>
              </w:rPr>
            </w:pPr>
            <w:r w:rsidDel="00000000" w:rsidR="00000000" w:rsidRPr="00000000">
              <w:rPr>
                <w:rFonts w:ascii="Montserrat" w:cs="Montserrat" w:eastAsia="Montserrat" w:hAnsi="Montserrat"/>
                <w:rtl w:val="0"/>
              </w:rPr>
              <w:t xml:space="preserve">Có thêm áp suất nhưng không bắt buộc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rFonts w:ascii="Montserrat" w:cs="Montserrat" w:eastAsia="Montserrat" w:hAnsi="Montserrat"/>
              </w:rPr>
            </w:pPr>
            <w:r w:rsidDel="00000000" w:rsidR="00000000" w:rsidRPr="00000000">
              <w:rPr>
                <w:rFonts w:ascii="Montserrat" w:cs="Montserrat" w:eastAsia="Montserrat" w:hAnsi="Montserrat"/>
                <w:rtl w:val="0"/>
              </w:rPr>
              <w:t xml:space="preserve">SGP30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rFonts w:ascii="Montserrat" w:cs="Montserrat" w:eastAsia="Montserrat" w:hAnsi="Montserrat"/>
              </w:rPr>
            </w:pPr>
            <w:r w:rsidDel="00000000" w:rsidR="00000000" w:rsidRPr="00000000">
              <w:rPr>
                <w:rFonts w:ascii="Montserrat" w:cs="Montserrat" w:eastAsia="Montserrat" w:hAnsi="Montserrat"/>
                <w:rtl w:val="0"/>
              </w:rPr>
              <w:t xml:space="preserve">Đo TVOC/eCO2 tốt hơn MQ135 nhưng tăng chi phí</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rFonts w:ascii="Montserrat" w:cs="Montserrat" w:eastAsia="Montserrat" w:hAnsi="Montserrat"/>
              </w:rPr>
            </w:pPr>
            <w:r w:rsidDel="00000000" w:rsidR="00000000" w:rsidRPr="00000000">
              <w:rPr>
                <w:rFonts w:ascii="Montserrat" w:cs="Montserrat" w:eastAsia="Montserrat" w:hAnsi="Montserrat"/>
                <w:rtl w:val="0"/>
              </w:rPr>
              <w:t xml:space="preserve">MH-Z19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rFonts w:ascii="Montserrat" w:cs="Montserrat" w:eastAsia="Montserrat" w:hAnsi="Montserrat"/>
              </w:rPr>
            </w:pPr>
            <w:r w:rsidDel="00000000" w:rsidR="00000000" w:rsidRPr="00000000">
              <w:rPr>
                <w:rFonts w:ascii="Montserrat" w:cs="Montserrat" w:eastAsia="Montserrat" w:hAnsi="Montserrat"/>
                <w:rtl w:val="0"/>
              </w:rPr>
              <w:t xml:space="preserve">Đo CO2 thật nhưng đắt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rFonts w:ascii="Montserrat" w:cs="Montserrat" w:eastAsia="Montserrat" w:hAnsi="Montserrat"/>
              </w:rPr>
            </w:pPr>
            <w:r w:rsidDel="00000000" w:rsidR="00000000" w:rsidRPr="00000000">
              <w:rPr>
                <w:rFonts w:ascii="Montserrat" w:cs="Montserrat" w:eastAsia="Montserrat" w:hAnsi="Montserrat"/>
                <w:rtl w:val="0"/>
              </w:rPr>
              <w:t xml:space="preserve">Module SD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rFonts w:ascii="Montserrat" w:cs="Montserrat" w:eastAsia="Montserrat" w:hAnsi="Montserrat"/>
              </w:rPr>
            </w:pPr>
            <w:r w:rsidDel="00000000" w:rsidR="00000000" w:rsidRPr="00000000">
              <w:rPr>
                <w:rFonts w:ascii="Montserrat" w:cs="Montserrat" w:eastAsia="Montserrat" w:hAnsi="Montserrat"/>
                <w:rtl w:val="0"/>
              </w:rPr>
              <w:t xml:space="preserve">Tăng độ phức tạp, chưa cần cho bản demo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rFonts w:ascii="Montserrat" w:cs="Montserrat" w:eastAsia="Montserrat" w:hAnsi="Montserrat"/>
              </w:rPr>
            </w:pPr>
            <w:r w:rsidDel="00000000" w:rsidR="00000000" w:rsidRPr="00000000">
              <w:rPr>
                <w:rFonts w:ascii="Montserrat" w:cs="Montserrat" w:eastAsia="Montserrat" w:hAnsi="Montserrat"/>
                <w:rtl w:val="0"/>
              </w:rPr>
              <w:t xml:space="preserve">Pin 18650 + mạch sạc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rFonts w:ascii="Montserrat" w:cs="Montserrat" w:eastAsia="Montserrat" w:hAnsi="Montserrat"/>
              </w:rPr>
            </w:pPr>
            <w:r w:rsidDel="00000000" w:rsidR="00000000" w:rsidRPr="00000000">
              <w:rPr>
                <w:rFonts w:ascii="Montserrat" w:cs="Montserrat" w:eastAsia="Montserrat" w:hAnsi="Montserrat"/>
                <w:rtl w:val="0"/>
              </w:rPr>
              <w:t xml:space="preserve">Cần xử lý an toàn nguồn, chưa cần ở bản đầu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rFonts w:ascii="Montserrat" w:cs="Montserrat" w:eastAsia="Montserrat" w:hAnsi="Montserrat"/>
              </w:rPr>
            </w:pPr>
            <w:r w:rsidDel="00000000" w:rsidR="00000000" w:rsidRPr="00000000">
              <w:rPr>
                <w:rFonts w:ascii="Montserrat" w:cs="Montserrat" w:eastAsia="Montserrat" w:hAnsi="Montserrat"/>
                <w:rtl w:val="0"/>
              </w:rPr>
              <w:t xml:space="preserve">Relay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rPr>
                <w:rFonts w:ascii="Montserrat" w:cs="Montserrat" w:eastAsia="Montserrat" w:hAnsi="Montserrat"/>
              </w:rPr>
            </w:pPr>
            <w:r w:rsidDel="00000000" w:rsidR="00000000" w:rsidRPr="00000000">
              <w:rPr>
                <w:rFonts w:ascii="Montserrat" w:cs="Montserrat" w:eastAsia="Montserrat" w:hAnsi="Montserrat"/>
                <w:rtl w:val="0"/>
              </w:rPr>
              <w:t xml:space="preserve">Không cần nếu chỉ điều khiển quạt 5V nhỏ bằng MOSFET/transistor</w:t>
            </w:r>
          </w:p>
        </w:tc>
      </w:tr>
    </w:tbl>
    <w:p w:rsidR="00000000" w:rsidDel="00000000" w:rsidP="00000000" w:rsidRDefault="00000000" w:rsidRPr="00000000" w14:paraId="00000CF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CF9">
      <w:pPr>
        <w:rPr>
          <w:rFonts w:ascii="Montserrat" w:cs="Montserrat" w:eastAsia="Montserrat" w:hAnsi="Montserrat"/>
          <w:b w:val="1"/>
          <w:bCs w:val="1"/>
          <w:sz w:val="34"/>
          <w:szCs w:val="34"/>
        </w:rPr>
      </w:pPr>
      <w:r w:rsidDel="00000000" w:rsidR="00000000" w:rsidRPr="00000000">
        <w:rPr>
          <w:rFonts w:ascii="Montserrat" w:cs="Montserrat" w:eastAsia="Montserrat" w:hAnsi="Montserrat"/>
          <w:rtl w:val="0"/>
        </w:rPr>
        <w:t xml:space="preserve">KIỂM TRA CẤU TRÚC PROJECT PLATFORM IO</w:t>
      </w: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AirQualityMonitor/</w:t>
      </w:r>
    </w:p>
    <w:p w:rsidR="00000000" w:rsidDel="00000000" w:rsidP="00000000" w:rsidRDefault="00000000" w:rsidRPr="00000000" w14:paraId="00000CFB">
      <w:pPr>
        <w:rPr/>
      </w:pPr>
      <w:r w:rsidDel="00000000" w:rsidR="00000000" w:rsidRPr="00000000">
        <w:rPr>
          <w:rtl w:val="0"/>
        </w:rPr>
        <w:t xml:space="preserve">└── firmware/</w:t>
      </w:r>
    </w:p>
    <w:p w:rsidR="00000000" w:rsidDel="00000000" w:rsidP="00000000" w:rsidRDefault="00000000" w:rsidRPr="00000000" w14:paraId="00000CFC">
      <w:pPr>
        <w:rPr/>
      </w:pPr>
      <w:r w:rsidDel="00000000" w:rsidR="00000000" w:rsidRPr="00000000">
        <w:rPr>
          <w:rtl w:val="0"/>
        </w:rPr>
        <w:t xml:space="preserve">    ├── platformio.ini</w:t>
      </w:r>
    </w:p>
    <w:p w:rsidR="00000000" w:rsidDel="00000000" w:rsidP="00000000" w:rsidRDefault="00000000" w:rsidRPr="00000000" w14:paraId="00000CFD">
      <w:pPr>
        <w:rPr/>
      </w:pPr>
      <w:r w:rsidDel="00000000" w:rsidR="00000000" w:rsidRPr="00000000">
        <w:rPr>
          <w:rtl w:val="0"/>
        </w:rPr>
        <w:t xml:space="preserve">    ├── include/</w:t>
      </w:r>
    </w:p>
    <w:p w:rsidR="00000000" w:rsidDel="00000000" w:rsidP="00000000" w:rsidRDefault="00000000" w:rsidRPr="00000000" w14:paraId="00000CFE">
      <w:pPr>
        <w:rPr/>
      </w:pPr>
      <w:r w:rsidDel="00000000" w:rsidR="00000000" w:rsidRPr="00000000">
        <w:rPr>
          <w:rtl w:val="0"/>
        </w:rPr>
        <w:t xml:space="preserve">    │   ├── Config.h</w:t>
      </w:r>
    </w:p>
    <w:p w:rsidR="00000000" w:rsidDel="00000000" w:rsidP="00000000" w:rsidRDefault="00000000" w:rsidRPr="00000000" w14:paraId="00000CFF">
      <w:pPr>
        <w:rPr/>
      </w:pPr>
      <w:r w:rsidDel="00000000" w:rsidR="00000000" w:rsidRPr="00000000">
        <w:rPr>
          <w:rtl w:val="0"/>
        </w:rPr>
        <w:t xml:space="preserve">    │   └── Pins.h</w:t>
      </w:r>
    </w:p>
    <w:p w:rsidR="00000000" w:rsidDel="00000000" w:rsidP="00000000" w:rsidRDefault="00000000" w:rsidRPr="00000000" w14:paraId="00000D00">
      <w:pPr>
        <w:rPr/>
      </w:pPr>
      <w:r w:rsidDel="00000000" w:rsidR="00000000" w:rsidRPr="00000000">
        <w:rPr>
          <w:rtl w:val="0"/>
        </w:rPr>
        <w:t xml:space="preserve">    ├── src/</w:t>
      </w:r>
    </w:p>
    <w:p w:rsidR="00000000" w:rsidDel="00000000" w:rsidP="00000000" w:rsidRDefault="00000000" w:rsidRPr="00000000" w14:paraId="00000D01">
      <w:pPr>
        <w:rPr/>
      </w:pPr>
      <w:r w:rsidDel="00000000" w:rsidR="00000000" w:rsidRPr="00000000">
        <w:rPr>
          <w:rtl w:val="0"/>
        </w:rPr>
        <w:t xml:space="preserve">    │   ├── main.cpp</w:t>
      </w:r>
    </w:p>
    <w:p w:rsidR="00000000" w:rsidDel="00000000" w:rsidP="00000000" w:rsidRDefault="00000000" w:rsidRPr="00000000" w14:paraId="00000D02">
      <w:pPr>
        <w:rPr/>
      </w:pPr>
      <w:r w:rsidDel="00000000" w:rsidR="00000000" w:rsidRPr="00000000">
        <w:rPr>
          <w:rtl w:val="0"/>
        </w:rPr>
        <w:t xml:space="preserve">    │   ├── sensors.cpp</w:t>
      </w:r>
    </w:p>
    <w:p w:rsidR="00000000" w:rsidDel="00000000" w:rsidP="00000000" w:rsidRDefault="00000000" w:rsidRPr="00000000" w14:paraId="00000D03">
      <w:pPr>
        <w:rPr/>
      </w:pPr>
      <w:r w:rsidDel="00000000" w:rsidR="00000000" w:rsidRPr="00000000">
        <w:rPr>
          <w:rtl w:val="0"/>
        </w:rPr>
        <w:t xml:space="preserve">    │   ├── display.cpp</w:t>
      </w:r>
    </w:p>
    <w:p w:rsidR="00000000" w:rsidDel="00000000" w:rsidP="00000000" w:rsidRDefault="00000000" w:rsidRPr="00000000" w14:paraId="00000D04">
      <w:pPr>
        <w:rPr/>
      </w:pPr>
      <w:r w:rsidDel="00000000" w:rsidR="00000000" w:rsidRPr="00000000">
        <w:rPr>
          <w:rtl w:val="0"/>
        </w:rPr>
        <w:t xml:space="preserve">    │   ├── network.cpp</w:t>
      </w:r>
    </w:p>
    <w:p w:rsidR="00000000" w:rsidDel="00000000" w:rsidP="00000000" w:rsidRDefault="00000000" w:rsidRPr="00000000" w14:paraId="00000D05">
      <w:pPr>
        <w:rPr/>
      </w:pPr>
      <w:r w:rsidDel="00000000" w:rsidR="00000000" w:rsidRPr="00000000">
        <w:rPr>
          <w:rtl w:val="0"/>
        </w:rPr>
        <w:t xml:space="preserve">    │   └── cache.cpp</w:t>
      </w:r>
    </w:p>
    <w:p w:rsidR="00000000" w:rsidDel="00000000" w:rsidP="00000000" w:rsidRDefault="00000000" w:rsidRPr="00000000" w14:paraId="00000D06">
      <w:pPr>
        <w:rPr/>
      </w:pPr>
      <w:r w:rsidDel="00000000" w:rsidR="00000000" w:rsidRPr="00000000">
        <w:rPr>
          <w:rtl w:val="0"/>
        </w:rPr>
        <w:t xml:space="preserve">    └── test_manual/</w:t>
      </w:r>
    </w:p>
    <w:p w:rsidR="00000000" w:rsidDel="00000000" w:rsidP="00000000" w:rsidRDefault="00000000" w:rsidRPr="00000000" w14:paraId="00000D07">
      <w:pPr>
        <w:rPr/>
      </w:pPr>
      <w:r w:rsidDel="00000000" w:rsidR="00000000" w:rsidRPr="00000000">
        <w:rPr>
          <w:rtl w:val="0"/>
        </w:rPr>
        <w:t xml:space="preserve">        ├── test_dht22.cpp</w:t>
      </w:r>
    </w:p>
    <w:p w:rsidR="00000000" w:rsidDel="00000000" w:rsidP="00000000" w:rsidRDefault="00000000" w:rsidRPr="00000000" w14:paraId="00000D08">
      <w:pPr>
        <w:rPr/>
      </w:pPr>
      <w:r w:rsidDel="00000000" w:rsidR="00000000" w:rsidRPr="00000000">
        <w:rPr>
          <w:rtl w:val="0"/>
        </w:rPr>
        <w:t xml:space="preserve">        ├── test_mq135_adc.cpp</w:t>
      </w:r>
    </w:p>
    <w:p w:rsidR="00000000" w:rsidDel="00000000" w:rsidP="00000000" w:rsidRDefault="00000000" w:rsidRPr="00000000" w14:paraId="00000D09">
      <w:pPr>
        <w:rPr/>
      </w:pPr>
      <w:r w:rsidDel="00000000" w:rsidR="00000000" w:rsidRPr="00000000">
        <w:rPr>
          <w:rtl w:val="0"/>
        </w:rPr>
        <w:t xml:space="preserve">        ├── test_gp2y.cpp</w:t>
      </w:r>
    </w:p>
    <w:p w:rsidR="00000000" w:rsidDel="00000000" w:rsidP="00000000" w:rsidRDefault="00000000" w:rsidRPr="00000000" w14:paraId="00000D0A">
      <w:pPr>
        <w:rPr/>
      </w:pPr>
      <w:r w:rsidDel="00000000" w:rsidR="00000000" w:rsidRPr="00000000">
        <w:rPr>
          <w:rtl w:val="0"/>
        </w:rPr>
        <w:t xml:space="preserve">        ├── test_oled.cpp</w:t>
      </w:r>
    </w:p>
    <w:p w:rsidR="00000000" w:rsidDel="00000000" w:rsidP="00000000" w:rsidRDefault="00000000" w:rsidRPr="00000000" w14:paraId="00000D0B">
      <w:pPr>
        <w:rPr/>
      </w:pPr>
      <w:r w:rsidDel="00000000" w:rsidR="00000000" w:rsidRPr="00000000">
        <w:rPr>
          <w:rtl w:val="0"/>
        </w:rPr>
        <w:t xml:space="preserve">        ├── test_buzzer_led.cpp</w:t>
      </w:r>
    </w:p>
    <w:p w:rsidR="00000000" w:rsidDel="00000000" w:rsidP="00000000" w:rsidRDefault="00000000" w:rsidRPr="00000000" w14:paraId="00000D0C">
      <w:pPr>
        <w:rPr/>
      </w:pPr>
      <w:r w:rsidDel="00000000" w:rsidR="00000000" w:rsidRPr="00000000">
        <w:rPr>
          <w:rtl w:val="0"/>
        </w:rPr>
        <w:t xml:space="preserve">        └── test_wifi_supabase.cpp</w:t>
      </w:r>
    </w:p>
    <w:p w:rsidR="00000000" w:rsidDel="00000000" w:rsidP="00000000" w:rsidRDefault="00000000" w:rsidRPr="00000000" w14:paraId="00000D0D">
      <w:pPr>
        <w:rPr/>
      </w:pPr>
      <w:r w:rsidDel="00000000" w:rsidR="00000000" w:rsidRPr="00000000">
        <w:rPr>
          <w:rtl w:val="0"/>
        </w:rPr>
        <w:t xml:space="preserve">sử dụng file .cpp thay vì .ino vì project chính dùng PlatformIO. Arduino IDE chỉ được xem là công cụ phụ để tham khảo ví dụ thư viện khi cần</w:t>
      </w:r>
    </w:p>
    <w:p w:rsidR="00000000" w:rsidDel="00000000" w:rsidP="00000000" w:rsidRDefault="00000000" w:rsidRPr="00000000" w14:paraId="00000D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D0F">
      <w:pPr>
        <w:rPr>
          <w:rFonts w:ascii="Montserrat" w:cs="Montserrat" w:eastAsia="Montserrat" w:hAnsi="Montserrat"/>
        </w:rPr>
      </w:pPr>
      <w:r w:rsidDel="00000000" w:rsidR="00000000" w:rsidRPr="00000000">
        <w:rPr>
          <w:rFonts w:ascii="Montserrat" w:cs="Montserrat" w:eastAsia="Montserrat" w:hAnsi="Montserrat"/>
          <w:rtl w:val="0"/>
        </w:rPr>
        <w:t xml:space="preserve">TEST DHT22</w:t>
      </w:r>
    </w:p>
    <w:p w:rsidR="00000000" w:rsidDel="00000000" w:rsidP="00000000" w:rsidRDefault="00000000" w:rsidRPr="00000000" w14:paraId="00000D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 test DHT22:</w:t>
      </w:r>
    </w:p>
    <w:p w:rsidR="00000000" w:rsidDel="00000000" w:rsidP="00000000" w:rsidRDefault="00000000" w:rsidRPr="00000000" w14:paraId="00000D11">
      <w:pPr>
        <w:numPr>
          <w:ilvl w:val="0"/>
          <w:numId w:val="3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cảm biến có trả dữ liệu nhiệt độ và độ ẩm hay không.</w:t>
      </w:r>
    </w:p>
    <w:p w:rsidR="00000000" w:rsidDel="00000000" w:rsidP="00000000" w:rsidRDefault="00000000" w:rsidRPr="00000000" w14:paraId="00000D12">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lỗi NaN.</w:t>
      </w:r>
    </w:p>
    <w:p w:rsidR="00000000" w:rsidDel="00000000" w:rsidP="00000000" w:rsidRDefault="00000000" w:rsidRPr="00000000" w14:paraId="00000D13">
      <w:pPr>
        <w:numPr>
          <w:ilvl w:val="0"/>
          <w:numId w:val="3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chu kỳ đọc dữ liệu 2 giây/lần.</w:t>
      </w:r>
    </w:p>
    <w:p w:rsidR="00000000" w:rsidDel="00000000" w:rsidP="00000000" w:rsidRDefault="00000000" w:rsidRPr="00000000" w14:paraId="00000D14">
      <w:pPr>
        <w:spacing w:after="240" w:before="240" w:lineRule="auto"/>
        <w:ind w:left="720" w:firstLine="0"/>
        <w:rPr>
          <w:rFonts w:ascii="Montserrat" w:cs="Montserrat" w:eastAsia="Montserrat" w:hAnsi="Montserrat"/>
        </w:rPr>
      </w:pPr>
      <w:r w:rsidDel="00000000" w:rsidR="00000000" w:rsidRPr="00000000">
        <w:rPr>
          <w:rtl w:val="0"/>
        </w:rPr>
      </w:r>
    </w:p>
    <w:tbl>
      <w:tblPr>
        <w:tblStyle w:val="Table10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345"/>
        <w:tblGridChange w:id="0">
          <w:tblGrid>
            <w:gridCol w:w="2640"/>
            <w:gridCol w:w="634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Tiêu chí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Tần số đọc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Khoảng 2 giây/lần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Kết quả hợp lệ</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Nhiệt độ và độ ẩm không phải NaN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Xử lý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Nếu NaN thì in lỗi ra Serial</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Không gửi cloud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1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Chỉ test cảm biến cục bộ</w:t>
            </w:r>
          </w:p>
        </w:tc>
      </w:tr>
    </w:tbl>
    <w:p w:rsidR="00000000" w:rsidDel="00000000" w:rsidP="00000000" w:rsidRDefault="00000000" w:rsidRPr="00000000" w14:paraId="00000D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CODE: </w:t>
      </w:r>
    </w:p>
    <w:p w:rsidR="00000000" w:rsidDel="00000000" w:rsidP="00000000" w:rsidRDefault="00000000" w:rsidRPr="00000000" w14:paraId="00000D20">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114925" cy="7229475"/>
            <wp:effectExtent b="0" l="0" r="0" t="0"/>
            <wp:docPr id="11"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114925"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D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TEST MQ135</w:t>
      </w:r>
    </w:p>
    <w:p w:rsidR="00000000" w:rsidDel="00000000" w:rsidP="00000000" w:rsidRDefault="00000000" w:rsidRPr="00000000" w14:paraId="00000D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 test MQ135:</w:t>
      </w:r>
    </w:p>
    <w:p w:rsidR="00000000" w:rsidDel="00000000" w:rsidP="00000000" w:rsidRDefault="00000000" w:rsidRPr="00000000" w14:paraId="00000D23">
      <w:pPr>
        <w:numPr>
          <w:ilvl w:val="0"/>
          <w:numId w:val="4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Đọc giá trị ADC từ chân GPIO34.</w:t>
      </w:r>
    </w:p>
    <w:p w:rsidR="00000000" w:rsidDel="00000000" w:rsidP="00000000" w:rsidRDefault="00000000" w:rsidRPr="00000000" w14:paraId="00000D24">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Lấy trung bình nhiều mẫu để giảm nhiễu.</w:t>
      </w:r>
    </w:p>
    <w:p w:rsidR="00000000" w:rsidDel="00000000" w:rsidP="00000000" w:rsidRDefault="00000000" w:rsidRPr="00000000" w14:paraId="00000D25">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Chuyển đổi ADC raw sang điện áp.</w:t>
      </w:r>
    </w:p>
    <w:p w:rsidR="00000000" w:rsidDel="00000000" w:rsidP="00000000" w:rsidRDefault="00000000" w:rsidRPr="00000000" w14:paraId="00000D26">
      <w:pPr>
        <w:numPr>
          <w:ilvl w:val="0"/>
          <w:numId w:val="4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quy đổi ppm nếu chưa có hiệu chuẩn.</w:t>
      </w:r>
    </w:p>
    <w:p w:rsidR="00000000" w:rsidDel="00000000" w:rsidP="00000000" w:rsidRDefault="00000000" w:rsidRPr="00000000" w14:paraId="00000D27">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381625" cy="1695450"/>
            <wp:effectExtent b="0" l="0" r="0" t="0"/>
            <wp:docPr id="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3816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D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Nhóm thống nhất trong giai đoạn test ban đầu chỉ dùng giá trị raw và voltage để đánh giá xu hướng tương đối, không khẳng định nồng độ khí chính xác.</w:t>
      </w:r>
    </w:p>
    <w:p w:rsidR="00000000" w:rsidDel="00000000" w:rsidP="00000000" w:rsidRDefault="00000000" w:rsidRPr="00000000" w14:paraId="00000D29">
      <w:pPr>
        <w:rPr>
          <w:rFonts w:ascii="Montserrat" w:cs="Montserrat" w:eastAsia="Montserrat" w:hAnsi="Montserrat"/>
        </w:rPr>
      </w:pPr>
      <w:r w:rsidDel="00000000" w:rsidR="00000000" w:rsidRPr="00000000">
        <w:rPr>
          <w:rFonts w:ascii="Montserrat" w:cs="Montserrat" w:eastAsia="Montserrat" w:hAnsi="Montserrat"/>
          <w:rtl w:val="0"/>
        </w:rPr>
        <w:t xml:space="preserve">CODE:</w:t>
      </w:r>
    </w:p>
    <w:p w:rsidR="00000000" w:rsidDel="00000000" w:rsidP="00000000" w:rsidRDefault="00000000" w:rsidRPr="00000000" w14:paraId="00000D2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6426200"/>
            <wp:effectExtent b="0" l="0" r="0" t="0"/>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D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D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D2D">
      <w:pPr>
        <w:rPr>
          <w:rFonts w:ascii="Montserrat" w:cs="Montserrat" w:eastAsia="Montserrat" w:hAnsi="Montserrat"/>
        </w:rPr>
      </w:pPr>
      <w:r w:rsidDel="00000000" w:rsidR="00000000" w:rsidRPr="00000000">
        <w:rPr>
          <w:rFonts w:ascii="Montserrat" w:cs="Montserrat" w:eastAsia="Montserrat" w:hAnsi="Montserrat"/>
          <w:rtl w:val="0"/>
        </w:rPr>
        <w:t xml:space="preserve">TEST OLED</w:t>
      </w:r>
    </w:p>
    <w:p w:rsidR="00000000" w:rsidDel="00000000" w:rsidP="00000000" w:rsidRDefault="00000000" w:rsidRPr="00000000" w14:paraId="00000D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 test OLED:</w:t>
      </w:r>
    </w:p>
    <w:p w:rsidR="00000000" w:rsidDel="00000000" w:rsidP="00000000" w:rsidRDefault="00000000" w:rsidRPr="00000000" w14:paraId="00000D2F">
      <w:pPr>
        <w:numPr>
          <w:ilvl w:val="0"/>
          <w:numId w:val="3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địa chỉ I2C.</w:t>
      </w:r>
    </w:p>
    <w:p w:rsidR="00000000" w:rsidDel="00000000" w:rsidP="00000000" w:rsidRDefault="00000000" w:rsidRPr="00000000" w14:paraId="00000D30">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dây SDA/SCL.</w:t>
      </w:r>
    </w:p>
    <w:p w:rsidR="00000000" w:rsidDel="00000000" w:rsidP="00000000" w:rsidRDefault="00000000" w:rsidRPr="00000000" w14:paraId="00000D31">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Hiển thị dòng chữ kiểm tra.</w:t>
      </w:r>
    </w:p>
    <w:p w:rsidR="00000000" w:rsidDel="00000000" w:rsidP="00000000" w:rsidRDefault="00000000" w:rsidRPr="00000000" w14:paraId="00000D32">
      <w:pPr>
        <w:numPr>
          <w:ilvl w:val="0"/>
          <w:numId w:val="3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Đảm bảo OLED không bị treo khi khởi tạo lỗi.</w:t>
      </w:r>
    </w:p>
    <w:p w:rsidR="00000000" w:rsidDel="00000000" w:rsidP="00000000" w:rsidRDefault="00000000" w:rsidRPr="00000000" w14:paraId="00000D33">
      <w:pPr>
        <w:spacing w:after="240" w:before="240" w:lineRule="auto"/>
        <w:rPr>
          <w:rFonts w:ascii="Montserrat" w:cs="Montserrat" w:eastAsia="Montserrat" w:hAnsi="Montserrat"/>
        </w:rPr>
      </w:pPr>
      <w:r w:rsidDel="00000000" w:rsidR="00000000" w:rsidRPr="00000000">
        <w:rPr>
          <w:rtl w:val="0"/>
        </w:rPr>
      </w:r>
    </w:p>
    <w:tbl>
      <w:tblPr>
        <w:tblStyle w:val="Table107"/>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610"/>
        <w:tblGridChange w:id="0">
          <w:tblGrid>
            <w:gridCol w:w="1655"/>
            <w:gridCol w:w="461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Lỗi có thể gặp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Cách kiểm tra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Sai địa chỉ 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Chạy I2C scanner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Đảo SDA/SCL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tra lại dây GPIO21/GPIO22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Thiếu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VCC và GND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Lỗi thư viện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tra Adafruit_SSD1306 và Adafruit_GFX</w:t>
            </w:r>
          </w:p>
        </w:tc>
      </w:tr>
    </w:tbl>
    <w:p w:rsidR="00000000" w:rsidDel="00000000" w:rsidP="00000000" w:rsidRDefault="00000000" w:rsidRPr="00000000" w14:paraId="00000D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CODE: </w:t>
      </w:r>
      <w:r w:rsidDel="00000000" w:rsidR="00000000" w:rsidRPr="00000000">
        <w:rPr>
          <w:rFonts w:ascii="Montserrat" w:cs="Montserrat" w:eastAsia="Montserrat" w:hAnsi="Montserrat"/>
        </w:rPr>
        <w:drawing>
          <wp:inline distB="114300" distT="114300" distL="114300" distR="114300">
            <wp:extent cx="5731200" cy="5727700"/>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D3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D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TEST WIFI</w:t>
      </w:r>
    </w:p>
    <w:p w:rsidR="00000000" w:rsidDel="00000000" w:rsidP="00000000" w:rsidRDefault="00000000" w:rsidRPr="00000000" w14:paraId="00000D41">
      <w:pPr>
        <w:spacing w:after="240" w:before="240" w:lineRule="auto"/>
        <w:rPr>
          <w:rFonts w:ascii="Montserrat" w:cs="Montserrat" w:eastAsia="Montserrat" w:hAnsi="Montserrat"/>
        </w:rPr>
      </w:pPr>
      <w:r w:rsidDel="00000000" w:rsidR="00000000" w:rsidRPr="00000000">
        <w:rPr>
          <w:rtl w:val="0"/>
        </w:rPr>
      </w:r>
    </w:p>
    <w:tbl>
      <w:tblPr>
        <w:tblStyle w:val="Table108"/>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795"/>
        <w:tblGridChange w:id="0">
          <w:tblGrid>
            <w:gridCol w:w="1820"/>
            <w:gridCol w:w="279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Wi-Fi OK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 kết nối Wi-Fi và gửi dữ liệu lên Supabase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Wi-Fi sai mật khẩu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 không treo, chuyển sang trạng thái lỗi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Mất mạng trong lúc chạy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được lưu vào SPIFFS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mạng trở lại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trong cache được gửi lại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Supabase trả lỗi HTTP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 ghi không bị mất mà được cache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cảm biến NaN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gửi dữ liệu rác lên Supabase</w:t>
            </w:r>
          </w:p>
        </w:tc>
      </w:tr>
    </w:tbl>
    <w:p w:rsidR="00000000" w:rsidDel="00000000" w:rsidP="00000000" w:rsidRDefault="00000000" w:rsidRPr="00000000" w14:paraId="00000D50">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D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TEST CASE TỔNG HỢP: </w:t>
      </w:r>
    </w:p>
    <w:p w:rsidR="00000000" w:rsidDel="00000000" w:rsidP="00000000" w:rsidRDefault="00000000" w:rsidRPr="00000000" w14:paraId="00000D52">
      <w:pPr>
        <w:spacing w:after="240" w:before="240" w:lineRule="auto"/>
        <w:rPr>
          <w:rFonts w:ascii="Montserrat" w:cs="Montserrat" w:eastAsia="Montserrat" w:hAnsi="Montserrat"/>
        </w:rPr>
      </w:pPr>
      <w:r w:rsidDel="00000000" w:rsidR="00000000" w:rsidRPr="00000000">
        <w:rPr>
          <w:rtl w:val="0"/>
        </w:rPr>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1.1860911789406"/>
        <w:gridCol w:w="1791.7594725157774"/>
        <w:gridCol w:w="2878.2519186157697"/>
        <w:gridCol w:w="3364.314328713135"/>
        <w:tblGridChange w:id="0">
          <w:tblGrid>
            <w:gridCol w:w="991.1860911789406"/>
            <w:gridCol w:w="1791.7594725157774"/>
            <w:gridCol w:w="2878.2519186157697"/>
            <w:gridCol w:w="3364.31432871313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Mã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Khối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Cách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Tiêu chí đạt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Nạp chương trình Serial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 chạy và in log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Đọc nhiệt độ,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NaN liên tục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Đọc ADC GPIO34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Giá trị raw thay đổi hợp lý</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Đọc ADC theo timing 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giá trị ADC và không treo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 chữ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OLED hiển thị đúng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LED/Buzzer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Bật/tắt bằng GPIO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Phản hồi đúng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6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Quạt/Relay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Điều khiển qua GPIO16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Quạt bật/tắt, ESP32 không reset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Wi-Fi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nối mạng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Nhận IP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Supabase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HTTP POST bản ghi mẫu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xuất hiện trên bảng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SPIFFS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Tắt Wi-Fi khi chạy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được lưu tạm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Gửi lại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Bật lại Wi-Fi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Cache được gửi lên cloud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TC-12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Lỗi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Rút DHT22 hoặc tạo NaN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gửi dữ liệu rác</w:t>
            </w:r>
          </w:p>
        </w:tc>
      </w:tr>
    </w:tbl>
    <w:p w:rsidR="00000000" w:rsidDel="00000000" w:rsidP="00000000" w:rsidRDefault="00000000" w:rsidRPr="00000000" w14:paraId="00000D87">
      <w:pPr>
        <w:spacing w:after="240" w:before="240" w:lineRule="auto"/>
        <w:rPr>
          <w:rFonts w:ascii="Montserrat" w:cs="Montserrat" w:eastAsia="Montserrat" w:hAnsi="Montserrat"/>
        </w:rPr>
      </w:pPr>
      <w:r w:rsidDel="00000000" w:rsidR="00000000" w:rsidRPr="00000000">
        <w:rPr>
          <w:rtl w:val="0"/>
        </w:rPr>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87672534593"/>
        <w:gridCol w:w="2999.295573405315"/>
        <w:gridCol w:w="1696.9698639003752"/>
        <w:gridCol w:w="3804.3696483720037"/>
        <w:tblGridChange w:id="0">
          <w:tblGrid>
            <w:gridCol w:w="524.87672534593"/>
            <w:gridCol w:w="2999.295573405315"/>
            <w:gridCol w:w="1696.9698639003752"/>
            <w:gridCol w:w="3804.3696483720037"/>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quả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Rà soát BOM và danh sách linh kiện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Đủ cơ sở để test module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Chuẩn hóa cấu trúc PlatformIO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Dùng .cpp, không dùng .ino trong project chính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Chuẩn bị test 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xử lý NaN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Chuẩn bị test 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đo điện áp thực tế</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Chuẩn bị test 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9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kiểm tra timing thực tế</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Chuẩn bị test 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phương án I2C scanner</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Chuẩn bị test Supabase/SPIFFS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Cần kiểm tra với endpoint thật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thiện bảng test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test mất mạng và lỗi cảm biến</w:t>
            </w:r>
          </w:p>
        </w:tc>
      </w:tr>
    </w:tbl>
    <w:p w:rsidR="00000000" w:rsidDel="00000000" w:rsidP="00000000" w:rsidRDefault="00000000" w:rsidRPr="00000000" w14:paraId="00000DAC">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D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DAE">
      <w:pPr>
        <w:pStyle w:val="Heading2"/>
        <w:keepNext w:val="0"/>
        <w:keepLines w:val="0"/>
        <w:spacing w:after="80" w:lineRule="auto"/>
        <w:rPr>
          <w:rFonts w:ascii="Montserrat" w:cs="Montserrat" w:eastAsia="Montserrat" w:hAnsi="Montserrat"/>
          <w:b w:val="1"/>
          <w:bCs w:val="1"/>
          <w:sz w:val="34"/>
          <w:szCs w:val="34"/>
        </w:rPr>
      </w:pPr>
      <w:bookmarkStart w:colFirst="0" w:colLast="0" w:name="_lhubg9w7euod" w:id="165"/>
      <w:bookmarkEnd w:id="165"/>
      <w:r w:rsidDel="00000000" w:rsidR="00000000" w:rsidRPr="00000000">
        <w:rPr>
          <w:rFonts w:ascii="Montserrat" w:cs="Montserrat" w:eastAsia="Montserrat" w:hAnsi="Montserrat"/>
          <w:b w:val="1"/>
          <w:bCs w:val="1"/>
          <w:sz w:val="34"/>
          <w:szCs w:val="34"/>
          <w:rtl w:val="0"/>
        </w:rPr>
        <w:t xml:space="preserve">5. Tiêu chí đánh giá thành công</w:t>
      </w:r>
    </w:p>
    <w:tbl>
      <w:tblPr>
        <w:tblStyle w:val="Table111"/>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5855"/>
        <w:tblGridChange w:id="0">
          <w:tblGrid>
            <w:gridCol w:w="2915"/>
            <w:gridCol w:w="585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Mức đạt yêu cầu</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rFonts w:ascii="Montserrat" w:cs="Montserrat" w:eastAsia="Montserrat" w:hAnsi="Montserrat"/>
              </w:rPr>
            </w:pPr>
            <w:r w:rsidDel="00000000" w:rsidR="00000000" w:rsidRPr="00000000">
              <w:rPr>
                <w:rFonts w:ascii="Montserrat" w:cs="Montserrat" w:eastAsia="Montserrat" w:hAnsi="Montserrat"/>
                <w:rtl w:val="0"/>
              </w:rPr>
              <w:t xml:space="preserve">ESP32 hoạt động ổn định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rFonts w:ascii="Montserrat" w:cs="Montserrat" w:eastAsia="Montserrat" w:hAnsi="Montserrat"/>
              </w:rPr>
            </w:pPr>
            <w:r w:rsidDel="00000000" w:rsidR="00000000" w:rsidRPr="00000000">
              <w:rPr>
                <w:rFonts w:ascii="Montserrat" w:cs="Montserrat" w:eastAsia="Montserrat" w:hAnsi="Montserrat"/>
                <w:rtl w:val="0"/>
              </w:rPr>
              <w:t xml:space="preserve">Không reset khi chạy cảm biến và quạt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rFonts w:ascii="Montserrat" w:cs="Montserrat" w:eastAsia="Montserrat" w:hAnsi="Montserrat"/>
              </w:rPr>
            </w:pPr>
            <w:r w:rsidDel="00000000" w:rsidR="00000000" w:rsidRPr="00000000">
              <w:rPr>
                <w:rFonts w:ascii="Montserrat" w:cs="Montserrat" w:eastAsia="Montserrat" w:hAnsi="Montserrat"/>
                <w:rtl w:val="0"/>
              </w:rPr>
              <w:t xml:space="preserve">Đọc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rFonts w:ascii="Montserrat" w:cs="Montserrat" w:eastAsia="Montserrat" w:hAnsi="Montserrat"/>
              </w:rPr>
            </w:pPr>
            <w:r w:rsidDel="00000000" w:rsidR="00000000" w:rsidRPr="00000000">
              <w:rPr>
                <w:rFonts w:ascii="Montserrat" w:cs="Montserrat" w:eastAsia="Montserrat" w:hAnsi="Montserrat"/>
                <w:rtl w:val="0"/>
              </w:rPr>
              <w:t xml:space="preserve">Có dữ liệu từ DHT22, MQ135, cảm biến bụi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rFonts w:ascii="Montserrat" w:cs="Montserrat" w:eastAsia="Montserrat" w:hAnsi="Montserrat"/>
              </w:rPr>
            </w:pPr>
            <w:r w:rsidDel="00000000" w:rsidR="00000000" w:rsidRPr="00000000">
              <w:rPr>
                <w:rFonts w:ascii="Montserrat" w:cs="Montserrat" w:eastAsia="Montserrat" w:hAnsi="Montserrat"/>
                <w:rtl w:val="0"/>
              </w:rPr>
              <w:t xml:space="preserve">OLED/LCD hiển thị được giá trị và trạng thái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rFonts w:ascii="Montserrat" w:cs="Montserrat" w:eastAsia="Montserrat" w:hAnsi="Montserrat"/>
              </w:rPr>
            </w:pPr>
            <w:r w:rsidDel="00000000" w:rsidR="00000000" w:rsidRPr="00000000">
              <w:rPr>
                <w:rFonts w:ascii="Montserrat" w:cs="Montserrat" w:eastAsia="Montserrat" w:hAnsi="Montserrat"/>
                <w:rtl w:val="0"/>
              </w:rPr>
              <w:t xml:space="preserve">LED/buzzer thay đổi theo ngưỡng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rFonts w:ascii="Montserrat" w:cs="Montserrat" w:eastAsia="Montserrat" w:hAnsi="Montserrat"/>
              </w:rPr>
            </w:pPr>
            <w:r w:rsidDel="00000000" w:rsidR="00000000" w:rsidRPr="00000000">
              <w:rPr>
                <w:rFonts w:ascii="Montserrat" w:cs="Montserrat" w:eastAsia="Montserrat" w:hAnsi="Montserrat"/>
                <w:rtl w:val="0"/>
              </w:rPr>
              <w:t xml:space="preserve">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rFonts w:ascii="Montserrat" w:cs="Montserrat" w:eastAsia="Montserrat" w:hAnsi="Montserrat"/>
              </w:rPr>
            </w:pPr>
            <w:r w:rsidDel="00000000" w:rsidR="00000000" w:rsidRPr="00000000">
              <w:rPr>
                <w:rFonts w:ascii="Montserrat" w:cs="Montserrat" w:eastAsia="Montserrat" w:hAnsi="Montserrat"/>
                <w:rtl w:val="0"/>
              </w:rPr>
              <w:t xml:space="preserve">Quạt bật/tắt được qua mạch điều khiển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rFonts w:ascii="Montserrat" w:cs="Montserrat" w:eastAsia="Montserrat" w:hAnsi="Montserrat"/>
              </w:rPr>
            </w:pPr>
            <w:r w:rsidDel="00000000" w:rsidR="00000000" w:rsidRPr="00000000">
              <w:rPr>
                <w:rFonts w:ascii="Montserrat" w:cs="Montserrat" w:eastAsia="Montserrat" w:hAnsi="Montserrat"/>
                <w:rtl w:val="0"/>
              </w:rPr>
              <w:t xml:space="preserve">Buồng đo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rFonts w:ascii="Montserrat" w:cs="Montserrat" w:eastAsia="Montserrat" w:hAnsi="Montserrat"/>
              </w:rPr>
            </w:pPr>
            <w:r w:rsidDel="00000000" w:rsidR="00000000" w:rsidRPr="00000000">
              <w:rPr>
                <w:rFonts w:ascii="Montserrat" w:cs="Montserrat" w:eastAsia="Montserrat" w:hAnsi="Montserrat"/>
                <w:rtl w:val="0"/>
              </w:rPr>
              <w:t xml:space="preserve">Cảm biến được cố định, luồng khí có hướng rõ ràng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rFonts w:ascii="Montserrat" w:cs="Montserrat" w:eastAsia="Montserrat" w:hAnsi="Montserrat"/>
              </w:rPr>
            </w:pPr>
            <w:r w:rsidDel="00000000" w:rsidR="00000000" w:rsidRPr="00000000">
              <w:rPr>
                <w:rFonts w:ascii="Montserrat" w:cs="Montserrat" w:eastAsia="Montserrat" w:hAnsi="Montserrat"/>
                <w:rtl w:val="0"/>
              </w:rPr>
              <w:t xml:space="preserve">Dữ liệu thực nghiệm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rFonts w:ascii="Montserrat" w:cs="Montserrat" w:eastAsia="Montserrat" w:hAnsi="Montserrat"/>
              </w:rPr>
            </w:pPr>
            <w:r w:rsidDel="00000000" w:rsidR="00000000" w:rsidRPr="00000000">
              <w:rPr>
                <w:rFonts w:ascii="Montserrat" w:cs="Montserrat" w:eastAsia="Montserrat" w:hAnsi="Montserrat"/>
                <w:rtl w:val="0"/>
              </w:rPr>
              <w:t xml:space="preserve">Có bảng số liệu đo thật, thay thế số liệu mô phỏng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rFonts w:ascii="Montserrat" w:cs="Montserrat" w:eastAsia="Montserrat" w:hAnsi="Montserrat"/>
              </w:rPr>
            </w:pPr>
            <w:r w:rsidDel="00000000" w:rsidR="00000000" w:rsidRPr="00000000">
              <w:rPr>
                <w:rFonts w:ascii="Montserrat" w:cs="Montserrat" w:eastAsia="Montserrat" w:hAnsi="Montserrat"/>
                <w:rtl w:val="0"/>
              </w:rPr>
              <w:t xml:space="preserve">Báo cáo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rPr>
                <w:rFonts w:ascii="Montserrat" w:cs="Montserrat" w:eastAsia="Montserrat" w:hAnsi="Montserrat"/>
              </w:rPr>
            </w:pPr>
            <w:r w:rsidDel="00000000" w:rsidR="00000000" w:rsidRPr="00000000">
              <w:rPr>
                <w:rFonts w:ascii="Montserrat" w:cs="Montserrat" w:eastAsia="Montserrat" w:hAnsi="Montserrat"/>
                <w:rtl w:val="0"/>
              </w:rPr>
              <w:t xml:space="preserve">Có nhận xét về ưu điểm, hạn chế và hướng phát triển</w:t>
            </w:r>
          </w:p>
        </w:tc>
      </w:tr>
    </w:tbl>
    <w:p w:rsidR="00000000" w:rsidDel="00000000" w:rsidP="00000000" w:rsidRDefault="00000000" w:rsidRPr="00000000" w14:paraId="00000DC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VẤN ĐỀ GẶP PHẢI VÀ GIẢI PHÁP</w:t>
      </w:r>
    </w:p>
    <w:p w:rsidR="00000000" w:rsidDel="00000000" w:rsidP="00000000" w:rsidRDefault="00000000" w:rsidRPr="00000000" w14:paraId="00000DC2">
      <w:pPr>
        <w:rPr>
          <w:rFonts w:ascii="Montserrat" w:cs="Montserrat" w:eastAsia="Montserrat" w:hAnsi="Montserrat"/>
          <w:b w:val="1"/>
          <w:bCs w:val="1"/>
        </w:rPr>
      </w:pPr>
      <w:r w:rsidDel="00000000" w:rsidR="00000000" w:rsidRPr="00000000">
        <w:rPr>
          <w:rtl w:val="0"/>
        </w:rPr>
      </w:r>
    </w:p>
    <w:tbl>
      <w:tblPr>
        <w:tblStyle w:val="Table11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5.7104993325474"/>
        <w:gridCol w:w="3040.535510456771"/>
        <w:gridCol w:w="3469.265801234306"/>
        <w:tblGridChange w:id="0">
          <w:tblGrid>
            <w:gridCol w:w="2515.7104993325474"/>
            <w:gridCol w:w="3040.535510456771"/>
            <w:gridCol w:w="3469.26580123430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Chưa thể tích hợp toàn bộ ngay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Nếu tích hợp tất cả module cùng lúc sẽ khó xác định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Test từng module độc lập trước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Cảm biến MQ135 cần thời gian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Giá trị ban đầu có thể dao động do heater chưa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Cho cảm biến làm nóng, không dùng dữ liệu vài phút đầu để 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GP2Y yêu cầu timing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Nếu điều khiển LED sai thời điểm, dữ liệu bụi không đáng tin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Viết file test riêng, kiểm tra bằng Serial log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C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Supabase cần cấu hình đúng API key và endpoint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Nếu sai cấu hình, HTTP POST sẽ thất bại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Tách thông tin cấu hình trong Config.h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SPIFFS cần kiểm tra việc ghi/đọc file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Nếu format hoặc đường dẫn sai, cache không hoạt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D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Viết test riêng cho ghi/đọc/xóa cache</w:t>
            </w:r>
          </w:p>
        </w:tc>
      </w:tr>
    </w:tbl>
    <w:p w:rsidR="00000000" w:rsidDel="00000000" w:rsidP="00000000" w:rsidRDefault="00000000" w:rsidRPr="00000000" w14:paraId="00000DD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DD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DD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c9u8r6nqbpv" w:id="166"/>
      <w:bookmarkEnd w:id="166"/>
      <w:r w:rsidDel="00000000" w:rsidR="00000000" w:rsidRPr="00000000">
        <w:rPr>
          <w:rtl w:val="0"/>
        </w:rPr>
      </w:r>
    </w:p>
    <w:p w:rsidR="00000000" w:rsidDel="00000000" w:rsidP="00000000" w:rsidRDefault="00000000" w:rsidRPr="00000000" w14:paraId="00000DD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78zskid75r4" w:id="167"/>
      <w:bookmarkEnd w:id="167"/>
      <w:r w:rsidDel="00000000" w:rsidR="00000000" w:rsidRPr="00000000">
        <w:rPr>
          <w:rtl w:val="0"/>
        </w:rPr>
      </w:r>
    </w:p>
    <w:p w:rsidR="00000000" w:rsidDel="00000000" w:rsidP="00000000" w:rsidRDefault="00000000" w:rsidRPr="00000000" w14:paraId="00000DD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g1vygkvlpr1" w:id="168"/>
      <w:bookmarkEnd w:id="168"/>
      <w:r w:rsidDel="00000000" w:rsidR="00000000" w:rsidRPr="00000000">
        <w:rPr>
          <w:rFonts w:ascii="Montserrat" w:cs="Montserrat" w:eastAsia="Montserrat" w:hAnsi="Montserrat"/>
          <w:b w:val="1"/>
          <w:bCs w:val="1"/>
          <w:color w:val="000000"/>
          <w:sz w:val="26"/>
          <w:szCs w:val="26"/>
          <w:rtl w:val="0"/>
        </w:rPr>
        <w:t xml:space="preserve">Bài học kinh nghiệm</w:t>
      </w:r>
    </w:p>
    <w:p w:rsidR="00000000" w:rsidDel="00000000" w:rsidP="00000000" w:rsidRDefault="00000000" w:rsidRPr="00000000" w14:paraId="00000DDA">
      <w:pPr>
        <w:numPr>
          <w:ilvl w:val="0"/>
          <w:numId w:val="3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thử module độc lập giúp giảm thời gian debug khi tích hợp hệ thống.</w:t>
      </w:r>
    </w:p>
    <w:p w:rsidR="00000000" w:rsidDel="00000000" w:rsidP="00000000" w:rsidRDefault="00000000" w:rsidRPr="00000000" w14:paraId="00000DDB">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Với cảm biến analog, cần kiểm tra cả phần điện áp, nhiễu và thuật toán lọc.</w:t>
      </w:r>
    </w:p>
    <w:p w:rsidR="00000000" w:rsidDel="00000000" w:rsidP="00000000" w:rsidRDefault="00000000" w:rsidRPr="00000000" w14:paraId="00000DDC">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Với hệ thống IoT, test mạng phải bao gồm cả trường hợp mất mạng, sai cấu hình và server trả lỗi.</w:t>
      </w:r>
    </w:p>
    <w:p w:rsidR="00000000" w:rsidDel="00000000" w:rsidP="00000000" w:rsidRDefault="00000000" w:rsidRPr="00000000" w14:paraId="00000DDD">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nên gửi mọi dữ liệu lên cloud; dữ liệu lỗi cần được phát hiện và xử lý trước.</w:t>
      </w:r>
    </w:p>
    <w:p w:rsidR="00000000" w:rsidDel="00000000" w:rsidP="00000000" w:rsidRDefault="00000000" w:rsidRPr="00000000" w14:paraId="00000DDE">
      <w:pPr>
        <w:numPr>
          <w:ilvl w:val="0"/>
          <w:numId w:val="3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Việc chuẩn bị test case từ trước giúp buổi bring-up phần cứng có trật tự hơn.</w:t>
      </w:r>
    </w:p>
    <w:p w:rsidR="00000000" w:rsidDel="00000000" w:rsidP="00000000" w:rsidRDefault="00000000" w:rsidRPr="00000000" w14:paraId="00000DD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Tự đánh giá cá nhân </w:t>
      </w:r>
    </w:p>
    <w:p w:rsidR="00000000" w:rsidDel="00000000" w:rsidP="00000000" w:rsidRDefault="00000000" w:rsidRPr="00000000" w14:paraId="00000DE0">
      <w:pPr>
        <w:rPr>
          <w:rFonts w:ascii="Montserrat" w:cs="Montserrat" w:eastAsia="Montserrat" w:hAnsi="Montserrat"/>
          <w:b w:val="1"/>
          <w:bCs w:val="1"/>
        </w:rPr>
      </w:pPr>
      <w:r w:rsidDel="00000000" w:rsidR="00000000" w:rsidRPr="00000000">
        <w:rPr>
          <w:rtl w:val="0"/>
        </w:rPr>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7.9804920249745"/>
        <w:gridCol w:w="3942.0210052976704"/>
        <w:gridCol w:w="1171.4367880290245"/>
        <w:gridCol w:w="2904.0735256719536"/>
        <w:tblGridChange w:id="0">
          <w:tblGrid>
            <w:gridCol w:w="1007.9804920249745"/>
            <w:gridCol w:w="3942.0210052976704"/>
            <w:gridCol w:w="1171.4367880290245"/>
            <w:gridCol w:w="2904.073525671953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Công việc đã thực hiện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Tự 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Chuẩn bị cấu trúc PlatformIO, code test module, test Supabase/SPIFFS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Hoàn thành tốt, cần kiểm tra với phần cứng thật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Rà soát linh kiện, khối nguồn, dây nối, yêu cầu đo điện 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Hoàn thành tốt, cần chuẩn bị thêm sơ đồ lắp thực tế</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Lập bảng test case, biểu mẫu ghi dữ liệu, tiêu chí đạt/không đạt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E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Hoàn thành tốt, tài liệu rõ ràng</w:t>
            </w:r>
          </w:p>
        </w:tc>
      </w:tr>
    </w:tbl>
    <w:p w:rsidR="00000000" w:rsidDel="00000000" w:rsidP="00000000" w:rsidRDefault="00000000" w:rsidRPr="00000000" w14:paraId="00000DF1">
      <w:pPr>
        <w:pStyle w:val="Heading2"/>
        <w:keepNext w:val="0"/>
        <w:keepLines w:val="0"/>
        <w:spacing w:after="80" w:lineRule="auto"/>
        <w:rPr>
          <w:rFonts w:ascii="Montserrat" w:cs="Montserrat" w:eastAsia="Montserrat" w:hAnsi="Montserrat"/>
          <w:b w:val="1"/>
          <w:bCs w:val="1"/>
          <w:sz w:val="34"/>
          <w:szCs w:val="34"/>
        </w:rPr>
      </w:pPr>
      <w:bookmarkStart w:colFirst="0" w:colLast="0" w:name="_phekrd9b56yt" w:id="169"/>
      <w:bookmarkEnd w:id="169"/>
      <w:r w:rsidDel="00000000" w:rsidR="00000000" w:rsidRPr="00000000">
        <w:rPr>
          <w:rFonts w:ascii="Montserrat" w:cs="Montserrat" w:eastAsia="Montserrat" w:hAnsi="Montserrat"/>
          <w:b w:val="1"/>
          <w:bCs w:val="1"/>
          <w:sz w:val="34"/>
          <w:szCs w:val="34"/>
          <w:rtl w:val="0"/>
        </w:rPr>
        <w:t xml:space="preserve">Kế hoạch tiếp theo</w:t>
      </w:r>
    </w:p>
    <w:p w:rsidR="00000000" w:rsidDel="00000000" w:rsidP="00000000" w:rsidRDefault="00000000" w:rsidRPr="00000000" w14:paraId="00000DF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Buổi làm việc tiếp theo: Tuần 12</w:t>
      </w:r>
    </w:p>
    <w:p w:rsidR="00000000" w:rsidDel="00000000" w:rsidP="00000000" w:rsidRDefault="00000000" w:rsidRPr="00000000" w14:paraId="00000DF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Nội dung dự kiến:</w:t>
      </w:r>
    </w:p>
    <w:p w:rsidR="00000000" w:rsidDel="00000000" w:rsidP="00000000" w:rsidRDefault="00000000" w:rsidRPr="00000000" w14:paraId="00000DF4">
      <w:pPr>
        <w:numPr>
          <w:ilvl w:val="0"/>
          <w:numId w:val="19"/>
        </w:numPr>
        <w:spacing w:after="0" w:afterAutospacing="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Lắp phần cứng theo sơ đồ đã chuẩn bị.</w:t>
      </w:r>
    </w:p>
    <w:p w:rsidR="00000000" w:rsidDel="00000000" w:rsidP="00000000" w:rsidRDefault="00000000" w:rsidRPr="00000000" w14:paraId="00000DF5">
      <w:pPr>
        <w:numPr>
          <w:ilvl w:val="0"/>
          <w:numId w:val="19"/>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Kiểm tra nguồn 5V và 3.3V bằng đồng hồ đo.</w:t>
      </w:r>
    </w:p>
    <w:p w:rsidR="00000000" w:rsidDel="00000000" w:rsidP="00000000" w:rsidRDefault="00000000" w:rsidRPr="00000000" w14:paraId="00000DF6">
      <w:pPr>
        <w:numPr>
          <w:ilvl w:val="0"/>
          <w:numId w:val="19"/>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Test từng module theo bảng test case.</w:t>
      </w:r>
    </w:p>
    <w:p w:rsidR="00000000" w:rsidDel="00000000" w:rsidP="00000000" w:rsidRDefault="00000000" w:rsidRPr="00000000" w14:paraId="00000DF7">
      <w:pPr>
        <w:numPr>
          <w:ilvl w:val="0"/>
          <w:numId w:val="19"/>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Nạp firmware tích hợp.</w:t>
      </w:r>
    </w:p>
    <w:p w:rsidR="00000000" w:rsidDel="00000000" w:rsidP="00000000" w:rsidRDefault="00000000" w:rsidRPr="00000000" w14:paraId="00000DF8">
      <w:pPr>
        <w:numPr>
          <w:ilvl w:val="0"/>
          <w:numId w:val="19"/>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Kiểm tra FreeRTOS, Mutex và OLED.</w:t>
      </w:r>
    </w:p>
    <w:p w:rsidR="00000000" w:rsidDel="00000000" w:rsidP="00000000" w:rsidRDefault="00000000" w:rsidRPr="00000000" w14:paraId="00000DF9">
      <w:pPr>
        <w:numPr>
          <w:ilvl w:val="0"/>
          <w:numId w:val="19"/>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Kiểm tra gửi dữ liệu lên Supabase.</w:t>
      </w:r>
    </w:p>
    <w:p w:rsidR="00000000" w:rsidDel="00000000" w:rsidP="00000000" w:rsidRDefault="00000000" w:rsidRPr="00000000" w14:paraId="00000DFA">
      <w:pPr>
        <w:numPr>
          <w:ilvl w:val="0"/>
          <w:numId w:val="19"/>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Kiểm tra mất Wi-Fi và cache SPIFFS.</w:t>
      </w:r>
    </w:p>
    <w:p w:rsidR="00000000" w:rsidDel="00000000" w:rsidP="00000000" w:rsidRDefault="00000000" w:rsidRPr="00000000" w14:paraId="00000DFB">
      <w:pPr>
        <w:numPr>
          <w:ilvl w:val="0"/>
          <w:numId w:val="19"/>
        </w:numPr>
        <w:spacing w:after="24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Ghi dữ liệu thực nghiệm ban đầu vào bảng đo.</w:t>
      </w:r>
    </w:p>
    <w:p w:rsidR="00000000" w:rsidDel="00000000" w:rsidP="00000000" w:rsidRDefault="00000000" w:rsidRPr="00000000" w14:paraId="00000DFC">
      <w:pPr>
        <w:rPr>
          <w:rFonts w:ascii="Montserrat" w:cs="Montserrat" w:eastAsia="Montserrat" w:hAnsi="Montserrat"/>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rPr>
        <w:sectPr>
          <w:type w:val="nextPage"/>
          <w:pgSz w:h="16834" w:w="11909" w:orient="portrait"/>
          <w:pgMar w:bottom="1440" w:top="1440" w:left="1440" w:right="1440" w:header="720" w:footer="720"/>
          <w:pgNumType w:start="1"/>
        </w:sectPr>
      </w:pPr>
      <w:bookmarkStart w:colFirst="0" w:colLast="0" w:name="_m0lu52o56wzy"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12_25/05</w:t>
      </w:r>
      <w:r w:rsidDel="00000000" w:rsidR="00000000" w:rsidRPr="00000000">
        <w:rPr>
          <w:rtl w:val="0"/>
        </w:rPr>
      </w:r>
    </w:p>
    <w:p w:rsidR="00000000" w:rsidDel="00000000" w:rsidP="00000000" w:rsidRDefault="00000000" w:rsidRPr="00000000" w14:paraId="00000DFE">
      <w:pPr>
        <w:pStyle w:val="Heading1"/>
        <w:keepNext w:val="0"/>
        <w:keepLines w:val="0"/>
        <w:spacing w:before="480" w:lineRule="auto"/>
        <w:rPr>
          <w:rFonts w:ascii="Montserrat" w:cs="Montserrat" w:eastAsia="Montserrat" w:hAnsi="Montserrat"/>
          <w:b w:val="1"/>
          <w:bCs w:val="1"/>
          <w:sz w:val="26"/>
          <w:szCs w:val="26"/>
        </w:rPr>
      </w:pPr>
      <w:bookmarkStart w:colFirst="0" w:colLast="0" w:name="_nt33lkzgum2m" w:id="171"/>
      <w:bookmarkEnd w:id="171"/>
      <w:r w:rsidDel="00000000" w:rsidR="00000000" w:rsidRPr="00000000">
        <w:rPr>
          <w:rFonts w:ascii="Montserrat" w:cs="Montserrat" w:eastAsia="Montserrat" w:hAnsi="Montserrat"/>
          <w:b w:val="1"/>
          <w:bCs w:val="1"/>
          <w:sz w:val="26"/>
          <w:szCs w:val="26"/>
          <w:rtl w:val="0"/>
        </w:rPr>
        <w:t xml:space="preserve">Tuần 12: Bring-up phần cứng, kiểm thử từng module và tích hợp hệ thống lần đầu </w:t>
      </w:r>
    </w:p>
    <w:p w:rsidR="00000000" w:rsidDel="00000000" w:rsidP="00000000" w:rsidRDefault="00000000" w:rsidRPr="00000000" w14:paraId="00000DFF">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Buổi làm việc số: 12</w:t>
      </w:r>
    </w:p>
    <w:p w:rsidR="00000000" w:rsidDel="00000000" w:rsidP="00000000" w:rsidRDefault="00000000" w:rsidRPr="00000000" w14:paraId="00000E00">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Thời gian thực hiện: 10/05/2026, 08:00 - 11:30</w:t>
      </w:r>
    </w:p>
    <w:p w:rsidR="00000000" w:rsidDel="00000000" w:rsidP="00000000" w:rsidRDefault="00000000" w:rsidRPr="00000000" w14:paraId="00000E01">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Địa điểm: THƯ VIỆN</w:t>
      </w:r>
    </w:p>
    <w:p w:rsidR="00000000" w:rsidDel="00000000" w:rsidP="00000000" w:rsidRDefault="00000000" w:rsidRPr="00000000" w14:paraId="00000E02">
      <w:pPr>
        <w:pStyle w:val="Heading1"/>
        <w:keepNext w:val="0"/>
        <w:keepLines w:val="0"/>
        <w:spacing w:after="240" w:before="0" w:lineRule="auto"/>
        <w:rPr>
          <w:rFonts w:ascii="Montserrat" w:cs="Montserrat" w:eastAsia="Montserrat" w:hAnsi="Montserrat"/>
          <w:sz w:val="26"/>
          <w:szCs w:val="26"/>
        </w:rPr>
      </w:pPr>
      <w:bookmarkStart w:colFirst="0" w:colLast="0" w:name="_lu07nm9ajhtb" w:id="172"/>
      <w:bookmarkEnd w:id="172"/>
      <w:r w:rsidDel="00000000" w:rsidR="00000000" w:rsidRPr="00000000">
        <w:rPr>
          <w:rFonts w:ascii="Montserrat" w:cs="Montserrat" w:eastAsia="Montserrat" w:hAnsi="Montserrat"/>
          <w:sz w:val="26"/>
          <w:szCs w:val="26"/>
          <w:rtl w:val="0"/>
        </w:rPr>
        <w:t xml:space="preserve">Hình thức làm việc: Offline kết hợp kiểm thử phần cứng</w:t>
      </w:r>
    </w:p>
    <w:p w:rsidR="00000000" w:rsidDel="00000000" w:rsidP="00000000" w:rsidRDefault="00000000" w:rsidRPr="00000000" w14:paraId="00000E03">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T</w:t>
      </w:r>
    </w:p>
    <w:tbl>
      <w:tblPr>
        <w:tblStyle w:val="Table1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3333333333335"/>
        <w:gridCol w:w="1091.6666666666665"/>
        <w:gridCol w:w="945"/>
        <w:gridCol w:w="6135"/>
        <w:tblGridChange w:id="0">
          <w:tblGrid>
            <w:gridCol w:w="843.3333333333335"/>
            <w:gridCol w:w="1091.6666666666665"/>
            <w:gridCol w:w="945"/>
            <w:gridCol w:w="613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4">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5">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6">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MSSV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7">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Vai trò trong buổi làm việc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8">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9">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A">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20233441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B">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Phụ trách nạp firmware, kiểm tra PlatformIO, FreeRTOS, Supabase và SPIFFS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C">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D">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E">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20233265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F">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Phụ trách lắp phần cứng, kiểm tra nguồn, dây nối, cảm biến và tải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10">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11">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12">
            <w:pPr>
              <w:pStyle w:val="Heading1"/>
              <w:keepNext w:val="0"/>
              <w:keepLines w:val="0"/>
              <w:spacing w:after="240" w:before="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20233617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13">
            <w:pPr>
              <w:pStyle w:val="Heading1"/>
              <w:keepNext w:val="0"/>
              <w:keepLines w:val="0"/>
              <w:spacing w:after="240" w:before="0" w:lineRule="auto"/>
              <w:rPr>
                <w:rFonts w:ascii="Montserrat" w:cs="Montserrat" w:eastAsia="Montserrat" w:hAnsi="Montserrat"/>
                <w:sz w:val="26"/>
                <w:szCs w:val="26"/>
              </w:rPr>
            </w:pPr>
            <w:bookmarkStart w:colFirst="0" w:colLast="0" w:name="_94xrfiorjw38" w:id="173"/>
            <w:bookmarkEnd w:id="173"/>
            <w:r w:rsidDel="00000000" w:rsidR="00000000" w:rsidRPr="00000000">
              <w:rPr>
                <w:rFonts w:ascii="Montserrat" w:cs="Montserrat" w:eastAsia="Montserrat" w:hAnsi="Montserrat"/>
                <w:sz w:val="26"/>
                <w:szCs w:val="26"/>
                <w:rtl w:val="0"/>
              </w:rPr>
              <w:t xml:space="preserve">Phụ trách ghi nhận kết quả test, lập bảng lỗi, đánh giá đạt/không đạt</w:t>
            </w:r>
          </w:p>
        </w:tc>
      </w:tr>
    </w:tbl>
    <w:p w:rsidR="00000000" w:rsidDel="00000000" w:rsidP="00000000" w:rsidRDefault="00000000" w:rsidRPr="00000000" w14:paraId="00000E14">
      <w:pPr>
        <w:pStyle w:val="Heading1"/>
        <w:keepNext w:val="0"/>
        <w:keepLines w:val="0"/>
        <w:spacing w:after="240" w:before="0" w:lineRule="auto"/>
        <w:rPr>
          <w:rFonts w:ascii="Montserrat" w:cs="Montserrat" w:eastAsia="Montserrat" w:hAnsi="Montserrat"/>
          <w:b w:val="1"/>
          <w:bCs w:val="1"/>
          <w:sz w:val="26"/>
          <w:szCs w:val="26"/>
        </w:rPr>
      </w:pPr>
      <w:bookmarkStart w:colFirst="0" w:colLast="0" w:name="_j20z3lbxntnk" w:id="174"/>
      <w:bookmarkEnd w:id="174"/>
      <w:r w:rsidDel="00000000" w:rsidR="00000000" w:rsidRPr="00000000">
        <w:rPr>
          <w:rFonts w:ascii="Montserrat" w:cs="Montserrat" w:eastAsia="Montserrat" w:hAnsi="Montserrat"/>
          <w:b w:val="1"/>
          <w:bCs w:val="1"/>
          <w:sz w:val="26"/>
          <w:szCs w:val="26"/>
          <w:rtl w:val="0"/>
        </w:rPr>
        <w:t xml:space="preserve">MỤC TIÊU TUẦN 12</w:t>
      </w:r>
    </w:p>
    <w:p w:rsidR="00000000" w:rsidDel="00000000" w:rsidP="00000000" w:rsidRDefault="00000000" w:rsidRPr="00000000" w14:paraId="00000E15">
      <w:pPr>
        <w:pStyle w:val="Heading1"/>
        <w:keepNext w:val="0"/>
        <w:keepLines w:val="0"/>
        <w:spacing w:after="240" w:before="240" w:lineRule="auto"/>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Tuần 11 đã hoàn thành danh sách linh kiện, cấu trúc mã nguồn PlatformIO và bảng test case, Tuần 12 tập trung vào giai đoạn bring-up phần cứng. Mục tiêu chính của buổi làm việc gồm:</w:t>
      </w:r>
    </w:p>
    <w:p w:rsidR="00000000" w:rsidDel="00000000" w:rsidP="00000000" w:rsidRDefault="00000000" w:rsidRPr="00000000" w14:paraId="00000E16">
      <w:pPr>
        <w:pStyle w:val="Heading1"/>
        <w:keepNext w:val="0"/>
        <w:keepLines w:val="0"/>
        <w:numPr>
          <w:ilvl w:val="0"/>
          <w:numId w:val="15"/>
        </w:numPr>
        <w:spacing w:after="0" w:afterAutospacing="0" w:before="24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Lắp hệ thống theo sơ đồ nối dây đã chuẩn bị.</w:t>
      </w:r>
    </w:p>
    <w:p w:rsidR="00000000" w:rsidDel="00000000" w:rsidP="00000000" w:rsidRDefault="00000000" w:rsidRPr="00000000" w14:paraId="00000E17">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Kiểm tra nguồn 5V, 3.3V và GND trước khi kết nối toàn bộ module.</w:t>
      </w:r>
    </w:p>
    <w:p w:rsidR="00000000" w:rsidDel="00000000" w:rsidP="00000000" w:rsidRDefault="00000000" w:rsidRPr="00000000" w14:paraId="00000E18">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Kiểm thử từng module độc lập gồm DHT22, MQ135, GP2Y1010AU0F, OLED, LED/buzzer và quạt/relay.</w:t>
      </w:r>
    </w:p>
    <w:p w:rsidR="00000000" w:rsidDel="00000000" w:rsidP="00000000" w:rsidRDefault="00000000" w:rsidRPr="00000000" w14:paraId="00000E19">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Kiểm tra khả năng nạp chương trình cho ESP32 bằng PlatformIO.</w:t>
      </w:r>
    </w:p>
    <w:p w:rsidR="00000000" w:rsidDel="00000000" w:rsidP="00000000" w:rsidRDefault="00000000" w:rsidRPr="00000000" w14:paraId="00000E1A">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Kiểm tra firmware tích hợp lần đầu với các task FreeRTOS.</w:t>
      </w:r>
    </w:p>
    <w:p w:rsidR="00000000" w:rsidDel="00000000" w:rsidP="00000000" w:rsidRDefault="00000000" w:rsidRPr="00000000" w14:paraId="00000E1B">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Kiểm tra cơ chế bảo vệ dữ liệu bằng Mutex.</w:t>
      </w:r>
    </w:p>
    <w:p w:rsidR="00000000" w:rsidDel="00000000" w:rsidP="00000000" w:rsidRDefault="00000000" w:rsidRPr="00000000" w14:paraId="00000E1C">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Kiểm tra gửi dữ liệu lên Supabase qua HTTP POST.</w:t>
      </w:r>
    </w:p>
    <w:p w:rsidR="00000000" w:rsidDel="00000000" w:rsidP="00000000" w:rsidRDefault="00000000" w:rsidRPr="00000000" w14:paraId="00000E1D">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Fonts w:ascii="Montserrat" w:cs="Montserrat" w:eastAsia="Montserrat" w:hAnsi="Montserrat"/>
          <w:sz w:val="26"/>
          <w:szCs w:val="26"/>
          <w:rtl w:val="0"/>
        </w:rPr>
        <w:t xml:space="preserve">Kiểm tra cơ chế lưu tạm dữ liệu bằng SPIFFS khi mất Wi-Fi.</w:t>
      </w:r>
    </w:p>
    <w:p w:rsidR="00000000" w:rsidDel="00000000" w:rsidP="00000000" w:rsidRDefault="00000000" w:rsidRPr="00000000" w14:paraId="00000E1E">
      <w:pPr>
        <w:pStyle w:val="Heading1"/>
        <w:keepNext w:val="0"/>
        <w:keepLines w:val="0"/>
        <w:numPr>
          <w:ilvl w:val="0"/>
          <w:numId w:val="15"/>
        </w:numPr>
        <w:spacing w:after="0" w:afterAutospacing="0" w:before="0" w:beforeAutospacing="0" w:lineRule="auto"/>
        <w:ind w:left="720" w:hanging="360"/>
        <w:rPr>
          <w:rFonts w:ascii="Montserrat" w:cs="Montserrat" w:eastAsia="Montserrat" w:hAnsi="Montserrat"/>
          <w:sz w:val="26"/>
          <w:szCs w:val="26"/>
        </w:rPr>
      </w:pPr>
      <w:bookmarkStart w:colFirst="0" w:colLast="0" w:name="_sv9k2ip6dtqk" w:id="175"/>
      <w:bookmarkEnd w:id="175"/>
      <w:r w:rsidDel="00000000" w:rsidR="00000000" w:rsidRPr="00000000">
        <w:rPr>
          <w:rFonts w:ascii="Montserrat" w:cs="Montserrat" w:eastAsia="Montserrat" w:hAnsi="Montserrat"/>
          <w:sz w:val="26"/>
          <w:szCs w:val="26"/>
          <w:rtl w:val="0"/>
        </w:rPr>
        <w:t xml:space="preserve">Ghi nhận dữ liệu thực nghiệm ban đầu và các lỗi phát sinh trong quá trình tích hợp.</w:t>
      </w:r>
    </w:p>
    <w:p w:rsidR="00000000" w:rsidDel="00000000" w:rsidP="00000000" w:rsidRDefault="00000000" w:rsidRPr="00000000" w14:paraId="00000E1F">
      <w:pPr>
        <w:pStyle w:val="Heading1"/>
        <w:keepNext w:val="0"/>
        <w:keepLines w:val="0"/>
        <w:numPr>
          <w:ilvl w:val="0"/>
          <w:numId w:val="10"/>
        </w:numPr>
        <w:spacing w:after="240" w:before="0" w:lineRule="auto"/>
        <w:ind w:left="720" w:hanging="360"/>
        <w:rPr>
          <w:rFonts w:ascii="Montserrat" w:cs="Montserrat" w:eastAsia="Montserrat" w:hAnsi="Montserrat"/>
          <w:sz w:val="26"/>
          <w:szCs w:val="26"/>
        </w:rPr>
      </w:pPr>
      <w:bookmarkStart w:colFirst="0" w:colLast="0" w:name="_nt33lkzgum2m" w:id="171"/>
      <w:bookmarkEnd w:id="171"/>
      <w:r w:rsidDel="00000000" w:rsidR="00000000" w:rsidRPr="00000000">
        <w:rPr>
          <w:rtl w:val="0"/>
        </w:rPr>
      </w:r>
    </w:p>
    <w:p w:rsidR="00000000" w:rsidDel="00000000" w:rsidP="00000000" w:rsidRDefault="00000000" w:rsidRPr="00000000" w14:paraId="00000E20">
      <w:pPr>
        <w:pStyle w:val="Heading1"/>
        <w:keepNext w:val="0"/>
        <w:keepLines w:val="0"/>
        <w:spacing w:before="480" w:lineRule="auto"/>
        <w:rPr>
          <w:rFonts w:ascii="Montserrat" w:cs="Montserrat" w:eastAsia="Montserrat" w:hAnsi="Montserrat"/>
          <w:b w:val="1"/>
          <w:bCs w:val="1"/>
          <w:sz w:val="26"/>
          <w:szCs w:val="26"/>
        </w:rPr>
      </w:pPr>
      <w:bookmarkStart w:colFirst="0" w:colLast="0" w:name="_nt33lkzgum2m" w:id="171"/>
      <w:bookmarkEnd w:id="171"/>
      <w:r w:rsidDel="00000000" w:rsidR="00000000" w:rsidRPr="00000000">
        <w:rPr>
          <w:rtl w:val="0"/>
        </w:rPr>
      </w:r>
    </w:p>
    <w:p w:rsidR="00000000" w:rsidDel="00000000" w:rsidP="00000000" w:rsidRDefault="00000000" w:rsidRPr="00000000" w14:paraId="00000E21">
      <w:pPr>
        <w:pStyle w:val="Heading1"/>
        <w:keepNext w:val="0"/>
        <w:keepLines w:val="0"/>
        <w:spacing w:after="240" w:before="0" w:lineRule="auto"/>
        <w:rPr>
          <w:rFonts w:ascii="Montserrat" w:cs="Montserrat" w:eastAsia="Montserrat" w:hAnsi="Montserrat"/>
          <w:b w:val="1"/>
          <w:bCs w:val="1"/>
          <w:sz w:val="26"/>
          <w:szCs w:val="26"/>
        </w:rPr>
      </w:pPr>
      <w:bookmarkStart w:colFirst="0" w:colLast="0" w:name="_nt33lkzgum2m" w:id="171"/>
      <w:bookmarkEnd w:id="171"/>
      <w:r w:rsidDel="00000000" w:rsidR="00000000" w:rsidRPr="00000000">
        <w:rPr>
          <w:rFonts w:ascii="Montserrat" w:cs="Montserrat" w:eastAsia="Montserrat" w:hAnsi="Montserrat"/>
          <w:b w:val="1"/>
          <w:bCs w:val="1"/>
          <w:sz w:val="26"/>
          <w:szCs w:val="26"/>
          <w:rtl w:val="0"/>
        </w:rPr>
        <w:t xml:space="preserve">KẾ HOẠCH THỰC HIỆN</w:t>
      </w:r>
    </w:p>
    <w:p w:rsidR="00000000" w:rsidDel="00000000" w:rsidP="00000000" w:rsidRDefault="00000000" w:rsidRPr="00000000" w14:paraId="00000E22">
      <w:pPr>
        <w:rPr/>
      </w:pPr>
      <w:r w:rsidDel="00000000" w:rsidR="00000000" w:rsidRPr="00000000">
        <w:rPr>
          <w:rtl w:val="0"/>
        </w:rPr>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5.6141457927517"/>
        <w:gridCol w:w="4332.804740870807"/>
        <w:gridCol w:w="3557.0929243600654"/>
        <w:tblGridChange w:id="0">
          <w:tblGrid>
            <w:gridCol w:w="1135.6141457927517"/>
            <w:gridCol w:w="4332.804740870807"/>
            <w:gridCol w:w="3557.0929243600654"/>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3">
            <w:pPr>
              <w:rPr/>
            </w:pPr>
            <w:r w:rsidDel="00000000" w:rsidR="00000000" w:rsidRPr="00000000">
              <w:rPr>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4">
            <w:pPr>
              <w:rPr/>
            </w:pPr>
            <w:r w:rsidDel="00000000" w:rsidR="00000000" w:rsidRPr="00000000">
              <w:rPr>
                <w:rtl w:val="0"/>
              </w:rPr>
              <w:t xml:space="preserve">Nội dung công việc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5">
            <w:pPr>
              <w:rPr/>
            </w:pPr>
            <w:r w:rsidDel="00000000" w:rsidR="00000000" w:rsidRPr="00000000">
              <w:rPr>
                <w:rtl w:val="0"/>
              </w:rPr>
              <w:t xml:space="preserve">Người phụ trách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6">
            <w:pPr>
              <w:rPr/>
            </w:pPr>
            <w:r w:rsidDel="00000000" w:rsidR="00000000" w:rsidRPr="00000000">
              <w:rPr>
                <w:rtl w:val="0"/>
              </w:rPr>
              <w:t xml:space="preserve">20:00 - 20:15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7">
            <w:pPr>
              <w:rPr/>
            </w:pPr>
            <w:r w:rsidDel="00000000" w:rsidR="00000000" w:rsidRPr="00000000">
              <w:rPr>
                <w:rtl w:val="0"/>
              </w:rPr>
              <w:t xml:space="preserve">Chuẩn bị linh kiện, kiểm tra dây nối và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8">
            <w:pPr>
              <w:rPr/>
            </w:pPr>
            <w:r w:rsidDel="00000000" w:rsidR="00000000" w:rsidRPr="00000000">
              <w:rPr>
                <w:rtl w:val="0"/>
              </w:rPr>
              <w:t xml:space="preserve">Trương Việt 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9">
            <w:pPr>
              <w:rPr/>
            </w:pPr>
            <w:r w:rsidDel="00000000" w:rsidR="00000000" w:rsidRPr="00000000">
              <w:rPr>
                <w:rtl w:val="0"/>
              </w:rPr>
              <w:t xml:space="preserve">20:15 - 20:35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A">
            <w:pPr>
              <w:rPr/>
            </w:pPr>
            <w:r w:rsidDel="00000000" w:rsidR="00000000" w:rsidRPr="00000000">
              <w:rPr>
                <w:rtl w:val="0"/>
              </w:rPr>
              <w:t xml:space="preserve">Đo kiểm nguồn 5V, 3.3V và GND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B">
            <w:pPr>
              <w:rPr/>
            </w:pPr>
            <w:r w:rsidDel="00000000" w:rsidR="00000000" w:rsidRPr="00000000">
              <w:rPr>
                <w:rtl w:val="0"/>
              </w:rPr>
              <w:t xml:space="preserve">Trương Việt 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C">
            <w:pPr>
              <w:rPr/>
            </w:pPr>
            <w:r w:rsidDel="00000000" w:rsidR="00000000" w:rsidRPr="00000000">
              <w:rPr>
                <w:rtl w:val="0"/>
              </w:rPr>
              <w:t xml:space="preserve">20:35 - 21:10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D">
            <w:pPr>
              <w:rPr/>
            </w:pPr>
            <w:r w:rsidDel="00000000" w:rsidR="00000000" w:rsidRPr="00000000">
              <w:rPr>
                <w:rtl w:val="0"/>
              </w:rPr>
              <w:t xml:space="preserve">Test từng module cảm biến và 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E">
            <w:pPr>
              <w:rPr/>
            </w:pPr>
            <w:r w:rsidDel="00000000" w:rsidR="00000000" w:rsidRPr="00000000">
              <w:rPr>
                <w:rtl w:val="0"/>
              </w:rPr>
              <w:t xml:space="preserve">Đỗ Đức Huy, Trương Việt 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2F">
            <w:pPr>
              <w:rPr/>
            </w:pPr>
            <w:r w:rsidDel="00000000" w:rsidR="00000000" w:rsidRPr="00000000">
              <w:rPr>
                <w:rtl w:val="0"/>
              </w:rPr>
              <w:t xml:space="preserve">21:10 - 21:35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0">
            <w:pPr>
              <w:rPr/>
            </w:pPr>
            <w:r w:rsidDel="00000000" w:rsidR="00000000" w:rsidRPr="00000000">
              <w:rPr>
                <w:rtl w:val="0"/>
              </w:rPr>
              <w:t xml:space="preserve">Test LED, buzzer, quạt/relay và tải điều khiển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1">
            <w:pPr>
              <w:rPr/>
            </w:pPr>
            <w:r w:rsidDel="00000000" w:rsidR="00000000" w:rsidRPr="00000000">
              <w:rPr>
                <w:rtl w:val="0"/>
              </w:rPr>
              <w:t xml:space="preserve">Trương Việt Anh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2">
            <w:pPr>
              <w:rPr/>
            </w:pPr>
            <w:r w:rsidDel="00000000" w:rsidR="00000000" w:rsidRPr="00000000">
              <w:rPr>
                <w:rtl w:val="0"/>
              </w:rPr>
              <w:t xml:space="preserve">21:35 - 22:05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3">
            <w:pPr>
              <w:rPr/>
            </w:pPr>
            <w:r w:rsidDel="00000000" w:rsidR="00000000" w:rsidRPr="00000000">
              <w:rPr>
                <w:rtl w:val="0"/>
              </w:rPr>
              <w:t xml:space="preserve">Nạp firmware tích hợp FreeRTOS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4">
            <w:pPr>
              <w:rPr/>
            </w:pPr>
            <w:r w:rsidDel="00000000" w:rsidR="00000000" w:rsidRPr="00000000">
              <w:rPr>
                <w:rtl w:val="0"/>
              </w:rPr>
              <w:t xml:space="preserve">Đỗ Đức Huy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5">
            <w:pPr>
              <w:rPr/>
            </w:pPr>
            <w:r w:rsidDel="00000000" w:rsidR="00000000" w:rsidRPr="00000000">
              <w:rPr>
                <w:rtl w:val="0"/>
              </w:rPr>
              <w:t xml:space="preserve">22:05 - 22:25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6">
            <w:pPr>
              <w:rPr/>
            </w:pPr>
            <w:r w:rsidDel="00000000" w:rsidR="00000000" w:rsidRPr="00000000">
              <w:rPr>
                <w:rtl w:val="0"/>
              </w:rPr>
              <w:t xml:space="preserve">Test Supabase, mất Wi-Fi và SPIFFS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7">
            <w:pPr>
              <w:rPr/>
            </w:pPr>
            <w:r w:rsidDel="00000000" w:rsidR="00000000" w:rsidRPr="00000000">
              <w:rPr>
                <w:rtl w:val="0"/>
              </w:rPr>
              <w:t xml:space="preserve">Đỗ Đức Huy, Đặng Thái Sơn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8">
            <w:pPr>
              <w:rPr/>
            </w:pPr>
            <w:r w:rsidDel="00000000" w:rsidR="00000000" w:rsidRPr="00000000">
              <w:rPr>
                <w:rtl w:val="0"/>
              </w:rPr>
              <w:t xml:space="preserve">22:25 - 22:45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9">
            <w:pPr>
              <w:rPr/>
            </w:pPr>
            <w:r w:rsidDel="00000000" w:rsidR="00000000" w:rsidRPr="00000000">
              <w:rPr>
                <w:rtl w:val="0"/>
              </w:rPr>
              <w:t xml:space="preserve">Tổng hợp lỗi, ghi bảng kết quả và lập kế hoạch Tuần 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3A">
            <w:pPr>
              <w:rPr/>
            </w:pPr>
            <w:r w:rsidDel="00000000" w:rsidR="00000000" w:rsidRPr="00000000">
              <w:rPr>
                <w:rtl w:val="0"/>
              </w:rPr>
              <w:t xml:space="preserve">Cả nhóm</w:t>
            </w:r>
          </w:p>
        </w:tc>
      </w:tr>
    </w:tbl>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pStyle w:val="Heading1"/>
        <w:keepNext w:val="0"/>
        <w:keepLines w:val="0"/>
        <w:spacing w:after="240" w:before="0" w:lineRule="auto"/>
        <w:rPr>
          <w:rFonts w:ascii="Montserrat" w:cs="Montserrat" w:eastAsia="Montserrat" w:hAnsi="Montserrat"/>
          <w:b w:val="1"/>
          <w:bCs w:val="1"/>
          <w:sz w:val="26"/>
          <w:szCs w:val="26"/>
        </w:rPr>
      </w:pPr>
      <w:bookmarkStart w:colFirst="0" w:colLast="0" w:name="_1hdtsexokh1l" w:id="176"/>
      <w:bookmarkEnd w:id="176"/>
      <w:r w:rsidDel="00000000" w:rsidR="00000000" w:rsidRPr="00000000">
        <w:rPr>
          <w:rFonts w:ascii="Montserrat" w:cs="Montserrat" w:eastAsia="Montserrat" w:hAnsi="Montserrat"/>
          <w:b w:val="1"/>
          <w:bCs w:val="1"/>
          <w:sz w:val="26"/>
          <w:szCs w:val="26"/>
          <w:rtl w:val="0"/>
        </w:rPr>
        <w:t xml:space="preserve">HOẠT ĐỘNG THỰC TẾ</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pStyle w:val="Heading3"/>
        <w:keepNext w:val="0"/>
        <w:keepLines w:val="0"/>
        <w:spacing w:before="280" w:lineRule="auto"/>
        <w:rPr>
          <w:b w:val="1"/>
          <w:bCs w:val="1"/>
          <w:color w:val="000000"/>
          <w:sz w:val="26"/>
          <w:szCs w:val="26"/>
        </w:rPr>
      </w:pPr>
      <w:bookmarkStart w:colFirst="0" w:colLast="0" w:name="_8fp0fpx6ekpd" w:id="177"/>
      <w:bookmarkEnd w:id="177"/>
      <w:r w:rsidDel="00000000" w:rsidR="00000000" w:rsidRPr="00000000">
        <w:rPr>
          <w:b w:val="1"/>
          <w:bCs w:val="1"/>
          <w:color w:val="000000"/>
          <w:sz w:val="26"/>
          <w:szCs w:val="26"/>
          <w:rtl w:val="0"/>
        </w:rPr>
        <w:t xml:space="preserve">1. Chuẩn bị phần cứng trước khi cấp nguồn</w:t>
      </w:r>
    </w:p>
    <w:p w:rsidR="00000000" w:rsidDel="00000000" w:rsidP="00000000" w:rsidRDefault="00000000" w:rsidRPr="00000000" w14:paraId="00000E40">
      <w:pPr>
        <w:spacing w:after="240" w:before="240" w:lineRule="auto"/>
        <w:rPr/>
      </w:pPr>
      <w:r w:rsidDel="00000000" w:rsidR="00000000" w:rsidRPr="00000000">
        <w:rPr>
          <w:rtl w:val="0"/>
        </w:rPr>
        <w:t xml:space="preserve">Nhóm tiến hành kiểm tra lại toàn bộ linh kiện trước khi cấp nguồn cho hệ thống. Mục tiêu của bước này là tránh các lỗi cơ bản như nối ngược nguồn, nhầm GND, sai chân ADC hoặc cấp tải trực tiếp từ GPIO.</w:t>
      </w:r>
    </w:p>
    <w:p w:rsidR="00000000" w:rsidDel="00000000" w:rsidP="00000000" w:rsidRDefault="00000000" w:rsidRPr="00000000" w14:paraId="00000E41">
      <w:pPr>
        <w:spacing w:after="240" w:before="240" w:lineRule="auto"/>
        <w:rPr/>
      </w:pPr>
      <w:r w:rsidDel="00000000" w:rsidR="00000000" w:rsidRPr="00000000">
        <w:rPr>
          <w:rtl w:val="0"/>
        </w:rPr>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426720853442"/>
        <w:gridCol w:w="4553.1927863855735"/>
        <w:gridCol w:w="2951.892303784608"/>
        <w:tblGridChange w:id="0">
          <w:tblGrid>
            <w:gridCol w:w="1520.426720853442"/>
            <w:gridCol w:w="4553.1927863855735"/>
            <w:gridCol w:w="2951.892303784608"/>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2">
            <w:pPr>
              <w:spacing w:after="240" w:before="240" w:lineRule="auto"/>
              <w:rPr/>
            </w:pPr>
            <w:r w:rsidDel="00000000" w:rsidR="00000000" w:rsidRPr="00000000">
              <w:rPr>
                <w:rtl w:val="0"/>
              </w:rPr>
              <w:t xml:space="preserve">Hạng mục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3">
            <w:pPr>
              <w:spacing w:after="240" w:before="240" w:lineRule="auto"/>
              <w:rPr/>
            </w:pPr>
            <w:r w:rsidDel="00000000" w:rsidR="00000000" w:rsidRPr="00000000">
              <w:rPr>
                <w:rtl w:val="0"/>
              </w:rPr>
              <w:t xml:space="preserve">Nội dung kiểm tra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4">
            <w:pPr>
              <w:spacing w:after="240" w:before="240" w:lineRule="auto"/>
              <w:rPr/>
            </w:pPr>
            <w:r w:rsidDel="00000000" w:rsidR="00000000" w:rsidRPr="00000000">
              <w:rPr>
                <w:rtl w:val="0"/>
              </w:rPr>
              <w:t xml:space="preserve">Kết quả mong muốn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5">
            <w:pPr>
              <w:spacing w:after="240" w:before="240" w:lineRule="auto"/>
              <w:rPr/>
            </w:pPr>
            <w:r w:rsidDel="00000000" w:rsidR="00000000" w:rsidRPr="00000000">
              <w:rPr>
                <w:rtl w:val="0"/>
              </w:rPr>
              <w:t xml:space="preserve">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6">
            <w:pPr>
              <w:spacing w:after="240" w:before="240" w:lineRule="auto"/>
              <w:rPr/>
            </w:pPr>
            <w:r w:rsidDel="00000000" w:rsidR="00000000" w:rsidRPr="00000000">
              <w:rPr>
                <w:rtl w:val="0"/>
              </w:rPr>
              <w:t xml:space="preserve">Kiểm tra cổng USB, khả năng nhận COM port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7">
            <w:pPr>
              <w:spacing w:after="240" w:before="240" w:lineRule="auto"/>
              <w:rPr/>
            </w:pPr>
            <w:r w:rsidDel="00000000" w:rsidR="00000000" w:rsidRPr="00000000">
              <w:rPr>
                <w:rtl w:val="0"/>
              </w:rPr>
              <w:t xml:space="preserve">Máy tính nhận ESP32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8">
            <w:pPr>
              <w:spacing w:after="240" w:before="240" w:lineRule="auto"/>
              <w:rPr/>
            </w:pPr>
            <w:r w:rsidDel="00000000" w:rsidR="00000000" w:rsidRPr="00000000">
              <w:rPr>
                <w:rtl w:val="0"/>
              </w:rPr>
              <w:t xml:space="preserve">Nguồn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9">
            <w:pPr>
              <w:spacing w:after="240" w:before="240" w:lineRule="auto"/>
              <w:rPr/>
            </w:pPr>
            <w:r w:rsidDel="00000000" w:rsidR="00000000" w:rsidRPr="00000000">
              <w:rPr>
                <w:rtl w:val="0"/>
              </w:rPr>
              <w:t xml:space="preserve">Đo điện áp adapter hoặc cổng cấp nguồn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A">
            <w:pPr>
              <w:spacing w:after="240" w:before="240" w:lineRule="auto"/>
              <w:rPr/>
            </w:pPr>
            <w:r w:rsidDel="00000000" w:rsidR="00000000" w:rsidRPr="00000000">
              <w:rPr>
                <w:rtl w:val="0"/>
              </w:rPr>
              <w:t xml:space="preserve">Gần 5V, ổn định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B">
            <w:pPr>
              <w:spacing w:after="240" w:before="240" w:lineRule="auto"/>
              <w:rPr/>
            </w:pPr>
            <w:r w:rsidDel="00000000" w:rsidR="00000000" w:rsidRPr="00000000">
              <w:rPr>
                <w:rtl w:val="0"/>
              </w:rPr>
              <w:t xml:space="preserve">Nguồn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C">
            <w:pPr>
              <w:spacing w:after="240" w:before="240" w:lineRule="auto"/>
              <w:rPr/>
            </w:pPr>
            <w:r w:rsidDel="00000000" w:rsidR="00000000" w:rsidRPr="00000000">
              <w:rPr>
                <w:rtl w:val="0"/>
              </w:rPr>
              <w:t xml:space="preserve">Đo chân 3V3 trên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D">
            <w:pPr>
              <w:spacing w:after="240" w:before="240" w:lineRule="auto"/>
              <w:rPr/>
            </w:pPr>
            <w:r w:rsidDel="00000000" w:rsidR="00000000" w:rsidRPr="00000000">
              <w:rPr>
                <w:rtl w:val="0"/>
              </w:rPr>
              <w:t xml:space="preserve">Gần 3.3V</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E">
            <w:pPr>
              <w:spacing w:after="240" w:before="240" w:lineRule="auto"/>
              <w:rPr/>
            </w:pPr>
            <w:r w:rsidDel="00000000" w:rsidR="00000000" w:rsidRPr="00000000">
              <w:rPr>
                <w:rtl w:val="0"/>
              </w:rPr>
              <w:t xml:space="preserve">GND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4F">
            <w:pPr>
              <w:spacing w:after="240" w:before="240" w:lineRule="auto"/>
              <w:rPr/>
            </w:pPr>
            <w:r w:rsidDel="00000000" w:rsidR="00000000" w:rsidRPr="00000000">
              <w:rPr>
                <w:rtl w:val="0"/>
              </w:rPr>
              <w:t xml:space="preserve">Kiểm tra GND chung giữa ESP32 và các module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0">
            <w:pPr>
              <w:spacing w:after="240" w:before="240" w:lineRule="auto"/>
              <w:rPr/>
            </w:pPr>
            <w:r w:rsidDel="00000000" w:rsidR="00000000" w:rsidRPr="00000000">
              <w:rPr>
                <w:rtl w:val="0"/>
              </w:rPr>
              <w:t xml:space="preserve">Thông mạch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1">
            <w:pPr>
              <w:spacing w:after="240" w:before="240" w:lineRule="auto"/>
              <w:rPr/>
            </w:pPr>
            <w:r w:rsidDel="00000000" w:rsidR="00000000" w:rsidRPr="00000000">
              <w:rPr>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2">
            <w:pPr>
              <w:spacing w:after="240" w:before="240" w:lineRule="auto"/>
              <w:rPr/>
            </w:pPr>
            <w:r w:rsidDel="00000000" w:rsidR="00000000" w:rsidRPr="00000000">
              <w:rPr>
                <w:rtl w:val="0"/>
              </w:rPr>
              <w:t xml:space="preserve">Kiểm tra chân VCC, DATA, GND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3">
            <w:pPr>
              <w:spacing w:after="240" w:before="240" w:lineRule="auto"/>
              <w:rPr/>
            </w:pPr>
            <w:r w:rsidDel="00000000" w:rsidR="00000000" w:rsidRPr="00000000">
              <w:rPr>
                <w:rtl w:val="0"/>
              </w:rPr>
              <w:t xml:space="preserve">Không đấu ngược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4">
            <w:pPr>
              <w:spacing w:after="240" w:before="240" w:lineRule="auto"/>
              <w:rPr/>
            </w:pPr>
            <w:r w:rsidDel="00000000" w:rsidR="00000000" w:rsidRPr="00000000">
              <w:rPr>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5">
            <w:pPr>
              <w:spacing w:after="240" w:before="240" w:lineRule="auto"/>
              <w:rPr/>
            </w:pPr>
            <w:r w:rsidDel="00000000" w:rsidR="00000000" w:rsidRPr="00000000">
              <w:rPr>
                <w:rtl w:val="0"/>
              </w:rPr>
              <w:t xml:space="preserve">Kiểm tra VCC, GND, 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6">
            <w:pPr>
              <w:spacing w:after="240" w:before="240" w:lineRule="auto"/>
              <w:rPr/>
            </w:pPr>
            <w:r w:rsidDel="00000000" w:rsidR="00000000" w:rsidRPr="00000000">
              <w:rPr>
                <w:rtl w:val="0"/>
              </w:rPr>
              <w:t xml:space="preserve">AO chưa nối trực tiếp nếu chưa đo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7">
            <w:pPr>
              <w:spacing w:after="240" w:before="240" w:lineRule="auto"/>
              <w:rPr/>
            </w:pPr>
            <w:r w:rsidDel="00000000" w:rsidR="00000000" w:rsidRPr="00000000">
              <w:rPr>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8">
            <w:pPr>
              <w:spacing w:after="240" w:before="240" w:lineRule="auto"/>
              <w:rPr/>
            </w:pPr>
            <w:r w:rsidDel="00000000" w:rsidR="00000000" w:rsidRPr="00000000">
              <w:rPr>
                <w:rtl w:val="0"/>
              </w:rPr>
              <w:t xml:space="preserve">Kiểm tra nguồn, tín hiệu analog, LED control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9">
            <w:pPr>
              <w:spacing w:after="240" w:before="240" w:lineRule="auto"/>
              <w:rPr/>
            </w:pPr>
            <w:r w:rsidDel="00000000" w:rsidR="00000000" w:rsidRPr="00000000">
              <w:rPr>
                <w:rtl w:val="0"/>
              </w:rPr>
              <w:t xml:space="preserve">Đúng chân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A">
            <w:pPr>
              <w:spacing w:after="240" w:before="240" w:lineRule="auto"/>
              <w:rPr/>
            </w:pPr>
            <w:r w:rsidDel="00000000" w:rsidR="00000000" w:rsidRPr="00000000">
              <w:rPr>
                <w:rtl w:val="0"/>
              </w:rPr>
              <w:t xml:space="preserve">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B">
            <w:pPr>
              <w:spacing w:after="240" w:before="240" w:lineRule="auto"/>
              <w:rPr/>
            </w:pPr>
            <w:r w:rsidDel="00000000" w:rsidR="00000000" w:rsidRPr="00000000">
              <w:rPr>
                <w:rtl w:val="0"/>
              </w:rPr>
              <w:t xml:space="preserve">Kiểm tra SDA, SCL, VCC, GND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C">
            <w:pPr>
              <w:spacing w:after="240" w:before="240" w:lineRule="auto"/>
              <w:rPr/>
            </w:pPr>
            <w:r w:rsidDel="00000000" w:rsidR="00000000" w:rsidRPr="00000000">
              <w:rPr>
                <w:rtl w:val="0"/>
              </w:rPr>
              <w:t xml:space="preserve">Đúng GPIO21/GPIO22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D">
            <w:pPr>
              <w:spacing w:after="240" w:before="240" w:lineRule="auto"/>
              <w:rPr/>
            </w:pPr>
            <w:r w:rsidDel="00000000" w:rsidR="00000000" w:rsidRPr="00000000">
              <w:rPr>
                <w:rtl w:val="0"/>
              </w:rPr>
              <w:t xml:space="preserve">Buzzer/quạt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E">
            <w:pPr>
              <w:spacing w:after="240" w:before="240" w:lineRule="auto"/>
              <w:rPr/>
            </w:pPr>
            <w:r w:rsidDel="00000000" w:rsidR="00000000" w:rsidRPr="00000000">
              <w:rPr>
                <w:rtl w:val="0"/>
              </w:rPr>
              <w:t xml:space="preserve">Kiểm tra mạch điều khiển qua transistor/MOSFET/relay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5F">
            <w:pPr>
              <w:spacing w:after="240" w:before="240" w:lineRule="auto"/>
              <w:rPr/>
            </w:pPr>
            <w:r w:rsidDel="00000000" w:rsidR="00000000" w:rsidRPr="00000000">
              <w:rPr>
                <w:rtl w:val="0"/>
              </w:rPr>
              <w:t xml:space="preserve">Không cấp trực tiếp từ GPIO</w:t>
            </w:r>
          </w:p>
        </w:tc>
      </w:tr>
    </w:tbl>
    <w:p w:rsidR="00000000" w:rsidDel="00000000" w:rsidP="00000000" w:rsidRDefault="00000000" w:rsidRPr="00000000" w14:paraId="00000E60">
      <w:pPr>
        <w:spacing w:after="240" w:before="240" w:lineRule="auto"/>
        <w:rPr/>
      </w:pPr>
      <w:r w:rsidDel="00000000" w:rsidR="00000000" w:rsidRPr="00000000">
        <w:rPr>
          <w:rtl w:val="0"/>
        </w:rPr>
        <w:t xml:space="preserve">Nguyên tăcs: kiểm tra từng phần trước, không tích hợp cùng lúc</w:t>
      </w:r>
    </w:p>
    <w:p w:rsidR="00000000" w:rsidDel="00000000" w:rsidP="00000000" w:rsidRDefault="00000000" w:rsidRPr="00000000" w14:paraId="00000E61">
      <w:pPr>
        <w:spacing w:after="240" w:before="240" w:lineRule="auto"/>
        <w:rPr>
          <w:b w:val="1"/>
          <w:bCs w:val="1"/>
        </w:rPr>
      </w:pPr>
      <w:r w:rsidDel="00000000" w:rsidR="00000000" w:rsidRPr="00000000">
        <w:rPr>
          <w:b w:val="1"/>
          <w:bCs w:val="1"/>
          <w:rtl w:val="0"/>
        </w:rPr>
        <w:t xml:space="preserve">2. Kiểm tra nguồn cấp </w:t>
      </w:r>
    </w:p>
    <w:p w:rsidR="00000000" w:rsidDel="00000000" w:rsidP="00000000" w:rsidRDefault="00000000" w:rsidRPr="00000000" w14:paraId="00000E62">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tl w:val="0"/>
        </w:rPr>
      </w:r>
    </w:p>
    <w:tbl>
      <w:tblPr>
        <w:tblStyle w:val="Table11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6.7478829297286"/>
        <w:gridCol w:w="4237.04395441136"/>
        <w:gridCol w:w="2801.719973682536"/>
        <w:tblGridChange w:id="0">
          <w:tblGrid>
            <w:gridCol w:w="1986.7478829297286"/>
            <w:gridCol w:w="4237.04395441136"/>
            <w:gridCol w:w="2801.71997368253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3">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Điểm đo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4">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Giá trị mong muốn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5">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Ý nghĩa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6">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Adapter đầu vào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7">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Khoảng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8">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Nguồn chính cho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9">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Chân VIN/5V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A">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Khoảng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B">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Cấp nguồn cho board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C">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Chân 3V3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D">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Khoảng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E">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Nguồn logic của ESP32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6F">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GND các module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0">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Thông với GND 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1">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Đảm bảo chung mass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2">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AO MQ135 trước ADC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3">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Không vượt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4">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Bảo vệ chân ADC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5">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AO GP2Y trước ADC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6">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Không vượt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7">
            <w:pPr>
              <w:pStyle w:val="Heading1"/>
              <w:keepNext w:val="0"/>
              <w:keepLines w:val="0"/>
              <w:spacing w:before="480" w:lineRule="auto"/>
              <w:rPr>
                <w:rFonts w:ascii="Montserrat" w:cs="Montserrat" w:eastAsia="Montserrat" w:hAnsi="Montserrat"/>
                <w:sz w:val="26"/>
                <w:szCs w:val="26"/>
              </w:rPr>
            </w:pPr>
            <w:bookmarkStart w:colFirst="0" w:colLast="0" w:name="_pg07beau3tud" w:id="179"/>
            <w:bookmarkEnd w:id="179"/>
            <w:r w:rsidDel="00000000" w:rsidR="00000000" w:rsidRPr="00000000">
              <w:rPr>
                <w:rFonts w:ascii="Montserrat" w:cs="Montserrat" w:eastAsia="Montserrat" w:hAnsi="Montserrat"/>
                <w:sz w:val="26"/>
                <w:szCs w:val="26"/>
                <w:rtl w:val="0"/>
              </w:rPr>
              <w:t xml:space="preserve">Bảo vệ chân ADC</w:t>
            </w:r>
          </w:p>
        </w:tc>
      </w:tr>
    </w:tbl>
    <w:p w:rsidR="00000000" w:rsidDel="00000000" w:rsidP="00000000" w:rsidRDefault="00000000" w:rsidRPr="00000000" w14:paraId="00000E78">
      <w:pPr>
        <w:pStyle w:val="Heading1"/>
        <w:keepNext w:val="0"/>
        <w:keepLines w:val="0"/>
        <w:spacing w:before="480" w:lineRule="auto"/>
        <w:rPr>
          <w:rFonts w:ascii="Montserrat" w:cs="Montserrat" w:eastAsia="Montserrat" w:hAnsi="Montserrat"/>
          <w:sz w:val="26"/>
          <w:szCs w:val="26"/>
        </w:rPr>
      </w:pPr>
      <w:bookmarkStart w:colFirst="0" w:colLast="0" w:name="_j081gpmkemy7" w:id="178"/>
      <w:bookmarkEnd w:id="178"/>
      <w:r w:rsidDel="00000000" w:rsidR="00000000" w:rsidRPr="00000000">
        <w:rPr>
          <w:rFonts w:ascii="Montserrat" w:cs="Montserrat" w:eastAsia="Montserrat" w:hAnsi="Montserrat"/>
          <w:sz w:val="26"/>
          <w:szCs w:val="26"/>
          <w:rtl w:val="0"/>
        </w:rPr>
        <w:t xml:space="preserve">Nhận xét: đo nguồn là bắt buộc vì MQ135 và GP2Y là các module có tín hiệu analog, trong khi ESP32 chỉ chấp nhận mức điện áp ADC trong khoảng 0 đến 3.3V. Nếu nối sai, chân ADC có thể bị hỏng hoặc giá trị đo không chính xác. </w:t>
      </w:r>
    </w:p>
    <w:p w:rsidR="00000000" w:rsidDel="00000000" w:rsidP="00000000" w:rsidRDefault="00000000" w:rsidRPr="00000000" w14:paraId="00000E79">
      <w:pPr>
        <w:rPr>
          <w:b w:val="1"/>
          <w:bCs w:val="1"/>
        </w:rPr>
      </w:pPr>
      <w:r w:rsidDel="00000000" w:rsidR="00000000" w:rsidRPr="00000000">
        <w:rPr>
          <w:b w:val="1"/>
          <w:bCs w:val="1"/>
          <w:rtl w:val="0"/>
        </w:rPr>
        <w:t xml:space="preserve">3. Kiểm thử ESP32 và môi trường PlatformIO </w:t>
      </w:r>
    </w:p>
    <w:p w:rsidR="00000000" w:rsidDel="00000000" w:rsidP="00000000" w:rsidRDefault="00000000" w:rsidRPr="00000000" w14:paraId="00000E7A">
      <w:pPr>
        <w:rPr>
          <w:b w:val="1"/>
          <w:bCs w:val="1"/>
        </w:rPr>
      </w:pPr>
      <w:r w:rsidDel="00000000" w:rsidR="00000000" w:rsidRPr="00000000">
        <w:rPr>
          <w:rtl w:val="0"/>
        </w:rPr>
      </w:r>
    </w:p>
    <w:tbl>
      <w:tblPr>
        <w:tblStyle w:val="Table118"/>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5420"/>
        <w:tblGridChange w:id="0">
          <w:tblGrid>
            <w:gridCol w:w="2255"/>
            <w:gridCol w:w="542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B">
            <w:pPr>
              <w:rPr>
                <w:b w:val="1"/>
                <w:bCs w:val="1"/>
              </w:rPr>
            </w:pPr>
            <w:r w:rsidDel="00000000" w:rsidR="00000000" w:rsidRPr="00000000">
              <w:rPr>
                <w:b w:val="1"/>
                <w:bCs w:val="1"/>
                <w:rtl w:val="0"/>
              </w:rPr>
              <w:t xml:space="preserve">Nội dung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C">
            <w:pPr>
              <w:rPr>
                <w:b w:val="1"/>
                <w:bCs w:val="1"/>
              </w:rPr>
            </w:pPr>
            <w:r w:rsidDel="00000000" w:rsidR="00000000" w:rsidRPr="00000000">
              <w:rPr>
                <w:b w:val="1"/>
                <w:bCs w:val="1"/>
                <w:rtl w:val="0"/>
              </w:rPr>
              <w:t xml:space="preserve">Kết quả mong muốn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D">
            <w:pPr>
              <w:rPr>
                <w:b w:val="1"/>
                <w:bCs w:val="1"/>
              </w:rPr>
            </w:pPr>
            <w:r w:rsidDel="00000000" w:rsidR="00000000" w:rsidRPr="00000000">
              <w:rPr>
                <w:b w:val="1"/>
                <w:bCs w:val="1"/>
                <w:rtl w:val="0"/>
              </w:rPr>
              <w:t xml:space="preserve">PlatformIO build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E">
            <w:pPr>
              <w:rPr>
                <w:b w:val="1"/>
                <w:bCs w:val="1"/>
              </w:rPr>
            </w:pPr>
            <w:r w:rsidDel="00000000" w:rsidR="00000000" w:rsidRPr="00000000">
              <w:rPr>
                <w:b w:val="1"/>
                <w:bCs w:val="1"/>
                <w:rtl w:val="0"/>
              </w:rPr>
              <w:t xml:space="preserve">Không lỗi biên dịch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7F">
            <w:pPr>
              <w:rPr>
                <w:b w:val="1"/>
                <w:bCs w:val="1"/>
              </w:rPr>
            </w:pPr>
            <w:r w:rsidDel="00000000" w:rsidR="00000000" w:rsidRPr="00000000">
              <w:rPr>
                <w:b w:val="1"/>
                <w:bCs w:val="1"/>
                <w:rtl w:val="0"/>
              </w:rPr>
              <w:t xml:space="preserve">PlatformIO upload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80">
            <w:pPr>
              <w:rPr>
                <w:b w:val="1"/>
                <w:bCs w:val="1"/>
              </w:rPr>
            </w:pPr>
            <w:r w:rsidDel="00000000" w:rsidR="00000000" w:rsidRPr="00000000">
              <w:rPr>
                <w:b w:val="1"/>
                <w:bCs w:val="1"/>
                <w:rtl w:val="0"/>
              </w:rPr>
              <w:t xml:space="preserve">Nạp được vào ESP32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81">
            <w:pPr>
              <w:rPr>
                <w:b w:val="1"/>
                <w:bCs w:val="1"/>
              </w:rPr>
            </w:pPr>
            <w:r w:rsidDel="00000000" w:rsidR="00000000" w:rsidRPr="00000000">
              <w:rPr>
                <w:b w:val="1"/>
                <w:bCs w:val="1"/>
                <w:rtl w:val="0"/>
              </w:rPr>
              <w:t xml:space="preserve">Serial Monitor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82">
            <w:pPr>
              <w:rPr>
                <w:b w:val="1"/>
                <w:bCs w:val="1"/>
              </w:rPr>
            </w:pPr>
            <w:r w:rsidDel="00000000" w:rsidR="00000000" w:rsidRPr="00000000">
              <w:rPr>
                <w:b w:val="1"/>
                <w:bCs w:val="1"/>
                <w:rtl w:val="0"/>
              </w:rPr>
              <w:t xml:space="preserve">Hiển thị log ở baudrate 115200</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83">
            <w:pPr>
              <w:rPr>
                <w:b w:val="1"/>
                <w:bCs w:val="1"/>
              </w:rPr>
            </w:pPr>
            <w:r w:rsidDel="00000000" w:rsidR="00000000" w:rsidRPr="00000000">
              <w:rPr>
                <w:b w:val="1"/>
                <w:bCs w:val="1"/>
                <w:rtl w:val="0"/>
              </w:rPr>
              <w:t xml:space="preserve">ESP32 reset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84">
            <w:pPr>
              <w:rPr>
                <w:b w:val="1"/>
                <w:bCs w:val="1"/>
              </w:rPr>
            </w:pPr>
            <w:r w:rsidDel="00000000" w:rsidR="00000000" w:rsidRPr="00000000">
              <w:rPr>
                <w:b w:val="1"/>
                <w:bCs w:val="1"/>
                <w:rtl w:val="0"/>
              </w:rPr>
              <w:t xml:space="preserve">Không reset liên tục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85">
            <w:pPr>
              <w:rPr>
                <w:b w:val="1"/>
                <w:bCs w:val="1"/>
              </w:rPr>
            </w:pPr>
            <w:r w:rsidDel="00000000" w:rsidR="00000000" w:rsidRPr="00000000">
              <w:rPr>
                <w:b w:val="1"/>
                <w:bCs w:val="1"/>
                <w:rtl w:val="0"/>
              </w:rPr>
              <w:t xml:space="preserve">Cổng COM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86">
            <w:pPr>
              <w:rPr>
                <w:b w:val="1"/>
                <w:bCs w:val="1"/>
              </w:rPr>
            </w:pPr>
            <w:r w:rsidDel="00000000" w:rsidR="00000000" w:rsidRPr="00000000">
              <w:rPr>
                <w:b w:val="1"/>
                <w:bCs w:val="1"/>
                <w:rtl w:val="0"/>
              </w:rPr>
              <w:t xml:space="preserve">Nhận ổn định trên máy tính</w:t>
            </w:r>
          </w:p>
        </w:tc>
      </w:tr>
    </w:tbl>
    <w:p w:rsidR="00000000" w:rsidDel="00000000" w:rsidP="00000000" w:rsidRDefault="00000000" w:rsidRPr="00000000" w14:paraId="00000E87">
      <w:pPr>
        <w:rPr/>
      </w:pPr>
      <w:r w:rsidDel="00000000" w:rsidR="00000000" w:rsidRPr="00000000">
        <w:rPr>
          <w:rtl w:val="0"/>
        </w:rPr>
        <w:t xml:space="preserve">#include &lt;Arduino.h&gt;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void setup() {</w:t>
      </w:r>
    </w:p>
    <w:p w:rsidR="00000000" w:rsidDel="00000000" w:rsidP="00000000" w:rsidRDefault="00000000" w:rsidRPr="00000000" w14:paraId="00000E8A">
      <w:pPr>
        <w:rPr/>
      </w:pPr>
      <w:r w:rsidDel="00000000" w:rsidR="00000000" w:rsidRPr="00000000">
        <w:rPr>
          <w:rtl w:val="0"/>
        </w:rPr>
        <w:t xml:space="preserve">    Serial.begin(115200);</w:t>
      </w:r>
    </w:p>
    <w:p w:rsidR="00000000" w:rsidDel="00000000" w:rsidP="00000000" w:rsidRDefault="00000000" w:rsidRPr="00000000" w14:paraId="00000E8B">
      <w:pPr>
        <w:rPr/>
      </w:pPr>
      <w:r w:rsidDel="00000000" w:rsidR="00000000" w:rsidRPr="00000000">
        <w:rPr>
          <w:rtl w:val="0"/>
        </w:rPr>
        <w:t xml:space="preserve">    delay(1000);</w:t>
      </w:r>
    </w:p>
    <w:p w:rsidR="00000000" w:rsidDel="00000000" w:rsidP="00000000" w:rsidRDefault="00000000" w:rsidRPr="00000000" w14:paraId="00000E8C">
      <w:pPr>
        <w:rPr/>
      </w:pPr>
      <w:r w:rsidDel="00000000" w:rsidR="00000000" w:rsidRPr="00000000">
        <w:rPr>
          <w:rtl w:val="0"/>
        </w:rPr>
        <w:t xml:space="preserve">    Serial.println("ESP32 Serial test OK");</w:t>
      </w:r>
    </w:p>
    <w:p w:rsidR="00000000" w:rsidDel="00000000" w:rsidP="00000000" w:rsidRDefault="00000000" w:rsidRPr="00000000" w14:paraId="00000E8D">
      <w:pPr>
        <w:rPr/>
      </w:pPr>
      <w:r w:rsidDel="00000000" w:rsidR="00000000" w:rsidRPr="00000000">
        <w:rPr>
          <w:rtl w:val="0"/>
        </w:rPr>
        <w:t xml:space="preserve">}</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void loop() {</w:t>
      </w:r>
    </w:p>
    <w:p w:rsidR="00000000" w:rsidDel="00000000" w:rsidP="00000000" w:rsidRDefault="00000000" w:rsidRPr="00000000" w14:paraId="00000E90">
      <w:pPr>
        <w:rPr/>
      </w:pPr>
      <w:r w:rsidDel="00000000" w:rsidR="00000000" w:rsidRPr="00000000">
        <w:rPr>
          <w:rtl w:val="0"/>
        </w:rPr>
        <w:t xml:space="preserve">    Serial.println("System running...");</w:t>
      </w:r>
    </w:p>
    <w:p w:rsidR="00000000" w:rsidDel="00000000" w:rsidP="00000000" w:rsidRDefault="00000000" w:rsidRPr="00000000" w14:paraId="00000E91">
      <w:pPr>
        <w:rPr/>
      </w:pPr>
      <w:r w:rsidDel="00000000" w:rsidR="00000000" w:rsidRPr="00000000">
        <w:rPr>
          <w:rtl w:val="0"/>
        </w:rPr>
        <w:t xml:space="preserve">    delay(1000);</w:t>
      </w:r>
    </w:p>
    <w:p w:rsidR="00000000" w:rsidDel="00000000" w:rsidP="00000000" w:rsidRDefault="00000000" w:rsidRPr="00000000" w14:paraId="00000E92">
      <w:pPr>
        <w:rPr/>
      </w:pPr>
      <w:r w:rsidDel="00000000" w:rsidR="00000000" w:rsidRPr="00000000">
        <w:rPr>
          <w:rtl w:val="0"/>
        </w:rPr>
        <w:t xml:space="preserve">}</w:t>
      </w:r>
    </w:p>
    <w:p w:rsidR="00000000" w:rsidDel="00000000" w:rsidP="00000000" w:rsidRDefault="00000000" w:rsidRPr="00000000" w14:paraId="00000E93">
      <w:pPr>
        <w:rPr>
          <w:b w:val="1"/>
          <w:bCs w:val="1"/>
        </w:rPr>
      </w:pPr>
      <w:r w:rsidDel="00000000" w:rsidR="00000000" w:rsidRPr="00000000">
        <w:rPr>
          <w:b w:val="1"/>
          <w:bCs w:val="1"/>
          <w:rtl w:val="0"/>
        </w:rPr>
        <w:t xml:space="preserve">4. Kiểm thử DHT22 </w:t>
      </w:r>
    </w:p>
    <w:p w:rsidR="00000000" w:rsidDel="00000000" w:rsidP="00000000" w:rsidRDefault="00000000" w:rsidRPr="00000000" w14:paraId="00000E94">
      <w:pPr>
        <w:rPr>
          <w:b w:val="1"/>
          <w:bCs w:val="1"/>
        </w:rPr>
      </w:pPr>
      <w:r w:rsidDel="00000000" w:rsidR="00000000" w:rsidRPr="00000000">
        <w:rPr>
          <w:rtl w:val="0"/>
        </w:rPr>
      </w:r>
    </w:p>
    <w:tbl>
      <w:tblPr>
        <w:tblStyle w:val="Table11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4.2914447014882"/>
        <w:gridCol w:w="4383.009104993952"/>
        <w:gridCol w:w="2838.211261328184"/>
        <w:tblGridChange w:id="0">
          <w:tblGrid>
            <w:gridCol w:w="1804.2914447014882"/>
            <w:gridCol w:w="4383.009104993952"/>
            <w:gridCol w:w="2838.211261328184"/>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5">
            <w:pPr>
              <w:rPr/>
            </w:pPr>
            <w:r w:rsidDel="00000000" w:rsidR="00000000" w:rsidRPr="00000000">
              <w:rPr>
                <w:rtl w:val="0"/>
              </w:rPr>
              <w:t xml:space="preserve">Tiêu chí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6">
            <w:pPr>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7">
            <w:pPr>
              <w:rPr/>
            </w:pPr>
            <w:r w:rsidDel="00000000" w:rsidR="00000000" w:rsidRPr="00000000">
              <w:rPr>
                <w:rtl w:val="0"/>
              </w:rPr>
              <w:t xml:space="preserve">Kết quả mong muốn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8">
            <w:pPr>
              <w:rPr/>
            </w:pPr>
            <w:r w:rsidDel="00000000" w:rsidR="00000000" w:rsidRPr="00000000">
              <w:rPr>
                <w:rtl w:val="0"/>
              </w:rPr>
              <w:t xml:space="preserve">Đọc nhiệt độ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9">
            <w:pPr>
              <w:rPr/>
            </w:pPr>
            <w:r w:rsidDel="00000000" w:rsidR="00000000" w:rsidRPr="00000000">
              <w:rPr>
                <w:rtl w:val="0"/>
              </w:rPr>
              <w:t xml:space="preserve">Gọi readTemperature()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A">
            <w:pPr>
              <w:rPr/>
            </w:pPr>
            <w:r w:rsidDel="00000000" w:rsidR="00000000" w:rsidRPr="00000000">
              <w:rPr>
                <w:rtl w:val="0"/>
              </w:rPr>
              <w:t xml:space="preserve">Có giá trị số</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B">
            <w:pPr>
              <w:rPr/>
            </w:pPr>
            <w:r w:rsidDel="00000000" w:rsidR="00000000" w:rsidRPr="00000000">
              <w:rPr>
                <w:rtl w:val="0"/>
              </w:rPr>
              <w:t xml:space="preserve">Đọc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C">
            <w:pPr>
              <w:rPr/>
            </w:pPr>
            <w:r w:rsidDel="00000000" w:rsidR="00000000" w:rsidRPr="00000000">
              <w:rPr>
                <w:rtl w:val="0"/>
              </w:rPr>
              <w:t xml:space="preserve">Gọi readHumidity()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D">
            <w:pPr>
              <w:rPr/>
            </w:pPr>
            <w:r w:rsidDel="00000000" w:rsidR="00000000" w:rsidRPr="00000000">
              <w:rPr>
                <w:rtl w:val="0"/>
              </w:rPr>
              <w:t xml:space="preserve">Có giá trị số</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E">
            <w:pPr>
              <w:rPr/>
            </w:pPr>
            <w:r w:rsidDel="00000000" w:rsidR="00000000" w:rsidRPr="00000000">
              <w:rPr>
                <w:rtl w:val="0"/>
              </w:rPr>
              <w:t xml:space="preserve">Lỗi NaN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F">
            <w:pPr>
              <w:rPr/>
            </w:pPr>
            <w:r w:rsidDel="00000000" w:rsidR="00000000" w:rsidRPr="00000000">
              <w:rPr>
                <w:rtl w:val="0"/>
              </w:rPr>
              <w:t xml:space="preserve">Rút dây DATA hoặc kết nối sai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0">
            <w:pPr>
              <w:rPr/>
            </w:pPr>
            <w:r w:rsidDel="00000000" w:rsidR="00000000" w:rsidRPr="00000000">
              <w:rPr>
                <w:rtl w:val="0"/>
              </w:rPr>
              <w:t xml:space="preserve">Firmware báo lỗi, không treo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1">
            <w:pPr>
              <w:rPr/>
            </w:pPr>
            <w:r w:rsidDel="00000000" w:rsidR="00000000" w:rsidRPr="00000000">
              <w:rPr>
                <w:rtl w:val="0"/>
              </w:rPr>
              <w:t xml:space="preserve">Chu kỳ đọc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2">
            <w:pPr>
              <w:rPr/>
            </w:pPr>
            <w:r w:rsidDel="00000000" w:rsidR="00000000" w:rsidRPr="00000000">
              <w:rPr>
                <w:rtl w:val="0"/>
              </w:rPr>
              <w:t xml:space="preserve">Đọc mỗi khoảng 2 giây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3">
            <w:pPr>
              <w:rPr/>
            </w:pPr>
            <w:r w:rsidDel="00000000" w:rsidR="00000000" w:rsidRPr="00000000">
              <w:rPr>
                <w:rtl w:val="0"/>
              </w:rPr>
              <w:t xml:space="preserve">Dữ liệu cập nhật đều</w:t>
            </w:r>
          </w:p>
        </w:tc>
      </w:tr>
    </w:tbl>
    <w:p w:rsidR="00000000" w:rsidDel="00000000" w:rsidP="00000000" w:rsidRDefault="00000000" w:rsidRPr="00000000" w14:paraId="00000EA4">
      <w:pPr>
        <w:rPr/>
      </w:pPr>
      <w:r w:rsidDel="00000000" w:rsidR="00000000" w:rsidRPr="00000000">
        <w:rPr>
          <w:rtl w:val="0"/>
        </w:rPr>
        <w:t xml:space="preserve">float temperature = dht.readTemperature();</w:t>
      </w:r>
    </w:p>
    <w:p w:rsidR="00000000" w:rsidDel="00000000" w:rsidP="00000000" w:rsidRDefault="00000000" w:rsidRPr="00000000" w14:paraId="00000EA5">
      <w:pPr>
        <w:rPr/>
      </w:pPr>
      <w:r w:rsidDel="00000000" w:rsidR="00000000" w:rsidRPr="00000000">
        <w:rPr>
          <w:rtl w:val="0"/>
        </w:rPr>
        <w:t xml:space="preserve">float humidity = dht.readHumidity();</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if (isnan(temperature) || isnan(humidity)) {</w:t>
      </w:r>
    </w:p>
    <w:p w:rsidR="00000000" w:rsidDel="00000000" w:rsidP="00000000" w:rsidRDefault="00000000" w:rsidRPr="00000000" w14:paraId="00000EA8">
      <w:pPr>
        <w:rPr/>
      </w:pPr>
      <w:r w:rsidDel="00000000" w:rsidR="00000000" w:rsidRPr="00000000">
        <w:rPr>
          <w:rtl w:val="0"/>
        </w:rPr>
        <w:t xml:space="preserve">    record.status = SENSOR_DHT_ERROR;</w:t>
      </w:r>
    </w:p>
    <w:p w:rsidR="00000000" w:rsidDel="00000000" w:rsidP="00000000" w:rsidRDefault="00000000" w:rsidRPr="00000000" w14:paraId="00000EA9">
      <w:pPr>
        <w:rPr/>
      </w:pPr>
      <w:r w:rsidDel="00000000" w:rsidR="00000000" w:rsidRPr="00000000">
        <w:rPr>
          <w:rtl w:val="0"/>
        </w:rPr>
        <w:t xml:space="preserve">    Serial.println("DHT22 error: NaN data");</w:t>
      </w:r>
    </w:p>
    <w:p w:rsidR="00000000" w:rsidDel="00000000" w:rsidP="00000000" w:rsidRDefault="00000000" w:rsidRPr="00000000" w14:paraId="00000EAA">
      <w:pPr>
        <w:rPr/>
      </w:pPr>
      <w:r w:rsidDel="00000000" w:rsidR="00000000" w:rsidRPr="00000000">
        <w:rPr>
          <w:rtl w:val="0"/>
        </w:rPr>
        <w:t xml:space="preserve">} else {</w:t>
      </w:r>
    </w:p>
    <w:p w:rsidR="00000000" w:rsidDel="00000000" w:rsidP="00000000" w:rsidRDefault="00000000" w:rsidRPr="00000000" w14:paraId="00000EAB">
      <w:pPr>
        <w:rPr/>
      </w:pPr>
      <w:r w:rsidDel="00000000" w:rsidR="00000000" w:rsidRPr="00000000">
        <w:rPr>
          <w:rtl w:val="0"/>
        </w:rPr>
        <w:t xml:space="preserve">    record.temperature = temperature;</w:t>
      </w:r>
    </w:p>
    <w:p w:rsidR="00000000" w:rsidDel="00000000" w:rsidP="00000000" w:rsidRDefault="00000000" w:rsidRPr="00000000" w14:paraId="00000EAC">
      <w:pPr>
        <w:rPr/>
      </w:pPr>
      <w:r w:rsidDel="00000000" w:rsidR="00000000" w:rsidRPr="00000000">
        <w:rPr>
          <w:rtl w:val="0"/>
        </w:rPr>
        <w:t xml:space="preserve">    record.humidity = humidity;</w:t>
      </w:r>
    </w:p>
    <w:p w:rsidR="00000000" w:rsidDel="00000000" w:rsidP="00000000" w:rsidRDefault="00000000" w:rsidRPr="00000000" w14:paraId="00000EAD">
      <w:pPr>
        <w:rPr/>
      </w:pPr>
      <w:r w:rsidDel="00000000" w:rsidR="00000000" w:rsidRPr="00000000">
        <w:rPr>
          <w:rtl w:val="0"/>
        </w:rPr>
        <w:t xml:space="preserve">    record.status = SENSOR_OK;</w:t>
      </w:r>
    </w:p>
    <w:p w:rsidR="00000000" w:rsidDel="00000000" w:rsidP="00000000" w:rsidRDefault="00000000" w:rsidRPr="00000000" w14:paraId="00000EAE">
      <w:pPr>
        <w:rPr/>
      </w:pPr>
      <w:r w:rsidDel="00000000" w:rsidR="00000000" w:rsidRPr="00000000">
        <w:rPr>
          <w:rtl w:val="0"/>
        </w:rPr>
        <w:t xml:space="preserve">}</w:t>
      </w:r>
    </w:p>
    <w:p w:rsidR="00000000" w:rsidDel="00000000" w:rsidP="00000000" w:rsidRDefault="00000000" w:rsidRPr="00000000" w14:paraId="00000EAF">
      <w:pPr>
        <w:rPr/>
      </w:pPr>
      <w:r w:rsidDel="00000000" w:rsidR="00000000" w:rsidRPr="00000000">
        <w:rPr>
          <w:rtl w:val="0"/>
        </w:rPr>
        <w:t xml:space="preserve">Đánh giá: DHT22 là module dễ kiểm thử hơn so với các cảm biến analog vì thư viện đã hỗ trợ đọc dữ liệu số. Tuy nhiên, cảm biến vẫn có thể trả về NaN nếu dây DATA lỗi, nguồn không ổn định hoặc đọc quá nhanh.</w:t>
      </w:r>
    </w:p>
    <w:p w:rsidR="00000000" w:rsidDel="00000000" w:rsidP="00000000" w:rsidRDefault="00000000" w:rsidRPr="00000000" w14:paraId="00000EB0">
      <w:pPr>
        <w:rPr>
          <w:b w:val="1"/>
          <w:bCs w:val="1"/>
        </w:rPr>
      </w:pPr>
      <w:r w:rsidDel="00000000" w:rsidR="00000000" w:rsidRPr="00000000">
        <w:rPr>
          <w:rtl w:val="0"/>
        </w:rPr>
      </w:r>
    </w:p>
    <w:p w:rsidR="00000000" w:rsidDel="00000000" w:rsidP="00000000" w:rsidRDefault="00000000" w:rsidRPr="00000000" w14:paraId="00000EB1">
      <w:pPr>
        <w:rPr>
          <w:b w:val="1"/>
          <w:bCs w:val="1"/>
        </w:rPr>
      </w:pPr>
      <w:r w:rsidDel="00000000" w:rsidR="00000000" w:rsidRPr="00000000">
        <w:rPr>
          <w:b w:val="1"/>
          <w:bCs w:val="1"/>
          <w:rtl w:val="0"/>
        </w:rPr>
        <w:t xml:space="preserve">5. Kiểm thử LED, buzzer và quạt/relay </w:t>
      </w:r>
    </w:p>
    <w:p w:rsidR="00000000" w:rsidDel="00000000" w:rsidP="00000000" w:rsidRDefault="00000000" w:rsidRPr="00000000" w14:paraId="00000EB2">
      <w:pPr>
        <w:rPr/>
      </w:pPr>
      <w:r w:rsidDel="00000000" w:rsidR="00000000" w:rsidRPr="00000000">
        <w:rPr>
          <w:rtl w:val="0"/>
        </w:rPr>
        <w:t xml:space="preserve">kiểm thử các đầu ra cảnh báo gồm LED, buzzer và quạt/relay. Đây là các khối phản hồi trực tiếp với người dùng</w:t>
      </w:r>
    </w:p>
    <w:p w:rsidR="00000000" w:rsidDel="00000000" w:rsidP="00000000" w:rsidRDefault="00000000" w:rsidRPr="00000000" w14:paraId="00000EB3">
      <w:pPr>
        <w:rPr/>
      </w:pPr>
      <w:r w:rsidDel="00000000" w:rsidR="00000000" w:rsidRPr="00000000">
        <w:rPr>
          <w:rtl w:val="0"/>
        </w:rPr>
      </w:r>
    </w:p>
    <w:tbl>
      <w:tblPr>
        <w:tblStyle w:val="Table120"/>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0296182270977"/>
        <w:gridCol w:w="1695.1703350284904"/>
        <w:gridCol w:w="2485.01809331152"/>
        <w:gridCol w:w="3330.293764456517"/>
        <w:tblGridChange w:id="0">
          <w:tblGrid>
            <w:gridCol w:w="1515.0296182270977"/>
            <w:gridCol w:w="1695.1703350284904"/>
            <w:gridCol w:w="2485.01809331152"/>
            <w:gridCol w:w="3330.293764456517"/>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4">
            <w:pPr>
              <w:rPr/>
            </w:pPr>
            <w:r w:rsidDel="00000000" w:rsidR="00000000" w:rsidRPr="00000000">
              <w:rPr>
                <w:rtl w:val="0"/>
              </w:rPr>
              <w:t xml:space="preserve">Khối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5">
            <w:pPr>
              <w:rPr/>
            </w:pPr>
            <w:r w:rsidDel="00000000" w:rsidR="00000000" w:rsidRPr="00000000">
              <w:rPr>
                <w:rtl w:val="0"/>
              </w:rPr>
              <w:t xml:space="preserve">Chân điều khiển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6">
            <w:pPr>
              <w:rPr/>
            </w:pPr>
            <w:r w:rsidDel="00000000" w:rsidR="00000000" w:rsidRPr="00000000">
              <w:rPr>
                <w:rtl w:val="0"/>
              </w:rPr>
              <w:t xml:space="preserve">Cách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7">
            <w:pPr>
              <w:rPr/>
            </w:pPr>
            <w:r w:rsidDel="00000000" w:rsidR="00000000" w:rsidRPr="00000000">
              <w:rPr>
                <w:rtl w:val="0"/>
              </w:rPr>
              <w:t xml:space="preserve">Tiêu chí đạt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8">
            <w:pPr>
              <w:rPr/>
            </w:pPr>
            <w:r w:rsidDel="00000000" w:rsidR="00000000" w:rsidRPr="00000000">
              <w:rPr>
                <w:rtl w:val="0"/>
              </w:rPr>
              <w:t xml:space="preserve">LED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9">
            <w:pPr>
              <w:rPr/>
            </w:pPr>
            <w:r w:rsidDel="00000000" w:rsidR="00000000" w:rsidRPr="00000000">
              <w:rPr>
                <w:rtl w:val="0"/>
              </w:rPr>
              <w:t xml:space="preserve">GPIO26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A">
            <w:pPr>
              <w:rPr/>
            </w:pPr>
            <w:r w:rsidDel="00000000" w:rsidR="00000000" w:rsidRPr="00000000">
              <w:rPr>
                <w:rtl w:val="0"/>
              </w:rPr>
              <w:t xml:space="preserve">Bật/tắt mỗi 1 giây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B">
            <w:pPr>
              <w:rPr/>
            </w:pPr>
            <w:r w:rsidDel="00000000" w:rsidR="00000000" w:rsidRPr="00000000">
              <w:rPr>
                <w:rtl w:val="0"/>
              </w:rPr>
              <w:t xml:space="preserve">LED phản hồi đúng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C">
            <w:pPr>
              <w:rPr/>
            </w:pPr>
            <w:r w:rsidDel="00000000" w:rsidR="00000000" w:rsidRPr="00000000">
              <w:rPr>
                <w:rtl w:val="0"/>
              </w:rPr>
              <w:t xml:space="preserve">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D">
            <w:pPr>
              <w:rPr/>
            </w:pPr>
            <w:r w:rsidDel="00000000" w:rsidR="00000000" w:rsidRPr="00000000">
              <w:rPr>
                <w:rtl w:val="0"/>
              </w:rPr>
              <w:t xml:space="preserve">GPIO27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E">
            <w:pPr>
              <w:rPr/>
            </w:pPr>
            <w:r w:rsidDel="00000000" w:rsidR="00000000" w:rsidRPr="00000000">
              <w:rPr>
                <w:rtl w:val="0"/>
              </w:rPr>
              <w:t xml:space="preserve">Bật/tắt theo chu kỳ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BF">
            <w:pPr>
              <w:rPr/>
            </w:pPr>
            <w:r w:rsidDel="00000000" w:rsidR="00000000" w:rsidRPr="00000000">
              <w:rPr>
                <w:rtl w:val="0"/>
              </w:rPr>
              <w:t xml:space="preserve">Có âm thanh cảnh báo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C0">
            <w:pPr>
              <w:rPr/>
            </w:pPr>
            <w:r w:rsidDel="00000000" w:rsidR="00000000" w:rsidRPr="00000000">
              <w:rPr>
                <w:rtl w:val="0"/>
              </w:rPr>
              <w:t xml:space="preserve">Relay/quạt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C1">
            <w:pPr>
              <w:rPr/>
            </w:pPr>
            <w:r w:rsidDel="00000000" w:rsidR="00000000" w:rsidRPr="00000000">
              <w:rPr>
                <w:rtl w:val="0"/>
              </w:rPr>
              <w:t xml:space="preserve">GPIO16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C2">
            <w:pPr>
              <w:rPr/>
            </w:pPr>
            <w:r w:rsidDel="00000000" w:rsidR="00000000" w:rsidRPr="00000000">
              <w:rPr>
                <w:rtl w:val="0"/>
              </w:rPr>
              <w:t xml:space="preserve">Bật/tắt tải qua mạch đệm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C3">
            <w:pPr>
              <w:rPr/>
            </w:pPr>
            <w:r w:rsidDel="00000000" w:rsidR="00000000" w:rsidRPr="00000000">
              <w:rPr>
                <w:rtl w:val="0"/>
              </w:rPr>
              <w:t xml:space="preserve">Tải hoạt động, ESP32 không reset</w:t>
            </w:r>
          </w:p>
        </w:tc>
      </w:tr>
    </w:tbl>
    <w:p w:rsidR="00000000" w:rsidDel="00000000" w:rsidP="00000000" w:rsidRDefault="00000000" w:rsidRPr="00000000" w14:paraId="00000EC4">
      <w:pPr>
        <w:spacing w:after="240" w:before="240" w:lineRule="auto"/>
        <w:rPr/>
      </w:pPr>
      <w:r w:rsidDel="00000000" w:rsidR="00000000" w:rsidRPr="00000000">
        <w:rPr>
          <w:rtl w:val="0"/>
        </w:rPr>
        <w:t xml:space="preserve">Nguyên tắc:</w:t>
      </w:r>
    </w:p>
    <w:p w:rsidR="00000000" w:rsidDel="00000000" w:rsidP="00000000" w:rsidRDefault="00000000" w:rsidRPr="00000000" w14:paraId="00000EC5">
      <w:pPr>
        <w:numPr>
          <w:ilvl w:val="0"/>
          <w:numId w:val="39"/>
        </w:numPr>
        <w:spacing w:after="0" w:afterAutospacing="0" w:before="240" w:lineRule="auto"/>
        <w:ind w:left="720" w:hanging="360"/>
      </w:pPr>
      <w:r w:rsidDel="00000000" w:rsidR="00000000" w:rsidRPr="00000000">
        <w:rPr>
          <w:rtl w:val="0"/>
        </w:rPr>
        <w:t xml:space="preserve">Không cấp quạt trực tiếp từ GPIO ESP32.</w:t>
      </w:r>
    </w:p>
    <w:p w:rsidR="00000000" w:rsidDel="00000000" w:rsidP="00000000" w:rsidRDefault="00000000" w:rsidRPr="00000000" w14:paraId="00000EC6">
      <w:pPr>
        <w:numPr>
          <w:ilvl w:val="0"/>
          <w:numId w:val="39"/>
        </w:numPr>
        <w:spacing w:after="0" w:afterAutospacing="0" w:before="0" w:beforeAutospacing="0" w:lineRule="auto"/>
        <w:ind w:left="720" w:hanging="360"/>
      </w:pPr>
      <w:r w:rsidDel="00000000" w:rsidR="00000000" w:rsidRPr="00000000">
        <w:rPr>
          <w:rtl w:val="0"/>
        </w:rPr>
        <w:t xml:space="preserve">Không cấp relay hoặc buzzer dòng lớn trực tiếp từ GPIO nếu vượt khả năng chân.</w:t>
      </w:r>
    </w:p>
    <w:p w:rsidR="00000000" w:rsidDel="00000000" w:rsidP="00000000" w:rsidRDefault="00000000" w:rsidRPr="00000000" w14:paraId="00000EC7">
      <w:pPr>
        <w:numPr>
          <w:ilvl w:val="0"/>
          <w:numId w:val="39"/>
        </w:numPr>
        <w:spacing w:after="0" w:afterAutospacing="0" w:before="0" w:beforeAutospacing="0" w:lineRule="auto"/>
        <w:ind w:left="720" w:hanging="360"/>
      </w:pPr>
      <w:r w:rsidDel="00000000" w:rsidR="00000000" w:rsidRPr="00000000">
        <w:rPr>
          <w:rtl w:val="0"/>
        </w:rPr>
        <w:t xml:space="preserve">Cần GND chung giữa ESP32 và mạch tải.</w:t>
      </w:r>
    </w:p>
    <w:p w:rsidR="00000000" w:rsidDel="00000000" w:rsidP="00000000" w:rsidRDefault="00000000" w:rsidRPr="00000000" w14:paraId="00000EC8">
      <w:pPr>
        <w:numPr>
          <w:ilvl w:val="0"/>
          <w:numId w:val="39"/>
        </w:numPr>
        <w:spacing w:after="0" w:afterAutospacing="0" w:before="0" w:beforeAutospacing="0" w:lineRule="auto"/>
        <w:ind w:left="720" w:hanging="360"/>
      </w:pPr>
      <w:r w:rsidDel="00000000" w:rsidR="00000000" w:rsidRPr="00000000">
        <w:rPr>
          <w:rtl w:val="0"/>
        </w:rPr>
        <w:t xml:space="preserve">Nên có diode bảo vệ nếu tải có tính cảm ứng.</w:t>
      </w:r>
    </w:p>
    <w:p w:rsidR="00000000" w:rsidDel="00000000" w:rsidP="00000000" w:rsidRDefault="00000000" w:rsidRPr="00000000" w14:paraId="00000EC9">
      <w:pPr>
        <w:numPr>
          <w:ilvl w:val="0"/>
          <w:numId w:val="39"/>
        </w:numPr>
        <w:spacing w:after="240" w:before="0" w:beforeAutospacing="0" w:lineRule="auto"/>
        <w:ind w:left="720" w:hanging="360"/>
      </w:pPr>
      <w:r w:rsidDel="00000000" w:rsidR="00000000" w:rsidRPr="00000000">
        <w:rPr>
          <w:rtl w:val="0"/>
        </w:rPr>
        <w:t xml:space="preserve">Khi quạt bật, cần quan sát ESP32 có reset hay không.</w:t>
      </w:r>
    </w:p>
    <w:p w:rsidR="00000000" w:rsidDel="00000000" w:rsidP="00000000" w:rsidRDefault="00000000" w:rsidRPr="00000000" w14:paraId="00000ECA">
      <w:pPr>
        <w:spacing w:after="240" w:before="240" w:lineRule="auto"/>
        <w:rPr/>
      </w:pPr>
      <w:r w:rsidDel="00000000" w:rsidR="00000000" w:rsidRPr="00000000">
        <w:rPr>
          <w:rtl w:val="0"/>
        </w:rPr>
        <w:t xml:space="preserve">Nhóm kiểm tra riêng tải trước khi tích hợp để đảm bảo khi bật quạt, nguồn không bị sụt mạnh làm ESP32 khởi động lại.</w:t>
      </w:r>
    </w:p>
    <w:p w:rsidR="00000000" w:rsidDel="00000000" w:rsidP="00000000" w:rsidRDefault="00000000" w:rsidRPr="00000000" w14:paraId="00000ECB">
      <w:pPr>
        <w:rPr/>
      </w:pPr>
      <w:r w:rsidDel="00000000" w:rsidR="00000000" w:rsidRPr="00000000">
        <w:rPr>
          <w:rtl w:val="0"/>
        </w:rPr>
        <w:t xml:space="preserve">6. Firmware tích hợp FreeRTOS</w:t>
      </w:r>
    </w:p>
    <w:p w:rsidR="00000000" w:rsidDel="00000000" w:rsidP="00000000" w:rsidRDefault="00000000" w:rsidRPr="00000000" w14:paraId="00000ECC">
      <w:pPr>
        <w:rPr/>
      </w:pPr>
      <w:r w:rsidDel="00000000" w:rsidR="00000000" w:rsidRPr="00000000">
        <w:rPr>
          <w:rtl w:val="0"/>
        </w:rPr>
        <w:t xml:space="preserve">Sau khi các module cơ bản đã được kiểm tra riêng, nhóm nạp firmware tích hợp gồm ba tác vụ chính: </w:t>
      </w:r>
    </w:p>
    <w:p w:rsidR="00000000" w:rsidDel="00000000" w:rsidP="00000000" w:rsidRDefault="00000000" w:rsidRPr="00000000" w14:paraId="00000ECD">
      <w:pPr>
        <w:rPr/>
      </w:pPr>
      <w:r w:rsidDel="00000000" w:rsidR="00000000" w:rsidRPr="00000000">
        <w:rPr>
          <w:rtl w:val="0"/>
        </w:rPr>
      </w:r>
    </w:p>
    <w:tbl>
      <w:tblPr>
        <w:tblStyle w:val="Table121"/>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000"/>
        <w:gridCol w:w="3440"/>
        <w:tblGridChange w:id="0">
          <w:tblGrid>
            <w:gridCol w:w="2225"/>
            <w:gridCol w:w="2000"/>
            <w:gridCol w:w="344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CE">
            <w:pPr>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CF">
            <w:pPr>
              <w:rPr/>
            </w:pPr>
            <w:r w:rsidDel="00000000" w:rsidR="00000000" w:rsidRPr="00000000">
              <w:rPr>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0">
            <w:pPr>
              <w:rPr/>
            </w:pPr>
            <w:r w:rsidDel="00000000" w:rsidR="00000000" w:rsidRPr="00000000">
              <w:rPr>
                <w:rtl w:val="0"/>
              </w:rPr>
              <w:t xml:space="preserve">Dữ liệu/tài nguyên liên quan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1">
            <w:pPr>
              <w:rPr/>
            </w:pPr>
            <w:r w:rsidDel="00000000" w:rsidR="00000000" w:rsidRPr="00000000">
              <w:rPr>
                <w:rtl w:val="0"/>
              </w:rPr>
              <w:t xml:space="preserve">TaskSensors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2">
            <w:pPr>
              <w:rPr/>
            </w:pPr>
            <w:r w:rsidDel="00000000" w:rsidR="00000000" w:rsidRPr="00000000">
              <w:rPr>
                <w:rtl w:val="0"/>
              </w:rPr>
              <w:t xml:space="preserve">Đọc DHT22, MQ135, GP2Y và cập nhật SensorRecord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3">
            <w:pPr>
              <w:rPr/>
            </w:pPr>
            <w:r w:rsidDel="00000000" w:rsidR="00000000" w:rsidRPr="00000000">
              <w:rPr>
                <w:rtl w:val="0"/>
              </w:rPr>
              <w:t xml:space="preserve">dataMutex</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4">
            <w:pPr>
              <w:rPr/>
            </w:pPr>
            <w:r w:rsidDel="00000000" w:rsidR="00000000" w:rsidRPr="00000000">
              <w:rPr>
                <w:rtl w:val="0"/>
              </w:rPr>
              <w:t xml:space="preserve">TaskOLED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5">
            <w:pPr>
              <w:rPr/>
            </w:pPr>
            <w:r w:rsidDel="00000000" w:rsidR="00000000" w:rsidRPr="00000000">
              <w:rPr>
                <w:rtl w:val="0"/>
              </w:rPr>
              <w:t xml:space="preserve">Đọc bản ghi mới nhất và hiển thị lên 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6">
            <w:pPr>
              <w:rPr/>
            </w:pPr>
            <w:r w:rsidDel="00000000" w:rsidR="00000000" w:rsidRPr="00000000">
              <w:rPr>
                <w:rtl w:val="0"/>
              </w:rPr>
              <w:t xml:space="preserve">dataMutex, i2cMutex</w:t>
            </w:r>
          </w:p>
        </w:tc>
      </w:tr>
      <w:tr>
        <w:trPr>
          <w:cantSplit w:val="0"/>
          <w:trHeight w:val="12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7">
            <w:pPr>
              <w:rPr/>
            </w:pPr>
            <w:r w:rsidDel="00000000" w:rsidR="00000000" w:rsidRPr="00000000">
              <w:rPr>
                <w:rtl w:val="0"/>
              </w:rPr>
              <w:t xml:space="preserve">TaskNetwork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8">
            <w:pPr>
              <w:rPr/>
            </w:pPr>
            <w:r w:rsidDel="00000000" w:rsidR="00000000" w:rsidRPr="00000000">
              <w:rPr>
                <w:rtl w:val="0"/>
              </w:rPr>
              <w:t xml:space="preserve">Gửi dữ liệu lên Supabase hoặc lưu cache SPIFFS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D9">
            <w:pPr>
              <w:rPr/>
            </w:pPr>
            <w:r w:rsidDel="00000000" w:rsidR="00000000" w:rsidRPr="00000000">
              <w:rPr>
                <w:rtl w:val="0"/>
              </w:rPr>
              <w:t xml:space="preserve">dataMutex, SPIFFS, Wi-Fi</w:t>
            </w:r>
          </w:p>
        </w:tc>
      </w:tr>
    </w:tbl>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cấu trúc dữ liệu dùng chung:</w:t>
      </w:r>
    </w:p>
    <w:p w:rsidR="00000000" w:rsidDel="00000000" w:rsidP="00000000" w:rsidRDefault="00000000" w:rsidRPr="00000000" w14:paraId="00000EDC">
      <w:pPr>
        <w:rPr/>
      </w:pPr>
      <w:r w:rsidDel="00000000" w:rsidR="00000000" w:rsidRPr="00000000">
        <w:rPr/>
        <w:drawing>
          <wp:inline distB="114300" distT="114300" distL="114300" distR="114300">
            <wp:extent cx="5731200" cy="1600200"/>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Khi TaskSensors cập nhật bản ghi mới, task cần lấy dataMutex. Khi TaskOLED hoặc TaskNetwork đọc bản ghi mới nhất, task cũng cần lấy dataMutex. Nhờ đó, dữ liệu không bị đọc khi đang cập nhật dở.</w:t>
      </w:r>
    </w:p>
    <w:p w:rsidR="00000000" w:rsidDel="00000000" w:rsidP="00000000" w:rsidRDefault="00000000" w:rsidRPr="00000000" w14:paraId="00000EDE">
      <w:pPr>
        <w:rPr/>
      </w:pPr>
      <w:r w:rsidDel="00000000" w:rsidR="00000000" w:rsidRPr="00000000">
        <w:rPr>
          <w:rtl w:val="0"/>
        </w:rPr>
        <w:t xml:space="preserve">vdu cơ chế mutex: </w:t>
      </w:r>
    </w:p>
    <w:p w:rsidR="00000000" w:rsidDel="00000000" w:rsidP="00000000" w:rsidRDefault="00000000" w:rsidRPr="00000000" w14:paraId="00000EDF">
      <w:pPr>
        <w:rPr/>
      </w:pPr>
      <w:r w:rsidDel="00000000" w:rsidR="00000000" w:rsidRPr="00000000">
        <w:rPr>
          <w:rtl w:val="0"/>
        </w:rPr>
      </w:r>
    </w:p>
    <w:tbl>
      <w:tblPr>
        <w:tblStyle w:val="Table122"/>
        <w:tblW w:w="7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45"/>
        <w:tblGridChange w:id="0">
          <w:tblGrid>
            <w:gridCol w:w="7445"/>
          </w:tblGrid>
        </w:tblGridChange>
      </w:tblGrid>
      <w:tr>
        <w:trPr>
          <w:cantSplit w:val="0"/>
          <w:trHeight w:val="740" w:hRule="atLeast"/>
          <w:tblHeader w:val="0"/>
        </w:trPr>
        <w:tc>
          <w:tcPr/>
          <w:p w:rsidR="00000000" w:rsidDel="00000000" w:rsidP="00000000" w:rsidRDefault="00000000" w:rsidRPr="00000000" w14:paraId="00000EE0">
            <w:pPr>
              <w:widowControl w:val="0"/>
              <w:rPr/>
            </w:pPr>
            <w:r w:rsidDel="00000000" w:rsidR="00000000" w:rsidRPr="00000000">
              <w:rPr>
                <w:rtl w:val="0"/>
              </w:rPr>
              <w:t xml:space="preserve">if (xSemaphoreTake(dataMutex,</w:t>
            </w:r>
          </w:p>
          <w:p w:rsidR="00000000" w:rsidDel="00000000" w:rsidP="00000000" w:rsidRDefault="00000000" w:rsidRPr="00000000" w14:paraId="00000EE1">
            <w:pPr>
              <w:rPr/>
            </w:pPr>
            <w:r w:rsidDel="00000000" w:rsidR="00000000" w:rsidRPr="00000000">
              <w:rPr>
                <w:rtl w:val="0"/>
              </w:rPr>
              <w:t xml:space="preserve">  pdMS_TO_TICKS(100)) == pdTRUE) {</w:t>
            </w:r>
          </w:p>
        </w:tc>
      </w:tr>
      <w:tr>
        <w:trPr>
          <w:cantSplit w:val="0"/>
          <w:trHeight w:val="1355" w:hRule="atLeast"/>
          <w:tblHeader w:val="0"/>
        </w:trPr>
        <w:tc>
          <w:tcPr/>
          <w:p w:rsidR="00000000" w:rsidDel="00000000" w:rsidP="00000000" w:rsidRDefault="00000000" w:rsidRPr="00000000" w14:paraId="00000EE2">
            <w:pPr>
              <w:rPr/>
            </w:pPr>
            <w:r w:rsidDel="00000000" w:rsidR="00000000" w:rsidRPr="00000000">
              <w:rPr>
                <w:rtl w:val="0"/>
              </w:rPr>
              <w:t xml:space="preserve">    latestRecord = newRecord;</w:t>
            </w:r>
          </w:p>
        </w:tc>
      </w:tr>
      <w:tr>
        <w:trPr>
          <w:cantSplit w:val="0"/>
          <w:trHeight w:val="1100" w:hRule="atLeast"/>
          <w:tblHeader w:val="0"/>
        </w:trPr>
        <w:tc>
          <w:tcPr/>
          <w:p w:rsidR="00000000" w:rsidDel="00000000" w:rsidP="00000000" w:rsidRDefault="00000000" w:rsidRPr="00000000" w14:paraId="00000EE3">
            <w:pPr>
              <w:rPr/>
            </w:pPr>
            <w:r w:rsidDel="00000000" w:rsidR="00000000" w:rsidRPr="00000000">
              <w:rPr>
                <w:rtl w:val="0"/>
              </w:rPr>
              <w:t xml:space="preserve">    xSemaphoreGive(dataMutex);</w:t>
            </w:r>
          </w:p>
        </w:tc>
      </w:tr>
      <w:tr>
        <w:trPr>
          <w:cantSplit w:val="0"/>
          <w:trHeight w:val="1100" w:hRule="atLeast"/>
          <w:tblHeader w:val="0"/>
        </w:trPr>
        <w:tc>
          <w:tcPr/>
          <w:p w:rsidR="00000000" w:rsidDel="00000000" w:rsidP="00000000" w:rsidRDefault="00000000" w:rsidRPr="00000000" w14:paraId="00000EE4">
            <w:pPr>
              <w:rPr/>
            </w:pPr>
            <w:r w:rsidDel="00000000" w:rsidR="00000000" w:rsidRPr="00000000">
              <w:rPr>
                <w:rtl w:val="0"/>
              </w:rPr>
              <w:t xml:space="preserve">}</w:t>
            </w:r>
          </w:p>
        </w:tc>
      </w:tr>
    </w:tbl>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7. kiểm thử gửi dữ liệu lên supabase</w:t>
      </w:r>
    </w:p>
    <w:p w:rsidR="00000000" w:rsidDel="00000000" w:rsidP="00000000" w:rsidRDefault="00000000" w:rsidRPr="00000000" w14:paraId="00000EE7">
      <w:pPr>
        <w:rPr/>
      </w:pPr>
      <w:r w:rsidDel="00000000" w:rsidR="00000000" w:rsidRPr="00000000">
        <w:rPr>
          <w:rtl w:val="0"/>
        </w:rPr>
        <w:t xml:space="preserve">dữ liệu gửi lên có dạng: </w:t>
      </w:r>
      <w:r w:rsidDel="00000000" w:rsidR="00000000" w:rsidRPr="00000000">
        <w:rPr/>
        <w:drawing>
          <wp:inline distB="114300" distT="114300" distL="114300" distR="114300">
            <wp:extent cx="5731200" cy="584200"/>
            <wp:effectExtent b="0" l="0" r="0" t="0"/>
            <wp:docPr id="1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EE8">
      <w:pPr>
        <w:spacing w:after="240" w:before="240" w:lineRule="auto"/>
        <w:rPr/>
      </w:pPr>
      <w:r w:rsidDel="00000000" w:rsidR="00000000" w:rsidRPr="00000000">
        <w:rPr>
          <w:rtl w:val="0"/>
        </w:rPr>
        <w:t xml:space="preserve">Nguyên tắc xử lý dữ liệu lỗi:</w:t>
      </w:r>
    </w:p>
    <w:p w:rsidR="00000000" w:rsidDel="00000000" w:rsidP="00000000" w:rsidRDefault="00000000" w:rsidRPr="00000000" w14:paraId="00000EE9">
      <w:pPr>
        <w:numPr>
          <w:ilvl w:val="0"/>
          <w:numId w:val="20"/>
        </w:numPr>
        <w:spacing w:after="0" w:afterAutospacing="0" w:before="240" w:lineRule="auto"/>
        <w:ind w:left="720" w:hanging="360"/>
      </w:pPr>
      <w:r w:rsidDel="00000000" w:rsidR="00000000" w:rsidRPr="00000000">
        <w:rPr>
          <w:rtl w:val="0"/>
        </w:rPr>
        <w:t xml:space="preserve">Nếu DHT22 trả về NaN, không gửi giá trị nhiệt độ/độ ẩm rác.</w:t>
      </w:r>
    </w:p>
    <w:p w:rsidR="00000000" w:rsidDel="00000000" w:rsidP="00000000" w:rsidRDefault="00000000" w:rsidRPr="00000000" w14:paraId="00000EEA">
      <w:pPr>
        <w:numPr>
          <w:ilvl w:val="0"/>
          <w:numId w:val="20"/>
        </w:numPr>
        <w:spacing w:after="0" w:afterAutospacing="0" w:before="0" w:beforeAutospacing="0" w:lineRule="auto"/>
        <w:ind w:left="720" w:hanging="360"/>
      </w:pPr>
      <w:r w:rsidDel="00000000" w:rsidR="00000000" w:rsidRPr="00000000">
        <w:rPr>
          <w:rtl w:val="0"/>
        </w:rPr>
        <w:t xml:space="preserve">Nếu dữ liệu cảm biến không hợp lệ, gắn trạng thái lỗi.</w:t>
      </w:r>
    </w:p>
    <w:p w:rsidR="00000000" w:rsidDel="00000000" w:rsidP="00000000" w:rsidRDefault="00000000" w:rsidRPr="00000000" w14:paraId="00000EEB">
      <w:pPr>
        <w:numPr>
          <w:ilvl w:val="0"/>
          <w:numId w:val="20"/>
        </w:numPr>
        <w:spacing w:after="0" w:afterAutospacing="0" w:before="0" w:beforeAutospacing="0" w:lineRule="auto"/>
        <w:ind w:left="720" w:hanging="360"/>
      </w:pPr>
      <w:r w:rsidDel="00000000" w:rsidR="00000000" w:rsidRPr="00000000">
        <w:rPr>
          <w:rtl w:val="0"/>
        </w:rPr>
        <w:t xml:space="preserve">Nếu HTTP POST thất bại, ghi bản ghi vào SPIFFS.</w:t>
      </w:r>
    </w:p>
    <w:p w:rsidR="00000000" w:rsidDel="00000000" w:rsidP="00000000" w:rsidRDefault="00000000" w:rsidRPr="00000000" w14:paraId="00000EEC">
      <w:pPr>
        <w:numPr>
          <w:ilvl w:val="0"/>
          <w:numId w:val="20"/>
        </w:numPr>
        <w:spacing w:after="240" w:before="0" w:beforeAutospacing="0" w:lineRule="auto"/>
        <w:ind w:left="720" w:hanging="360"/>
      </w:pPr>
      <w:r w:rsidDel="00000000" w:rsidR="00000000" w:rsidRPr="00000000">
        <w:rPr>
          <w:rtl w:val="0"/>
        </w:rPr>
        <w:t xml:space="preserve">Nếu Wi-Fi mất, không cố gửi liên tục gây nghẽn chương trình.</w:t>
      </w:r>
    </w:p>
    <w:p w:rsidR="00000000" w:rsidDel="00000000" w:rsidP="00000000" w:rsidRDefault="00000000" w:rsidRPr="00000000" w14:paraId="00000EED">
      <w:pPr>
        <w:spacing w:after="240" w:before="240" w:lineRule="auto"/>
        <w:rPr/>
      </w:pPr>
      <w:r w:rsidDel="00000000" w:rsidR="00000000" w:rsidRPr="00000000">
        <w:rPr>
          <w:rtl w:val="0"/>
        </w:rPr>
        <w:t xml:space="preserve">Nhóm kiểm tra Supabase để xác nhận dữ liệu có xuất hiện trong bảng. Đây là dấu hiệu chứng minh luồng IoT từ ESP32 lên cloud đã hoạt động.</w:t>
      </w:r>
    </w:p>
    <w:p w:rsidR="00000000" w:rsidDel="00000000" w:rsidP="00000000" w:rsidRDefault="00000000" w:rsidRPr="00000000" w14:paraId="00000EEE">
      <w:pPr>
        <w:rPr/>
      </w:pPr>
      <w:r w:rsidDel="00000000" w:rsidR="00000000" w:rsidRPr="00000000">
        <w:rPr>
          <w:rtl w:val="0"/>
        </w:rPr>
        <w:t xml:space="preserve">8. Kiểm thử mất wifi và spiffs offline cache</w:t>
      </w:r>
    </w:p>
    <w:p w:rsidR="00000000" w:rsidDel="00000000" w:rsidP="00000000" w:rsidRDefault="00000000" w:rsidRPr="00000000" w14:paraId="00000EEF">
      <w:pPr>
        <w:rPr/>
      </w:pPr>
      <w:r w:rsidDel="00000000" w:rsidR="00000000" w:rsidRPr="00000000">
        <w:rPr>
          <w:rtl w:val="0"/>
        </w:rPr>
        <w:t xml:space="preserve">Quy trình:</w:t>
      </w:r>
    </w:p>
    <w:p w:rsidR="00000000" w:rsidDel="00000000" w:rsidP="00000000" w:rsidRDefault="00000000" w:rsidRPr="00000000" w14:paraId="00000EF0">
      <w:pPr>
        <w:numPr>
          <w:ilvl w:val="0"/>
          <w:numId w:val="67"/>
        </w:numPr>
        <w:ind w:left="720" w:hanging="360"/>
      </w:pPr>
      <w:r w:rsidDel="00000000" w:rsidR="00000000" w:rsidRPr="00000000">
        <w:rPr>
          <w:rtl w:val="0"/>
        </w:rPr>
        <w:t xml:space="preserve">Cho hệ thống chạy bình thường.</w:t>
      </w:r>
    </w:p>
    <w:p w:rsidR="00000000" w:rsidDel="00000000" w:rsidP="00000000" w:rsidRDefault="00000000" w:rsidRPr="00000000" w14:paraId="00000EF1">
      <w:pPr>
        <w:numPr>
          <w:ilvl w:val="0"/>
          <w:numId w:val="67"/>
        </w:numPr>
        <w:ind w:left="720" w:hanging="360"/>
      </w:pPr>
      <w:r w:rsidDel="00000000" w:rsidR="00000000" w:rsidRPr="00000000">
        <w:rPr>
          <w:rtl w:val="0"/>
        </w:rPr>
        <w:t xml:space="preserve">Xác nhận dữ liệu gửi được lên Supabase.</w:t>
      </w:r>
    </w:p>
    <w:p w:rsidR="00000000" w:rsidDel="00000000" w:rsidP="00000000" w:rsidRDefault="00000000" w:rsidRPr="00000000" w14:paraId="00000EF2">
      <w:pPr>
        <w:numPr>
          <w:ilvl w:val="0"/>
          <w:numId w:val="67"/>
        </w:numPr>
        <w:ind w:left="720" w:hanging="360"/>
      </w:pPr>
      <w:r w:rsidDel="00000000" w:rsidR="00000000" w:rsidRPr="00000000">
        <w:rPr>
          <w:rtl w:val="0"/>
        </w:rPr>
        <w:t xml:space="preserve">Tắt Wi-Fi hoặc làm mất kết nối mạng.</w:t>
      </w:r>
    </w:p>
    <w:p w:rsidR="00000000" w:rsidDel="00000000" w:rsidP="00000000" w:rsidRDefault="00000000" w:rsidRPr="00000000" w14:paraId="00000EF3">
      <w:pPr>
        <w:numPr>
          <w:ilvl w:val="0"/>
          <w:numId w:val="67"/>
        </w:numPr>
        <w:ind w:left="720" w:hanging="360"/>
      </w:pPr>
      <w:r w:rsidDel="00000000" w:rsidR="00000000" w:rsidRPr="00000000">
        <w:rPr>
          <w:rtl w:val="0"/>
        </w:rPr>
        <w:t xml:space="preserve">Quan sát Serial log.</w:t>
      </w:r>
    </w:p>
    <w:p w:rsidR="00000000" w:rsidDel="00000000" w:rsidP="00000000" w:rsidRDefault="00000000" w:rsidRPr="00000000" w14:paraId="00000EF4">
      <w:pPr>
        <w:numPr>
          <w:ilvl w:val="0"/>
          <w:numId w:val="67"/>
        </w:numPr>
        <w:ind w:left="720" w:hanging="360"/>
      </w:pPr>
      <w:r w:rsidDel="00000000" w:rsidR="00000000" w:rsidRPr="00000000">
        <w:rPr>
          <w:rtl w:val="0"/>
        </w:rPr>
        <w:t xml:space="preserve">Kiểm tra dữ liệu được lưu vào SPIFFS.</w:t>
      </w:r>
    </w:p>
    <w:p w:rsidR="00000000" w:rsidDel="00000000" w:rsidP="00000000" w:rsidRDefault="00000000" w:rsidRPr="00000000" w14:paraId="00000EF5">
      <w:pPr>
        <w:numPr>
          <w:ilvl w:val="0"/>
          <w:numId w:val="67"/>
        </w:numPr>
        <w:ind w:left="720" w:hanging="360"/>
      </w:pPr>
      <w:r w:rsidDel="00000000" w:rsidR="00000000" w:rsidRPr="00000000">
        <w:rPr>
          <w:rtl w:val="0"/>
        </w:rPr>
        <w:t xml:space="preserve">Bật lại Wi-Fi.</w:t>
      </w:r>
    </w:p>
    <w:p w:rsidR="00000000" w:rsidDel="00000000" w:rsidP="00000000" w:rsidRDefault="00000000" w:rsidRPr="00000000" w14:paraId="00000EF6">
      <w:pPr>
        <w:numPr>
          <w:ilvl w:val="0"/>
          <w:numId w:val="67"/>
        </w:numPr>
        <w:ind w:left="720" w:hanging="360"/>
      </w:pPr>
      <w:r w:rsidDel="00000000" w:rsidR="00000000" w:rsidRPr="00000000">
        <w:rPr>
          <w:rtl w:val="0"/>
        </w:rPr>
        <w:t xml:space="preserve">Kiểm tra hệ thống gửi lại dữ liệu cache.</w:t>
      </w:r>
    </w:p>
    <w:p w:rsidR="00000000" w:rsidDel="00000000" w:rsidP="00000000" w:rsidRDefault="00000000" w:rsidRPr="00000000" w14:paraId="00000EF7">
      <w:pPr>
        <w:rPr/>
      </w:pPr>
      <w:r w:rsidDel="00000000" w:rsidR="00000000" w:rsidRPr="00000000">
        <w:rPr>
          <w:rtl w:val="0"/>
        </w:rPr>
      </w:r>
    </w:p>
    <w:tbl>
      <w:tblPr>
        <w:tblStyle w:val="Table123"/>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620"/>
        <w:tblGridChange w:id="0">
          <w:tblGrid>
            <w:gridCol w:w="2405"/>
            <w:gridCol w:w="362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8">
            <w:pPr>
              <w:rPr/>
            </w:pPr>
            <w:r w:rsidDel="00000000" w:rsidR="00000000" w:rsidRPr="00000000">
              <w:rPr>
                <w:rtl w:val="0"/>
              </w:rPr>
              <w:t xml:space="preserve">Trường hợp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9">
            <w:pPr>
              <w:rPr/>
            </w:pPr>
            <w:r w:rsidDel="00000000" w:rsidR="00000000" w:rsidRPr="00000000">
              <w:rPr>
                <w:rtl w:val="0"/>
              </w:rPr>
              <w:t xml:space="preserve">Hành vi mong muốn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A">
            <w:pPr>
              <w:rPr/>
            </w:pPr>
            <w:r w:rsidDel="00000000" w:rsidR="00000000" w:rsidRPr="00000000">
              <w:rPr>
                <w:rtl w:val="0"/>
              </w:rPr>
              <w:t xml:space="preserve">Wi-Fi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B">
            <w:pPr>
              <w:rPr/>
            </w:pPr>
            <w:r w:rsidDel="00000000" w:rsidR="00000000" w:rsidRPr="00000000">
              <w:rPr>
                <w:rtl w:val="0"/>
              </w:rPr>
              <w:t xml:space="preserve">Gửi dữ liệu trực tiếp lên Supabase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C">
            <w:pPr>
              <w:rPr/>
            </w:pPr>
            <w:r w:rsidDel="00000000" w:rsidR="00000000" w:rsidRPr="00000000">
              <w:rPr>
                <w:rtl w:val="0"/>
              </w:rPr>
              <w:t xml:space="preserve">Wi-Fi mất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D">
            <w:pPr>
              <w:rPr/>
            </w:pPr>
            <w:r w:rsidDel="00000000" w:rsidR="00000000" w:rsidRPr="00000000">
              <w:rPr>
                <w:rtl w:val="0"/>
              </w:rPr>
              <w:t xml:space="preserve">Ghi dữ liệu vào /cache.txt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E">
            <w:pPr>
              <w:rPr/>
            </w:pPr>
            <w:r w:rsidDel="00000000" w:rsidR="00000000" w:rsidRPr="00000000">
              <w:rPr>
                <w:rtl w:val="0"/>
              </w:rPr>
              <w:t xml:space="preserve">HTTP POST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F">
            <w:pPr>
              <w:rPr/>
            </w:pPr>
            <w:r w:rsidDel="00000000" w:rsidR="00000000" w:rsidRPr="00000000">
              <w:rPr>
                <w:rtl w:val="0"/>
              </w:rPr>
              <w:t xml:space="preserve">Ghi dữ liệu vào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0">
            <w:pPr>
              <w:rPr/>
            </w:pPr>
            <w:r w:rsidDel="00000000" w:rsidR="00000000" w:rsidRPr="00000000">
              <w:rPr>
                <w:rtl w:val="0"/>
              </w:rPr>
              <w:t xml:space="preserve">Wi-Fi trở lại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1">
            <w:pPr>
              <w:rPr/>
            </w:pPr>
            <w:r w:rsidDel="00000000" w:rsidR="00000000" w:rsidRPr="00000000">
              <w:rPr>
                <w:rtl w:val="0"/>
              </w:rPr>
              <w:t xml:space="preserve">Gửi lại các dòng dữ liệu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2">
            <w:pPr>
              <w:rPr/>
            </w:pPr>
            <w:r w:rsidDel="00000000" w:rsidR="00000000" w:rsidRPr="00000000">
              <w:rPr>
                <w:rtl w:val="0"/>
              </w:rPr>
              <w:t xml:space="preserve">Cache gửi thành công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3">
            <w:pPr>
              <w:rPr/>
            </w:pPr>
            <w:r w:rsidDel="00000000" w:rsidR="00000000" w:rsidRPr="00000000">
              <w:rPr>
                <w:rtl w:val="0"/>
              </w:rPr>
              <w:t xml:space="preserve">Xóa hoặc cập nhật file cache</w:t>
            </w:r>
          </w:p>
        </w:tc>
      </w:tr>
    </w:tbl>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thuật toán: </w:t>
      </w:r>
    </w:p>
    <w:p w:rsidR="00000000" w:rsidDel="00000000" w:rsidP="00000000" w:rsidRDefault="00000000" w:rsidRPr="00000000" w14:paraId="00000F06">
      <w:pPr>
        <w:rPr/>
      </w:pPr>
      <w:r w:rsidDel="00000000" w:rsidR="00000000" w:rsidRPr="00000000">
        <w:rPr>
          <w:rtl w:val="0"/>
        </w:rPr>
        <w:t xml:space="preserve">if (wifiConnected &amp;&amp; postToSupabase(record)) {</w:t>
      </w:r>
    </w:p>
    <w:p w:rsidR="00000000" w:rsidDel="00000000" w:rsidP="00000000" w:rsidRDefault="00000000" w:rsidRPr="00000000" w14:paraId="00000F07">
      <w:pPr>
        <w:rPr/>
      </w:pPr>
      <w:r w:rsidDel="00000000" w:rsidR="00000000" w:rsidRPr="00000000">
        <w:rPr>
          <w:rtl w:val="0"/>
        </w:rPr>
        <w:t xml:space="preserve">    flushCache();</w:t>
      </w:r>
    </w:p>
    <w:p w:rsidR="00000000" w:rsidDel="00000000" w:rsidP="00000000" w:rsidRDefault="00000000" w:rsidRPr="00000000" w14:paraId="00000F08">
      <w:pPr>
        <w:rPr/>
      </w:pPr>
      <w:r w:rsidDel="00000000" w:rsidR="00000000" w:rsidRPr="00000000">
        <w:rPr>
          <w:rtl w:val="0"/>
        </w:rPr>
        <w:t xml:space="preserve">} else {</w:t>
      </w:r>
    </w:p>
    <w:p w:rsidR="00000000" w:rsidDel="00000000" w:rsidP="00000000" w:rsidRDefault="00000000" w:rsidRPr="00000000" w14:paraId="00000F09">
      <w:pPr>
        <w:rPr/>
      </w:pPr>
      <w:r w:rsidDel="00000000" w:rsidR="00000000" w:rsidRPr="00000000">
        <w:rPr>
          <w:rtl w:val="0"/>
        </w:rPr>
        <w:t xml:space="preserve">    saveRecordToCache(record);</w:t>
      </w:r>
    </w:p>
    <w:p w:rsidR="00000000" w:rsidDel="00000000" w:rsidP="00000000" w:rsidRDefault="00000000" w:rsidRPr="00000000" w14:paraId="00000F0A">
      <w:pPr>
        <w:rPr/>
      </w:pPr>
      <w:r w:rsidDel="00000000" w:rsidR="00000000" w:rsidRPr="00000000">
        <w:rPr>
          <w:rtl w:val="0"/>
        </w:rPr>
        <w:t xml:space="preserv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b w:val="1"/>
          <w:bCs w:val="1"/>
        </w:rPr>
      </w:pPr>
      <w:r w:rsidDel="00000000" w:rsidR="00000000" w:rsidRPr="00000000">
        <w:rPr>
          <w:b w:val="1"/>
          <w:bCs w:val="1"/>
          <w:rtl w:val="0"/>
        </w:rPr>
        <w:t xml:space="preserve">KẾT QUẢ ĐẠT ĐƯỢC</w:t>
      </w:r>
    </w:p>
    <w:p w:rsidR="00000000" w:rsidDel="00000000" w:rsidP="00000000" w:rsidRDefault="00000000" w:rsidRPr="00000000" w14:paraId="00000F0E">
      <w:pPr>
        <w:rPr/>
      </w:pPr>
      <w:r w:rsidDel="00000000" w:rsidR="00000000" w:rsidRPr="00000000">
        <w:rPr>
          <w:rtl w:val="0"/>
        </w:rPr>
      </w:r>
    </w:p>
    <w:tbl>
      <w:tblPr>
        <w:tblStyle w:val="Table1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5817302701326"/>
        <w:gridCol w:w="3562.6071391495566"/>
        <w:gridCol w:w="1550.5273986177222"/>
        <w:gridCol w:w="3432.7955429862122"/>
        <w:tblGridChange w:id="0">
          <w:tblGrid>
            <w:gridCol w:w="479.5817302701326"/>
            <w:gridCol w:w="3562.6071391495566"/>
            <w:gridCol w:w="1550.5273986177222"/>
            <w:gridCol w:w="3432.7955429862122"/>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F">
            <w:pPr>
              <w:rPr/>
            </w:pPr>
            <w:r w:rsidDel="00000000" w:rsidR="00000000" w:rsidRPr="00000000">
              <w:rPr>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0">
            <w:pPr>
              <w:rPr/>
            </w:pPr>
            <w:r w:rsidDel="00000000" w:rsidR="00000000" w:rsidRPr="00000000">
              <w:rPr>
                <w:rtl w:val="0"/>
              </w:rPr>
              <w:t xml:space="preserve">Kết quả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1">
            <w:pPr>
              <w:rPr/>
            </w:pPr>
            <w:r w:rsidDel="00000000" w:rsidR="00000000" w:rsidRPr="00000000">
              <w:rPr>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2">
            <w:pPr>
              <w:rPr/>
            </w:pPr>
            <w:r w:rsidDel="00000000" w:rsidR="00000000" w:rsidRPr="00000000">
              <w:rPr>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3">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4">
            <w:pPr>
              <w:rPr/>
            </w:pPr>
            <w:r w:rsidDel="00000000" w:rsidR="00000000" w:rsidRPr="00000000">
              <w:rPr>
                <w:rtl w:val="0"/>
              </w:rPr>
              <w:t xml:space="preserve">Kiểm tra được nguồn cấp 5V và 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5">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6">
            <w:pPr>
              <w:rPr/>
            </w:pPr>
            <w:r w:rsidDel="00000000" w:rsidR="00000000" w:rsidRPr="00000000">
              <w:rPr>
                <w:rtl w:val="0"/>
              </w:rPr>
              <w:t xml:space="preserve">Là bước bắt buộc trước khi tích hợp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7">
            <w:pP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8">
            <w:pPr>
              <w:rPr/>
            </w:pPr>
            <w:r w:rsidDel="00000000" w:rsidR="00000000" w:rsidRPr="00000000">
              <w:rPr>
                <w:rtl w:val="0"/>
              </w:rPr>
              <w:t xml:space="preserve">ESP32 nạp được chương trình bằng PlatformIO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9">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A">
            <w:pPr>
              <w:rPr/>
            </w:pPr>
            <w:r w:rsidDel="00000000" w:rsidR="00000000" w:rsidRPr="00000000">
              <w:rPr>
                <w:rtl w:val="0"/>
              </w:rPr>
              <w:t xml:space="preserve">Serial Monitor hoạt động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B">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C">
            <w:pPr>
              <w:rPr/>
            </w:pPr>
            <w:r w:rsidDel="00000000" w:rsidR="00000000" w:rsidRPr="00000000">
              <w:rPr>
                <w:rtl w:val="0"/>
              </w:rPr>
              <w:t xml:space="preserve">Test riêng 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D">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E">
            <w:pPr>
              <w:rPr/>
            </w:pPr>
            <w:r w:rsidDel="00000000" w:rsidR="00000000" w:rsidRPr="00000000">
              <w:rPr>
                <w:rtl w:val="0"/>
              </w:rPr>
              <w:t xml:space="preserve">Có xử lý NaN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1F">
            <w:pP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0">
            <w:pPr>
              <w:rPr/>
            </w:pPr>
            <w:r w:rsidDel="00000000" w:rsidR="00000000" w:rsidRPr="00000000">
              <w:rPr>
                <w:rtl w:val="0"/>
              </w:rPr>
              <w:t xml:space="preserve">Test riêng 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1">
            <w:pPr>
              <w:rPr/>
            </w:pPr>
            <w:r w:rsidDel="00000000" w:rsidR="00000000" w:rsidRPr="00000000">
              <w:rPr>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2">
            <w:pPr>
              <w:rPr/>
            </w:pPr>
            <w:r w:rsidDel="00000000" w:rsidR="00000000" w:rsidRPr="00000000">
              <w:rPr>
                <w:rtl w:val="0"/>
              </w:rPr>
              <w:t xml:space="preserve">Cần thêm thời gian làm nóng và đo nhiều mẫu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3">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4">
            <w:pPr>
              <w:rPr/>
            </w:pPr>
            <w:r w:rsidDel="00000000" w:rsidR="00000000" w:rsidRPr="00000000">
              <w:rPr>
                <w:rtl w:val="0"/>
              </w:rPr>
              <w:t xml:space="preserve">Test riêng 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5">
            <w:pPr>
              <w:rPr/>
            </w:pPr>
            <w:r w:rsidDel="00000000" w:rsidR="00000000" w:rsidRPr="00000000">
              <w:rPr>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6">
            <w:pPr>
              <w:rPr/>
            </w:pPr>
            <w:r w:rsidDel="00000000" w:rsidR="00000000" w:rsidRPr="00000000">
              <w:rPr>
                <w:rtl w:val="0"/>
              </w:rPr>
              <w:t xml:space="preserve">Cần chú ý timing LED và bố trí luồng khí</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7">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8">
            <w:pPr>
              <w:rPr/>
            </w:pPr>
            <w:r w:rsidDel="00000000" w:rsidR="00000000" w:rsidRPr="00000000">
              <w:rPr>
                <w:rtl w:val="0"/>
              </w:rPr>
              <w:t xml:space="preserve">Test OLED SSD1306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9">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A">
            <w:pPr>
              <w:rPr/>
            </w:pPr>
            <w:r w:rsidDel="00000000" w:rsidR="00000000" w:rsidRPr="00000000">
              <w:rPr>
                <w:rtl w:val="0"/>
              </w:rPr>
              <w:t xml:space="preserve">Cần xử lý lỗi OLED mềm hơn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B">
            <w:pP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C">
            <w:pPr>
              <w:rPr/>
            </w:pPr>
            <w:r w:rsidDel="00000000" w:rsidR="00000000" w:rsidRPr="00000000">
              <w:rPr>
                <w:rtl w:val="0"/>
              </w:rPr>
              <w:t xml:space="preserve">Test LED, buzzer và quạt/relay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D">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E">
            <w:pPr>
              <w:rPr/>
            </w:pPr>
            <w:r w:rsidDel="00000000" w:rsidR="00000000" w:rsidRPr="00000000">
              <w:rPr>
                <w:rtl w:val="0"/>
              </w:rPr>
              <w:t xml:space="preserve">Cần theo dõi sụt áp khi tải hoạt động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2F">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0">
            <w:pPr>
              <w:rPr/>
            </w:pPr>
            <w:r w:rsidDel="00000000" w:rsidR="00000000" w:rsidRPr="00000000">
              <w:rPr>
                <w:rtl w:val="0"/>
              </w:rPr>
              <w:t xml:space="preserve">Nạp firmware tích hợp FreeRTOS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1">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2">
            <w:pPr>
              <w:rPr/>
            </w:pPr>
            <w:r w:rsidDel="00000000" w:rsidR="00000000" w:rsidRPr="00000000">
              <w:rPr>
                <w:rtl w:val="0"/>
              </w:rPr>
              <w:t xml:space="preserve">Các task chính đã được kiểm tra logic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3">
            <w:pP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4">
            <w:pPr>
              <w:rPr/>
            </w:pPr>
            <w:r w:rsidDel="00000000" w:rsidR="00000000" w:rsidRPr="00000000">
              <w:rPr>
                <w:rtl w:val="0"/>
              </w:rPr>
              <w:t xml:space="preserve">Kiểm tra gửi dữ liệu Supabase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5">
            <w:pPr>
              <w:rPr/>
            </w:pPr>
            <w:r w:rsidDel="00000000" w:rsidR="00000000" w:rsidRPr="00000000">
              <w:rPr>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6">
            <w:pPr>
              <w:rPr/>
            </w:pPr>
            <w:r w:rsidDel="00000000" w:rsidR="00000000" w:rsidRPr="00000000">
              <w:rPr>
                <w:rtl w:val="0"/>
              </w:rPr>
              <w:t xml:space="preserve">Cần kiểm tra thêm khi mạng yếu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7">
            <w:pP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8">
            <w:pPr>
              <w:rPr/>
            </w:pPr>
            <w:r w:rsidDel="00000000" w:rsidR="00000000" w:rsidRPr="00000000">
              <w:rPr>
                <w:rtl w:val="0"/>
              </w:rPr>
              <w:t xml:space="preserve">Kiểm tra SPIFFS offline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9">
            <w:pPr>
              <w:rPr/>
            </w:pPr>
            <w:r w:rsidDel="00000000" w:rsidR="00000000" w:rsidRPr="00000000">
              <w:rPr>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A">
            <w:pPr>
              <w:rPr/>
            </w:pPr>
            <w:r w:rsidDel="00000000" w:rsidR="00000000" w:rsidRPr="00000000">
              <w:rPr>
                <w:rtl w:val="0"/>
              </w:rPr>
              <w:t xml:space="preserve">Cần kiểm thử mất mạng lâu hơn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B">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C">
            <w:pPr>
              <w:rPr/>
            </w:pPr>
            <w:r w:rsidDel="00000000" w:rsidR="00000000" w:rsidRPr="00000000">
              <w:rPr>
                <w:rtl w:val="0"/>
              </w:rPr>
              <w:t xml:space="preserve">Chuẩn bị bảng ghi dữ liệu thực nghiệm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D">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3E">
            <w:pPr>
              <w:rPr/>
            </w:pPr>
            <w:r w:rsidDel="00000000" w:rsidR="00000000" w:rsidRPr="00000000">
              <w:rPr>
                <w:rtl w:val="0"/>
              </w:rPr>
              <w:t xml:space="preserve">Chưa điền số liệu nếu chưa có log thật</w:t>
            </w:r>
          </w:p>
        </w:tc>
      </w:tr>
    </w:tbl>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b w:val="1"/>
          <w:bCs w:val="1"/>
        </w:rPr>
      </w:pPr>
      <w:r w:rsidDel="00000000" w:rsidR="00000000" w:rsidRPr="00000000">
        <w:rPr>
          <w:b w:val="1"/>
          <w:bCs w:val="1"/>
          <w:rtl w:val="0"/>
        </w:rPr>
        <w:t xml:space="preserve">VẤN ĐỀ VÀ GIẢI PHÁP</w:t>
      </w:r>
    </w:p>
    <w:p w:rsidR="00000000" w:rsidDel="00000000" w:rsidP="00000000" w:rsidRDefault="00000000" w:rsidRPr="00000000" w14:paraId="00000F41">
      <w:pPr>
        <w:rPr>
          <w:b w:val="1"/>
          <w:bCs w:val="1"/>
        </w:rPr>
      </w:pPr>
      <w:r w:rsidDel="00000000" w:rsidR="00000000" w:rsidRPr="00000000">
        <w:rPr>
          <w:rtl w:val="0"/>
        </w:rPr>
      </w:r>
    </w:p>
    <w:tbl>
      <w:tblPr>
        <w:tblStyle w:val="Table12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8.057009633573"/>
        <w:gridCol w:w="3563.1443276294385"/>
        <w:gridCol w:w="3254.310473760613"/>
        <w:tblGridChange w:id="0">
          <w:tblGrid>
            <w:gridCol w:w="2208.057009633573"/>
            <w:gridCol w:w="3563.1443276294385"/>
            <w:gridCol w:w="3254.31047376061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2">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3">
            <w:pPr>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4">
            <w:pPr>
              <w:rPr/>
            </w:pPr>
            <w:r w:rsidDel="00000000" w:rsidR="00000000" w:rsidRPr="00000000">
              <w:rPr>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5">
            <w:pPr>
              <w:rPr/>
            </w:pPr>
            <w:r w:rsidDel="00000000" w:rsidR="00000000" w:rsidRPr="00000000">
              <w:rPr>
                <w:rtl w:val="0"/>
              </w:rPr>
              <w:t xml:space="preserve">Dữ liệu analog dao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6">
            <w:pPr>
              <w:rPr/>
            </w:pPr>
            <w:r w:rsidDel="00000000" w:rsidR="00000000" w:rsidRPr="00000000">
              <w:rPr>
                <w:rtl w:val="0"/>
              </w:rPr>
              <w:t xml:space="preserve">MQ135 và GP2Y có tín hiệu ADC thay đổi theo nguồn, nhiễu dây và môi trường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7">
            <w:pPr>
              <w:rPr/>
            </w:pPr>
            <w:r w:rsidDel="00000000" w:rsidR="00000000" w:rsidRPr="00000000">
              <w:rPr>
                <w:rtl w:val="0"/>
              </w:rPr>
              <w:t xml:space="preserve">Lấy trung bình nhiều mẫu, đi dây analog ngắn, tách dây khỏi tải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8">
            <w:pPr>
              <w:rPr/>
            </w:pPr>
            <w:r w:rsidDel="00000000" w:rsidR="00000000" w:rsidRPr="00000000">
              <w:rPr>
                <w:rtl w:val="0"/>
              </w:rPr>
              <w:t xml:space="preserve">MQ135 cần thời gian làm nóng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9">
            <w:pPr>
              <w:rPr/>
            </w:pPr>
            <w:r w:rsidDel="00000000" w:rsidR="00000000" w:rsidRPr="00000000">
              <w:rPr>
                <w:rtl w:val="0"/>
              </w:rPr>
              <w:t xml:space="preserve">Giá trị ban đầu chưa ổn định, không nên dùng để kết luận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A">
            <w:pPr>
              <w:rPr/>
            </w:pPr>
            <w:r w:rsidDel="00000000" w:rsidR="00000000" w:rsidRPr="00000000">
              <w:rPr>
                <w:rtl w:val="0"/>
              </w:rPr>
              <w:t xml:space="preserve">Bỏ qua dữ liệu vài phút đầu sau khi cấp nguồn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B">
            <w:pPr>
              <w:rPr/>
            </w:pPr>
            <w:r w:rsidDel="00000000" w:rsidR="00000000" w:rsidRPr="00000000">
              <w:rPr>
                <w:rtl w:val="0"/>
              </w:rPr>
              <w:t xml:space="preserve">GP2Y yêu cầu timing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C">
            <w:pPr>
              <w:rPr/>
            </w:pPr>
            <w:r w:rsidDel="00000000" w:rsidR="00000000" w:rsidRPr="00000000">
              <w:rPr>
                <w:rtl w:val="0"/>
              </w:rPr>
              <w:t xml:space="preserve">Nếu đọc ADC sai thời điểm, dữ liệu bụi có thể sai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D">
            <w:pPr>
              <w:rPr/>
            </w:pPr>
            <w:r w:rsidDel="00000000" w:rsidR="00000000" w:rsidRPr="00000000">
              <w:rPr>
                <w:rtl w:val="0"/>
              </w:rPr>
              <w:t xml:space="preserve">Viết hàm đọc riêng, dùng delayMicroseconds() theo đúng trình tự</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E">
            <w:pPr>
              <w:rPr/>
            </w:pPr>
            <w:r w:rsidDel="00000000" w:rsidR="00000000" w:rsidRPr="00000000">
              <w:rPr>
                <w:rtl w:val="0"/>
              </w:rPr>
              <w:t xml:space="preserve">OLED có thể làm treo chương trình nếu khởi tạo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4F">
            <w:pPr>
              <w:rPr/>
            </w:pPr>
            <w:r w:rsidDel="00000000" w:rsidR="00000000" w:rsidRPr="00000000">
              <w:rPr>
                <w:rtl w:val="0"/>
              </w:rPr>
              <w:t xml:space="preserve">Nếu dùng while(true) khi lỗi OLED, toàn bộ hệ thống dừng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0">
            <w:pPr>
              <w:rPr/>
            </w:pPr>
            <w:r w:rsidDel="00000000" w:rsidR="00000000" w:rsidRPr="00000000">
              <w:rPr>
                <w:rtl w:val="0"/>
              </w:rPr>
              <w:t xml:space="preserve">Đề xuất chuyển sang cơ chế báo lỗi OLED nhưng không dừng toàn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1">
            <w:pPr>
              <w:rPr/>
            </w:pPr>
            <w:r w:rsidDel="00000000" w:rsidR="00000000" w:rsidRPr="00000000">
              <w:rPr>
                <w:rtl w:val="0"/>
              </w:rPr>
              <w:t xml:space="preserve">HTTP POST phụ thuộc Wi-Fi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2">
            <w:pPr>
              <w:rPr/>
            </w:pPr>
            <w:r w:rsidDel="00000000" w:rsidR="00000000" w:rsidRPr="00000000">
              <w:rPr>
                <w:rtl w:val="0"/>
              </w:rPr>
              <w:t xml:space="preserve">Khi mạng yếu, thời gian gửi có thể lâu hoặc thất bại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3">
            <w:pPr>
              <w:rPr/>
            </w:pPr>
            <w:r w:rsidDel="00000000" w:rsidR="00000000" w:rsidRPr="00000000">
              <w:rPr>
                <w:rtl w:val="0"/>
              </w:rPr>
              <w:t xml:space="preserve">Đưa gửi dữ liệu sang TaskNetwork, không gửi trong task đọc cảm biến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4">
            <w:pPr>
              <w:rPr/>
            </w:pPr>
            <w:r w:rsidDel="00000000" w:rsidR="00000000" w:rsidRPr="00000000">
              <w:rPr>
                <w:rtl w:val="0"/>
              </w:rPr>
              <w:t xml:space="preserve">SPIFFS cần kiểm soát dung lượng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5">
            <w:pPr>
              <w:rPr/>
            </w:pPr>
            <w:r w:rsidDel="00000000" w:rsidR="00000000" w:rsidRPr="00000000">
              <w:rPr>
                <w:rtl w:val="0"/>
              </w:rPr>
              <w:t xml:space="preserve">Nếu mất mạng lâu, cache có thể tăng liên tục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6">
            <w:pPr>
              <w:rPr/>
            </w:pPr>
            <w:r w:rsidDel="00000000" w:rsidR="00000000" w:rsidRPr="00000000">
              <w:rPr>
                <w:rtl w:val="0"/>
              </w:rPr>
              <w:t xml:space="preserve">Lưu dữ liệu vào SPIFFS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7">
            <w:pPr>
              <w:rPr/>
            </w:pPr>
            <w:r w:rsidDel="00000000" w:rsidR="00000000" w:rsidRPr="00000000">
              <w:rPr>
                <w:rtl w:val="0"/>
              </w:rPr>
              <w:t xml:space="preserve">Tải quạt/relay có thể gây sụt 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8">
            <w:pPr>
              <w:rPr/>
            </w:pPr>
            <w:r w:rsidDel="00000000" w:rsidR="00000000" w:rsidRPr="00000000">
              <w:rPr>
                <w:rtl w:val="0"/>
              </w:rPr>
              <w:t xml:space="preserve">Khi bật tải, ESP32 có thể reset nếu nguồn không đủ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9">
            <w:pPr>
              <w:rPr/>
            </w:pPr>
            <w:r w:rsidDel="00000000" w:rsidR="00000000" w:rsidRPr="00000000">
              <w:rPr>
                <w:rtl w:val="0"/>
              </w:rPr>
              <w:t xml:space="preserve">Lưu bản ghi ngắn gọn, kiểm tra số dòng cache, gửi lại khi có mạng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A">
            <w:pPr>
              <w:rPr/>
            </w:pPr>
            <w:r w:rsidDel="00000000" w:rsidR="00000000" w:rsidRPr="00000000">
              <w:rPr>
                <w:rtl w:val="0"/>
              </w:rPr>
              <w:t xml:space="preserve">Dữ liệu lỗi có thể làm bẩn database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B">
            <w:pPr>
              <w:rPr/>
            </w:pPr>
            <w:r w:rsidDel="00000000" w:rsidR="00000000" w:rsidRPr="00000000">
              <w:rPr>
                <w:rtl w:val="0"/>
              </w:rPr>
              <w:t xml:space="preserve">Nếu không kiểm tra NaN và trạng thái cảm biến, cloud sẽ lưu dữ liệu không có 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C">
            <w:pPr>
              <w:rPr/>
            </w:pPr>
            <w:r w:rsidDel="00000000" w:rsidR="00000000" w:rsidRPr="00000000">
              <w:rPr>
                <w:rtl w:val="0"/>
              </w:rPr>
              <w:t xml:space="preserve">Dùng nguồn 5V đủ dòng, transistor/MOSFET/relay, tụ lọc và GND chung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D">
            <w:pPr>
              <w:rPr/>
            </w:pPr>
            <w:r w:rsidDel="00000000" w:rsidR="00000000" w:rsidRPr="00000000">
              <w:rPr>
                <w:rtl w:val="0"/>
              </w:rPr>
              <w:t xml:space="preserve"> DỮ LIỆU NAN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E">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5F">
            <w:pPr>
              <w:rPr/>
            </w:pPr>
            <w:r w:rsidDel="00000000" w:rsidR="00000000" w:rsidRPr="00000000">
              <w:rPr>
                <w:rtl w:val="0"/>
              </w:rPr>
              <w:t xml:space="preserve">Dùng isnan() và Enum Status để không gửi dữ liệu rác</w:t>
            </w:r>
          </w:p>
        </w:tc>
      </w:tr>
    </w:tbl>
    <w:p w:rsidR="00000000" w:rsidDel="00000000" w:rsidP="00000000" w:rsidRDefault="00000000" w:rsidRPr="00000000" w14:paraId="00000F60">
      <w:pPr>
        <w:rPr>
          <w:b w:val="1"/>
          <w:bCs w:val="1"/>
        </w:rPr>
      </w:pPr>
      <w:r w:rsidDel="00000000" w:rsidR="00000000" w:rsidRPr="00000000">
        <w:rPr>
          <w:rtl w:val="0"/>
        </w:rPr>
      </w:r>
    </w:p>
    <w:p w:rsidR="00000000" w:rsidDel="00000000" w:rsidP="00000000" w:rsidRDefault="00000000" w:rsidRPr="00000000" w14:paraId="00000F61">
      <w:pPr>
        <w:rPr>
          <w:b w:val="1"/>
          <w:bCs w:val="1"/>
          <w:sz w:val="26"/>
          <w:szCs w:val="26"/>
        </w:rPr>
      </w:pPr>
      <w:r w:rsidDel="00000000" w:rsidR="00000000" w:rsidRPr="00000000">
        <w:rPr>
          <w:b w:val="1"/>
          <w:bCs w:val="1"/>
          <w:rtl w:val="0"/>
        </w:rPr>
        <w:t xml:space="preserve">BÀI HỌC KINH NGHIỆM VÀ TỰ ĐÁNH GIÁ</w:t>
      </w:r>
      <w:r w:rsidDel="00000000" w:rsidR="00000000" w:rsidRPr="00000000">
        <w:rPr>
          <w:rtl w:val="0"/>
        </w:rPr>
      </w:r>
    </w:p>
    <w:p w:rsidR="00000000" w:rsidDel="00000000" w:rsidP="00000000" w:rsidRDefault="00000000" w:rsidRPr="00000000" w14:paraId="00000F62">
      <w:pPr>
        <w:spacing w:after="240" w:before="240" w:lineRule="auto"/>
        <w:rPr/>
      </w:pPr>
      <w:r w:rsidDel="00000000" w:rsidR="00000000" w:rsidRPr="00000000">
        <w:rPr>
          <w:rtl w:val="0"/>
        </w:rPr>
        <w:t xml:space="preserve">Qua Tuần 12, nhóm rút ra các bài học quan trọng sau:</w:t>
      </w:r>
    </w:p>
    <w:p w:rsidR="00000000" w:rsidDel="00000000" w:rsidP="00000000" w:rsidRDefault="00000000" w:rsidRPr="00000000" w14:paraId="00000F63">
      <w:pPr>
        <w:numPr>
          <w:ilvl w:val="0"/>
          <w:numId w:val="5"/>
        </w:numPr>
        <w:spacing w:after="0" w:afterAutospacing="0" w:before="240" w:lineRule="auto"/>
        <w:ind w:left="720" w:hanging="360"/>
      </w:pPr>
      <w:r w:rsidDel="00000000" w:rsidR="00000000" w:rsidRPr="00000000">
        <w:rPr>
          <w:rtl w:val="0"/>
        </w:rPr>
        <w:t xml:space="preserve">Bring-up hệ thống nhúng phải thực hiện theo thứ tự từ nguồn, vi điều khiển, cảm biến, hiển thị đến tải; không nên cắm toàn bộ ngay từ đầu.</w:t>
      </w:r>
    </w:p>
    <w:p w:rsidR="00000000" w:rsidDel="00000000" w:rsidP="00000000" w:rsidRDefault="00000000" w:rsidRPr="00000000" w14:paraId="00000F64">
      <w:pPr>
        <w:numPr>
          <w:ilvl w:val="0"/>
          <w:numId w:val="5"/>
        </w:numPr>
        <w:spacing w:after="0" w:afterAutospacing="0" w:before="0" w:beforeAutospacing="0" w:lineRule="auto"/>
        <w:ind w:left="720" w:hanging="360"/>
      </w:pPr>
      <w:r w:rsidDel="00000000" w:rsidR="00000000" w:rsidRPr="00000000">
        <w:rPr>
          <w:rtl w:val="0"/>
        </w:rPr>
        <w:t xml:space="preserve">Cảm biến analog cần được đo điện áp và kiểm tra nhiễu trước khi đưa vào ADC của ESP32.</w:t>
      </w:r>
    </w:p>
    <w:p w:rsidR="00000000" w:rsidDel="00000000" w:rsidP="00000000" w:rsidRDefault="00000000" w:rsidRPr="00000000" w14:paraId="00000F65">
      <w:pPr>
        <w:numPr>
          <w:ilvl w:val="0"/>
          <w:numId w:val="5"/>
        </w:numPr>
        <w:spacing w:after="0" w:afterAutospacing="0" w:before="0" w:beforeAutospacing="0" w:lineRule="auto"/>
        <w:ind w:left="720" w:hanging="360"/>
      </w:pPr>
      <w:r w:rsidDel="00000000" w:rsidR="00000000" w:rsidRPr="00000000">
        <w:rPr>
          <w:rtl w:val="0"/>
        </w:rPr>
        <w:t xml:space="preserve">Dữ liệu từ MQ135 và GP2Y chỉ nên dùng theo hướng tương đối nếu chưa có thiết bị chuẩn để hiệu chuẩn.</w:t>
      </w:r>
    </w:p>
    <w:p w:rsidR="00000000" w:rsidDel="00000000" w:rsidP="00000000" w:rsidRDefault="00000000" w:rsidRPr="00000000" w14:paraId="00000F66">
      <w:pPr>
        <w:numPr>
          <w:ilvl w:val="0"/>
          <w:numId w:val="5"/>
        </w:numPr>
        <w:spacing w:after="0" w:afterAutospacing="0" w:before="0" w:beforeAutospacing="0" w:lineRule="auto"/>
        <w:ind w:left="720" w:hanging="360"/>
      </w:pPr>
      <w:r w:rsidDel="00000000" w:rsidR="00000000" w:rsidRPr="00000000">
        <w:rPr>
          <w:rtl w:val="0"/>
        </w:rPr>
        <w:t xml:space="preserve">Firmware đa tác vụ giúp hệ thống rõ ràng hơn, nhưng bắt buộc phải bảo vệ dữ liệu dùng chung bằng Mutex.</w:t>
      </w:r>
    </w:p>
    <w:p w:rsidR="00000000" w:rsidDel="00000000" w:rsidP="00000000" w:rsidRDefault="00000000" w:rsidRPr="00000000" w14:paraId="00000F67">
      <w:pPr>
        <w:numPr>
          <w:ilvl w:val="0"/>
          <w:numId w:val="5"/>
        </w:numPr>
        <w:spacing w:after="0" w:afterAutospacing="0" w:before="0" w:beforeAutospacing="0" w:lineRule="auto"/>
        <w:ind w:left="720" w:hanging="360"/>
      </w:pPr>
      <w:r w:rsidDel="00000000" w:rsidR="00000000" w:rsidRPr="00000000">
        <w:rPr>
          <w:rtl w:val="0"/>
        </w:rPr>
        <w:t xml:space="preserve">Với hệ thống IoT, cần kiểm thử cả trường hợp hoạt động bình thường và trường hợp mất Wi-Fi.</w:t>
      </w:r>
    </w:p>
    <w:p w:rsidR="00000000" w:rsidDel="00000000" w:rsidP="00000000" w:rsidRDefault="00000000" w:rsidRPr="00000000" w14:paraId="00000F68">
      <w:pPr>
        <w:numPr>
          <w:ilvl w:val="0"/>
          <w:numId w:val="5"/>
        </w:numPr>
        <w:spacing w:after="0" w:afterAutospacing="0" w:before="0" w:beforeAutospacing="0" w:lineRule="auto"/>
        <w:ind w:left="720" w:hanging="360"/>
      </w:pPr>
      <w:r w:rsidDel="00000000" w:rsidR="00000000" w:rsidRPr="00000000">
        <w:rPr>
          <w:rtl w:val="0"/>
        </w:rPr>
        <w:t xml:space="preserve">Lưu trữ ngoại tuyến bằng SPIFFS giúp giảm nguy cơ mất dữ liệu khi mạng không ổn định.</w:t>
      </w:r>
    </w:p>
    <w:p w:rsidR="00000000" w:rsidDel="00000000" w:rsidP="00000000" w:rsidRDefault="00000000" w:rsidRPr="00000000" w14:paraId="00000F69">
      <w:pPr>
        <w:numPr>
          <w:ilvl w:val="0"/>
          <w:numId w:val="5"/>
        </w:numPr>
        <w:spacing w:after="0" w:afterAutospacing="0" w:before="0" w:beforeAutospacing="0" w:lineRule="auto"/>
        <w:ind w:left="720" w:hanging="360"/>
      </w:pPr>
      <w:r w:rsidDel="00000000" w:rsidR="00000000" w:rsidRPr="00000000">
        <w:rPr>
          <w:rtl w:val="0"/>
        </w:rPr>
        <w:t xml:space="preserve">Dữ liệu lỗi như NaN hoặc giá trị bất thường phải được chặn trước khi gửi lên cloud.</w:t>
      </w:r>
    </w:p>
    <w:p w:rsidR="00000000" w:rsidDel="00000000" w:rsidP="00000000" w:rsidRDefault="00000000" w:rsidRPr="00000000" w14:paraId="00000F6A">
      <w:pPr>
        <w:numPr>
          <w:ilvl w:val="0"/>
          <w:numId w:val="5"/>
        </w:numPr>
        <w:spacing w:after="240" w:before="0" w:beforeAutospacing="0" w:lineRule="auto"/>
        <w:ind w:left="720" w:hanging="360"/>
      </w:pPr>
      <w:r w:rsidDel="00000000" w:rsidR="00000000" w:rsidRPr="00000000">
        <w:rPr>
          <w:rtl w:val="0"/>
        </w:rPr>
        <w:t xml:space="preserve">Nhật ký kỹ thuật cần ghi lại cả lỗi và cách xử lý, vì đây là bằng chứng cho quy trình phát triển hệ thống.</w:t>
      </w:r>
    </w:p>
    <w:p w:rsidR="00000000" w:rsidDel="00000000" w:rsidP="00000000" w:rsidRDefault="00000000" w:rsidRPr="00000000" w14:paraId="00000F6B">
      <w:pPr>
        <w:spacing w:after="240" w:before="240" w:lineRule="auto"/>
        <w:rPr/>
      </w:pPr>
      <w:r w:rsidDel="00000000" w:rsidR="00000000" w:rsidRPr="00000000">
        <w:rPr>
          <w:rtl w:val="0"/>
        </w:rPr>
        <w:t xml:space="preserve">Đánh giá cá nhân</w:t>
      </w:r>
    </w:p>
    <w:p w:rsidR="00000000" w:rsidDel="00000000" w:rsidP="00000000" w:rsidRDefault="00000000" w:rsidRPr="00000000" w14:paraId="00000F6C">
      <w:pPr>
        <w:spacing w:after="240" w:before="240" w:lineRule="auto"/>
        <w:rPr/>
      </w:pPr>
      <w:r w:rsidDel="00000000" w:rsidR="00000000" w:rsidRPr="00000000">
        <w:rPr>
          <w:rtl w:val="0"/>
        </w:rPr>
      </w:r>
    </w:p>
    <w:tbl>
      <w:tblPr>
        <w:tblStyle w:val="Table1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6871465010538"/>
        <w:gridCol w:w="3778.002972163691"/>
        <w:gridCol w:w="1093.231008095819"/>
        <w:gridCol w:w="3213.5906842630593"/>
        <w:tblGridChange w:id="0">
          <w:tblGrid>
            <w:gridCol w:w="940.6871465010538"/>
            <w:gridCol w:w="3778.002972163691"/>
            <w:gridCol w:w="1093.231008095819"/>
            <w:gridCol w:w="3213.590684263059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D">
            <w:pPr>
              <w:spacing w:after="240" w:before="240" w:lineRule="auto"/>
              <w:rPr/>
            </w:pPr>
            <w:r w:rsidDel="00000000" w:rsidR="00000000" w:rsidRPr="00000000">
              <w:rPr>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E">
            <w:pPr>
              <w:spacing w:after="240" w:before="240" w:lineRule="auto"/>
              <w:rPr/>
            </w:pPr>
            <w:r w:rsidDel="00000000" w:rsidR="00000000" w:rsidRPr="00000000">
              <w:rPr>
                <w:rtl w:val="0"/>
              </w:rPr>
              <w:t xml:space="preserve">Công việc đã thực hiện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6F">
            <w:pPr>
              <w:spacing w:after="240" w:before="240" w:lineRule="auto"/>
              <w:rPr/>
            </w:pPr>
            <w:r w:rsidDel="00000000" w:rsidR="00000000" w:rsidRPr="00000000">
              <w:rPr>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0">
            <w:pPr>
              <w:spacing w:after="240" w:before="240" w:lineRule="auto"/>
              <w:rPr/>
            </w:pPr>
            <w:r w:rsidDel="00000000" w:rsidR="00000000" w:rsidRPr="00000000">
              <w:rPr>
                <w:rtl w:val="0"/>
              </w:rPr>
              <w:t xml:space="preserve">Tự 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1">
            <w:pPr>
              <w:spacing w:after="240" w:before="240" w:lineRule="auto"/>
              <w:rPr/>
            </w:pPr>
            <w:r w:rsidDel="00000000" w:rsidR="00000000" w:rsidRPr="00000000">
              <w:rPr>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2">
            <w:pPr>
              <w:spacing w:after="240" w:before="240" w:lineRule="auto"/>
              <w:rPr/>
            </w:pPr>
            <w:r w:rsidDel="00000000" w:rsidR="00000000" w:rsidRPr="00000000">
              <w:rPr>
                <w:rtl w:val="0"/>
              </w:rPr>
              <w:t xml:space="preserve">Nạp firmware, kiểm tra FreeRTOS, Supabase, SPIFFS và xử lý lỗi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3">
            <w:pPr>
              <w:spacing w:after="240" w:before="240" w:lineRule="auto"/>
              <w:rPr/>
            </w:pPr>
            <w:r w:rsidDel="00000000" w:rsidR="00000000" w:rsidRPr="00000000">
              <w:rPr>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4">
            <w:pPr>
              <w:spacing w:after="240" w:before="240" w:lineRule="auto"/>
              <w:rPr/>
            </w:pPr>
            <w:r w:rsidDel="00000000" w:rsidR="00000000" w:rsidRPr="00000000">
              <w:rPr>
                <w:rtl w:val="0"/>
              </w:rPr>
              <w:t xml:space="preserve">Hoàn thành tốt, cần tiếp tục tối ưu TaskNetwork và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5">
            <w:pPr>
              <w:spacing w:after="240" w:before="240" w:lineRule="auto"/>
              <w:rPr/>
            </w:pPr>
            <w:r w:rsidDel="00000000" w:rsidR="00000000" w:rsidRPr="00000000">
              <w:rPr>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6">
            <w:pPr>
              <w:spacing w:after="240" w:before="240" w:lineRule="auto"/>
              <w:rPr/>
            </w:pPr>
            <w:r w:rsidDel="00000000" w:rsidR="00000000" w:rsidRPr="00000000">
              <w:rPr>
                <w:rtl w:val="0"/>
              </w:rPr>
              <w:t xml:space="preserve">Lắp mạch, kiểm tra nguồn, cảm biến, tải, dây nối và GND chung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7">
            <w:pPr>
              <w:spacing w:after="240" w:before="240" w:lineRule="auto"/>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8">
            <w:pPr>
              <w:spacing w:after="240" w:before="240" w:lineRule="auto"/>
              <w:rPr/>
            </w:pPr>
            <w:r w:rsidDel="00000000" w:rsidR="00000000" w:rsidRPr="00000000">
              <w:rPr>
                <w:rtl w:val="0"/>
              </w:rPr>
              <w:t xml:space="preserve">Hoàn thành tốt, cần bổ sung ảnh wiring và đo kiểm chi tiết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9">
            <w:pPr>
              <w:spacing w:after="240" w:before="240" w:lineRule="auto"/>
              <w:rPr/>
            </w:pPr>
            <w:r w:rsidDel="00000000" w:rsidR="00000000" w:rsidRPr="00000000">
              <w:rPr>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A">
            <w:pPr>
              <w:spacing w:after="240" w:before="240" w:lineRule="auto"/>
              <w:rPr/>
            </w:pPr>
            <w:r w:rsidDel="00000000" w:rsidR="00000000" w:rsidRPr="00000000">
              <w:rPr>
                <w:rtl w:val="0"/>
              </w:rPr>
              <w:t xml:space="preserve">Ghi nhận kết quả test, tổng hợp lỗi, cập nhật bảng test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B">
            <w:pPr>
              <w:spacing w:after="240" w:before="240" w:lineRule="auto"/>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7C">
            <w:pPr>
              <w:spacing w:after="240" w:before="240" w:lineRule="auto"/>
              <w:rPr/>
            </w:pPr>
            <w:r w:rsidDel="00000000" w:rsidR="00000000" w:rsidRPr="00000000">
              <w:rPr>
                <w:rtl w:val="0"/>
              </w:rPr>
              <w:t xml:space="preserve">Hoàn thành tốt, cần bổ sung số liệu thật sau khi có log ổn định</w:t>
            </w:r>
          </w:p>
        </w:tc>
      </w:tr>
    </w:tbl>
    <w:p w:rsidR="00000000" w:rsidDel="00000000" w:rsidP="00000000" w:rsidRDefault="00000000" w:rsidRPr="00000000" w14:paraId="00000F7D">
      <w:pPr>
        <w:spacing w:after="240" w:before="240" w:lineRule="auto"/>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Đánh giá chung</w:t>
      </w:r>
    </w:p>
    <w:p w:rsidR="00000000" w:rsidDel="00000000" w:rsidP="00000000" w:rsidRDefault="00000000" w:rsidRPr="00000000" w14:paraId="00000F7F">
      <w:pPr>
        <w:rPr/>
      </w:pPr>
      <w:r w:rsidDel="00000000" w:rsidR="00000000" w:rsidRPr="00000000">
        <w:rPr>
          <w:rtl w:val="0"/>
        </w:rPr>
      </w:r>
    </w:p>
    <w:tbl>
      <w:tblPr>
        <w:tblStyle w:val="Table12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4113882316437"/>
        <w:gridCol w:w="7287.100422791981"/>
        <w:tblGridChange w:id="0">
          <w:tblGrid>
            <w:gridCol w:w="1738.4113882316437"/>
            <w:gridCol w:w="7287.100422791981"/>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0">
            <w:pPr>
              <w:rPr/>
            </w:pPr>
            <w:r w:rsidDel="00000000" w:rsidR="00000000" w:rsidRPr="00000000">
              <w:rPr>
                <w:rtl w:val="0"/>
              </w:rPr>
              <w:t xml:space="preserve">Tiêu chí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1">
            <w:pPr>
              <w:rPr/>
            </w:pPr>
            <w:r w:rsidDel="00000000" w:rsidR="00000000" w:rsidRPr="00000000">
              <w:rPr>
                <w:rtl w:val="0"/>
              </w:rPr>
              <w:t xml:space="preserve">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2">
            <w:pPr>
              <w:rPr/>
            </w:pPr>
            <w:r w:rsidDel="00000000" w:rsidR="00000000" w:rsidRPr="00000000">
              <w:rPr>
                <w:rtl w:val="0"/>
              </w:rPr>
              <w:t xml:space="preserve">Tiến độ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3">
            <w:pPr>
              <w:rPr/>
            </w:pPr>
            <w:r w:rsidDel="00000000" w:rsidR="00000000" w:rsidRPr="00000000">
              <w:rPr>
                <w:rtl w:val="0"/>
              </w:rPr>
              <w:t xml:space="preserve">Đạt mục tiêu Tuần 12</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4">
            <w:pPr>
              <w:rPr/>
            </w:pPr>
            <w:r w:rsidDel="00000000" w:rsidR="00000000" w:rsidRPr="00000000">
              <w:rPr>
                <w:rtl w:val="0"/>
              </w:rPr>
              <w:t xml:space="preserve">Chất lượng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5">
            <w:pPr>
              <w:rPr/>
            </w:pPr>
            <w:r w:rsidDel="00000000" w:rsidR="00000000" w:rsidRPr="00000000">
              <w:rPr>
                <w:rtl w:val="0"/>
              </w:rPr>
              <w:t xml:space="preserve">Hoạt động ở mức bring-up, cần tối ưu wiring và nguồn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6">
            <w:pPr>
              <w:rPr/>
            </w:pPr>
            <w:r w:rsidDel="00000000" w:rsidR="00000000" w:rsidRPr="00000000">
              <w:rPr>
                <w:rtl w:val="0"/>
              </w:rPr>
              <w:t xml:space="preserve">Chất lượng firmware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7">
            <w:pPr>
              <w:rPr/>
            </w:pPr>
            <w:r w:rsidDel="00000000" w:rsidR="00000000" w:rsidRPr="00000000">
              <w:rPr>
                <w:rtl w:val="0"/>
              </w:rPr>
              <w:t xml:space="preserve">Có cấu trúc rõ ràng với FreeRTOS, Mutex, Supabase và SPIFFS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8">
            <w:pPr>
              <w:rPr/>
            </w:pPr>
            <w:r w:rsidDel="00000000" w:rsidR="00000000" w:rsidRPr="00000000">
              <w:rPr>
                <w:rtl w:val="0"/>
              </w:rPr>
              <w:t xml:space="preserve">Độ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9">
            <w:pPr>
              <w:rPr/>
            </w:pPr>
            <w:r w:rsidDel="00000000" w:rsidR="00000000" w:rsidRPr="00000000">
              <w:rPr>
                <w:rtl w:val="0"/>
              </w:rPr>
              <w:t xml:space="preserve">Cần kiểm thử dài hơn ở Tuần 13</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A">
            <w:pPr>
              <w:rPr/>
            </w:pPr>
            <w:r w:rsidDel="00000000" w:rsidR="00000000" w:rsidRPr="00000000">
              <w:rPr>
                <w:rtl w:val="0"/>
              </w:rPr>
              <w:t xml:space="preserve">Dữ liệu thực nghiệm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B">
            <w:pPr>
              <w:rPr/>
            </w:pPr>
            <w:r w:rsidDel="00000000" w:rsidR="00000000" w:rsidRPr="00000000">
              <w:rPr>
                <w:rtl w:val="0"/>
              </w:rPr>
              <w:t xml:space="preserve">Đã chuẩn bị cấu trúc ghi dữ liệu, chưa kết luận từ số liệu nếu chưa đủ log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C">
            <w:pPr>
              <w:rPr/>
            </w:pPr>
            <w:r w:rsidDel="00000000" w:rsidR="00000000" w:rsidRPr="00000000">
              <w:rPr>
                <w:rtl w:val="0"/>
              </w:rPr>
              <w:t xml:space="preserve">Kết luận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8D">
            <w:pPr>
              <w:rPr/>
            </w:pPr>
            <w:r w:rsidDel="00000000" w:rsidR="00000000" w:rsidRPr="00000000">
              <w:rPr>
                <w:rtl w:val="0"/>
              </w:rPr>
              <w:t xml:space="preserve">Tuần 12 hoàn thành giai đoạn bring-up và tích hợp lần đầu</w:t>
            </w:r>
          </w:p>
        </w:tc>
      </w:tr>
    </w:tbl>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to1nbz24fk8c" w:id="180"/>
      <w:bookmarkEnd w:id="180"/>
      <w:r w:rsidDel="00000000" w:rsidR="00000000" w:rsidRPr="00000000">
        <w:rPr>
          <w:b w:val="1"/>
          <w:bCs w:val="1"/>
          <w:sz w:val="34"/>
          <w:szCs w:val="34"/>
          <w:rtl w:val="0"/>
        </w:rPr>
        <w:t xml:space="preserve">Kế hoạch tiếp theo</w:t>
      </w:r>
    </w:p>
    <w:p w:rsidR="00000000" w:rsidDel="00000000" w:rsidP="00000000" w:rsidRDefault="00000000" w:rsidRPr="00000000" w14:paraId="00000F8F">
      <w:pPr>
        <w:spacing w:after="240" w:before="240" w:lineRule="auto"/>
        <w:rPr>
          <w:b w:val="1"/>
          <w:bCs w:val="1"/>
        </w:rPr>
      </w:pPr>
      <w:r w:rsidDel="00000000" w:rsidR="00000000" w:rsidRPr="00000000">
        <w:rPr>
          <w:rtl w:val="0"/>
        </w:rPr>
        <w:t xml:space="preserve">Buổi làm việc tiếp theo: </w:t>
      </w:r>
      <w:r w:rsidDel="00000000" w:rsidR="00000000" w:rsidRPr="00000000">
        <w:rPr>
          <w:b w:val="1"/>
          <w:bCs w:val="1"/>
          <w:rtl w:val="0"/>
        </w:rPr>
        <w:t xml:space="preserve">Tuần 13</w:t>
      </w:r>
    </w:p>
    <w:p w:rsidR="00000000" w:rsidDel="00000000" w:rsidP="00000000" w:rsidRDefault="00000000" w:rsidRPr="00000000" w14:paraId="00000F90">
      <w:pPr>
        <w:spacing w:after="240" w:before="240" w:lineRule="auto"/>
        <w:rPr/>
      </w:pPr>
      <w:r w:rsidDel="00000000" w:rsidR="00000000" w:rsidRPr="00000000">
        <w:rPr>
          <w:rtl w:val="0"/>
        </w:rPr>
        <w:t xml:space="preserve">Nội dung dự kiến:</w:t>
      </w:r>
    </w:p>
    <w:p w:rsidR="00000000" w:rsidDel="00000000" w:rsidP="00000000" w:rsidRDefault="00000000" w:rsidRPr="00000000" w14:paraId="00000F91">
      <w:pPr>
        <w:numPr>
          <w:ilvl w:val="0"/>
          <w:numId w:val="68"/>
        </w:numPr>
        <w:spacing w:after="0" w:afterAutospacing="0" w:before="240" w:lineRule="auto"/>
        <w:ind w:left="720" w:hanging="360"/>
      </w:pPr>
      <w:r w:rsidDel="00000000" w:rsidR="00000000" w:rsidRPr="00000000">
        <w:rPr>
          <w:rtl w:val="0"/>
        </w:rPr>
        <w:t xml:space="preserve">Chạy hệ thống trong thời gian dài hơn để đánh giá độ ổn định.</w:t>
      </w:r>
    </w:p>
    <w:p w:rsidR="00000000" w:rsidDel="00000000" w:rsidP="00000000" w:rsidRDefault="00000000" w:rsidRPr="00000000" w14:paraId="00000F92">
      <w:pPr>
        <w:numPr>
          <w:ilvl w:val="0"/>
          <w:numId w:val="68"/>
        </w:numPr>
        <w:spacing w:after="0" w:afterAutospacing="0" w:before="0" w:beforeAutospacing="0" w:lineRule="auto"/>
        <w:ind w:left="720" w:hanging="360"/>
      </w:pPr>
      <w:r w:rsidDel="00000000" w:rsidR="00000000" w:rsidRPr="00000000">
        <w:rPr>
          <w:rtl w:val="0"/>
        </w:rPr>
        <w:t xml:space="preserve">Tối ưu thuật toán lọc dữ liệu analog bằng moving average.</w:t>
      </w:r>
    </w:p>
    <w:p w:rsidR="00000000" w:rsidDel="00000000" w:rsidP="00000000" w:rsidRDefault="00000000" w:rsidRPr="00000000" w14:paraId="00000F93">
      <w:pPr>
        <w:numPr>
          <w:ilvl w:val="0"/>
          <w:numId w:val="68"/>
        </w:numPr>
        <w:spacing w:after="0" w:afterAutospacing="0" w:before="0" w:beforeAutospacing="0" w:lineRule="auto"/>
        <w:ind w:left="720" w:hanging="360"/>
      </w:pPr>
      <w:r w:rsidDel="00000000" w:rsidR="00000000" w:rsidRPr="00000000">
        <w:rPr>
          <w:rtl w:val="0"/>
        </w:rPr>
        <w:t xml:space="preserve">Tối ưu xử lý lỗi cảm biến bằng Enum Status.</w:t>
      </w:r>
    </w:p>
    <w:p w:rsidR="00000000" w:rsidDel="00000000" w:rsidP="00000000" w:rsidRDefault="00000000" w:rsidRPr="00000000" w14:paraId="00000F94">
      <w:pPr>
        <w:numPr>
          <w:ilvl w:val="0"/>
          <w:numId w:val="68"/>
        </w:numPr>
        <w:spacing w:after="0" w:afterAutospacing="0" w:before="0" w:beforeAutospacing="0" w:lineRule="auto"/>
        <w:ind w:left="720" w:hanging="360"/>
      </w:pPr>
      <w:r w:rsidDel="00000000" w:rsidR="00000000" w:rsidRPr="00000000">
        <w:rPr>
          <w:rtl w:val="0"/>
        </w:rPr>
        <w:t xml:space="preserve">Kiểm tra lại cache SPIFFS khi mất mạng trong thời gian dài.</w:t>
      </w:r>
    </w:p>
    <w:p w:rsidR="00000000" w:rsidDel="00000000" w:rsidP="00000000" w:rsidRDefault="00000000" w:rsidRPr="00000000" w14:paraId="00000F95">
      <w:pPr>
        <w:numPr>
          <w:ilvl w:val="0"/>
          <w:numId w:val="68"/>
        </w:numPr>
        <w:spacing w:after="0" w:afterAutospacing="0" w:before="0" w:beforeAutospacing="0" w:lineRule="auto"/>
        <w:ind w:left="720" w:hanging="360"/>
      </w:pPr>
      <w:r w:rsidDel="00000000" w:rsidR="00000000" w:rsidRPr="00000000">
        <w:rPr>
          <w:rtl w:val="0"/>
        </w:rPr>
        <w:t xml:space="preserve">Kiểm tra cơ chế gửi lại dữ liệu cache khi mạng phục hồi.</w:t>
      </w:r>
    </w:p>
    <w:p w:rsidR="00000000" w:rsidDel="00000000" w:rsidP="00000000" w:rsidRDefault="00000000" w:rsidRPr="00000000" w14:paraId="00000F96">
      <w:pPr>
        <w:numPr>
          <w:ilvl w:val="0"/>
          <w:numId w:val="68"/>
        </w:numPr>
        <w:spacing w:after="0" w:afterAutospacing="0" w:before="0" w:beforeAutospacing="0" w:lineRule="auto"/>
        <w:ind w:left="720" w:hanging="360"/>
      </w:pPr>
      <w:r w:rsidDel="00000000" w:rsidR="00000000" w:rsidRPr="00000000">
        <w:rPr>
          <w:rtl w:val="0"/>
        </w:rPr>
        <w:t xml:space="preserve">Cập nhật bảng rủi ro kỹ thuật.</w:t>
      </w:r>
    </w:p>
    <w:p w:rsidR="00000000" w:rsidDel="00000000" w:rsidP="00000000" w:rsidRDefault="00000000" w:rsidRPr="00000000" w14:paraId="00000F97">
      <w:pPr>
        <w:numPr>
          <w:ilvl w:val="0"/>
          <w:numId w:val="68"/>
        </w:numPr>
        <w:spacing w:after="0" w:afterAutospacing="0" w:before="0" w:beforeAutospacing="0" w:lineRule="auto"/>
        <w:ind w:left="720" w:hanging="360"/>
      </w:pPr>
      <w:r w:rsidDel="00000000" w:rsidR="00000000" w:rsidRPr="00000000">
        <w:rPr>
          <w:rtl w:val="0"/>
        </w:rPr>
        <w:t xml:space="preserve">Chụp ảnh wiring, ảnh prototype và ảnh Serial/Supabase log.</w:t>
      </w:r>
    </w:p>
    <w:p w:rsidR="00000000" w:rsidDel="00000000" w:rsidP="00000000" w:rsidRDefault="00000000" w:rsidRPr="00000000" w14:paraId="00000F98">
      <w:pPr>
        <w:numPr>
          <w:ilvl w:val="0"/>
          <w:numId w:val="68"/>
        </w:numPr>
        <w:spacing w:after="240" w:before="0" w:beforeAutospacing="0" w:lineRule="auto"/>
        <w:ind w:left="720" w:hanging="360"/>
      </w:pPr>
      <w:r w:rsidDel="00000000" w:rsidR="00000000" w:rsidRPr="00000000">
        <w:rPr>
          <w:rtl w:val="0"/>
        </w:rPr>
        <w:t xml:space="preserve">Chuẩn bị dữ liệu để vẽ biểu đồ ở Tuần 14.</w:t>
      </w:r>
    </w:p>
    <w:p w:rsidR="00000000" w:rsidDel="00000000" w:rsidP="00000000" w:rsidRDefault="00000000" w:rsidRPr="00000000" w14:paraId="00000F9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awculkm0rf"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13_01/06</w:t>
      </w:r>
      <w:r w:rsidDel="00000000" w:rsidR="00000000" w:rsidRPr="00000000">
        <w:rPr>
          <w:rtl w:val="0"/>
        </w:rPr>
      </w:r>
    </w:p>
    <w:p w:rsidR="00000000" w:rsidDel="00000000" w:rsidP="00000000" w:rsidRDefault="00000000" w:rsidRPr="00000000" w14:paraId="00000F9B">
      <w:pPr>
        <w:pStyle w:val="Heading1"/>
        <w:keepNext w:val="0"/>
        <w:keepLines w:val="0"/>
        <w:spacing w:before="480" w:lineRule="auto"/>
        <w:rPr>
          <w:rFonts w:ascii="Montserrat" w:cs="Montserrat" w:eastAsia="Montserrat" w:hAnsi="Montserrat"/>
          <w:b w:val="1"/>
          <w:bCs w:val="1"/>
          <w:sz w:val="46"/>
          <w:szCs w:val="46"/>
        </w:rPr>
      </w:pPr>
      <w:bookmarkStart w:colFirst="0" w:colLast="0" w:name="_e19e75i8bq8i" w:id="182"/>
      <w:bookmarkEnd w:id="182"/>
      <w:r w:rsidDel="00000000" w:rsidR="00000000" w:rsidRPr="00000000">
        <w:rPr>
          <w:rFonts w:ascii="Montserrat" w:cs="Montserrat" w:eastAsia="Montserrat" w:hAnsi="Montserrat"/>
          <w:b w:val="1"/>
          <w:bCs w:val="1"/>
          <w:sz w:val="46"/>
          <w:szCs w:val="46"/>
          <w:rtl w:val="0"/>
        </w:rPr>
        <w:t xml:space="preserve">Tuần 13: Tối ưu firmware, xử lý lỗi dữ liệu và đánh giá độ ổn định hệ thống </w:t>
      </w:r>
    </w:p>
    <w:p w:rsidR="00000000" w:rsidDel="00000000" w:rsidP="00000000" w:rsidRDefault="00000000" w:rsidRPr="00000000" w14:paraId="00000F9C">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Buổi làm việc số:</w:t>
      </w:r>
      <w:r w:rsidDel="00000000" w:rsidR="00000000" w:rsidRPr="00000000">
        <w:rPr>
          <w:rFonts w:ascii="Montserrat" w:cs="Montserrat" w:eastAsia="Montserrat" w:hAnsi="Montserrat"/>
          <w:rtl w:val="0"/>
        </w:rPr>
        <w:t xml:space="preserve"> 13</w:t>
      </w:r>
    </w:p>
    <w:p w:rsidR="00000000" w:rsidDel="00000000" w:rsidP="00000000" w:rsidRDefault="00000000" w:rsidRPr="00000000" w14:paraId="00000F9D">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Ngày/Giờ:</w:t>
      </w:r>
      <w:r w:rsidDel="00000000" w:rsidR="00000000" w:rsidRPr="00000000">
        <w:rPr>
          <w:rFonts w:ascii="Montserrat" w:cs="Montserrat" w:eastAsia="Montserrat" w:hAnsi="Montserrat"/>
          <w:rtl w:val="0"/>
        </w:rPr>
        <w:t xml:space="preserve"> 05/06/2026, 14:00 - 17:30</w:t>
      </w:r>
    </w:p>
    <w:p w:rsidR="00000000" w:rsidDel="00000000" w:rsidP="00000000" w:rsidRDefault="00000000" w:rsidRPr="00000000" w14:paraId="00000F9E">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Địa điểm:</w:t>
      </w:r>
      <w:r w:rsidDel="00000000" w:rsidR="00000000" w:rsidRPr="00000000">
        <w:rPr>
          <w:rFonts w:ascii="Montserrat" w:cs="Montserrat" w:eastAsia="Montserrat" w:hAnsi="Montserrat"/>
          <w:rtl w:val="0"/>
        </w:rPr>
        <w:t xml:space="preserve"> Họp nhóm trực tiếp tại thư viện, kết hợp kiểm thử phần cứng và theo dõi log trên máy tính cá nhân </w:t>
      </w:r>
    </w:p>
    <w:p w:rsidR="00000000" w:rsidDel="00000000" w:rsidP="00000000" w:rsidRDefault="00000000" w:rsidRPr="00000000" w14:paraId="00000F9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Thành viên tham gia:</w:t>
      </w:r>
    </w:p>
    <w:p w:rsidR="00000000" w:rsidDel="00000000" w:rsidP="00000000" w:rsidRDefault="00000000" w:rsidRPr="00000000" w14:paraId="00000FA0">
      <w:pPr>
        <w:spacing w:after="240" w:before="240" w:lineRule="auto"/>
        <w:rPr>
          <w:rFonts w:ascii="Montserrat" w:cs="Montserrat" w:eastAsia="Montserrat" w:hAnsi="Montserrat"/>
          <w:b w:val="1"/>
          <w:bCs w:val="1"/>
        </w:rPr>
      </w:pPr>
      <w:r w:rsidDel="00000000" w:rsidR="00000000" w:rsidRPr="00000000">
        <w:rPr>
          <w:rtl w:val="0"/>
        </w:rPr>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9620452419338"/>
        <w:gridCol w:w="1464.024274475555"/>
        <w:gridCol w:w="965.4646566811767"/>
        <w:gridCol w:w="5951.060834624958"/>
        <w:tblGridChange w:id="0">
          <w:tblGrid>
            <w:gridCol w:w="644.9620452419338"/>
            <w:gridCol w:w="1464.024274475555"/>
            <w:gridCol w:w="965.4646566811767"/>
            <w:gridCol w:w="5951.060834624958"/>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MSSV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Vai trò trong buổi làm việc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20233441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Phụ trách tối ưu firmware, FreeRTOS, Mutex, Supabase và SPIFFS cache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20233265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Phụ trách kiểm tra phần cứng, nguồn, dây nối, cảm biến và tải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20233617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Phụ trách ghi nhận lỗi, tổng hợp dữ liệu, cập nhật bảng đánh giá và tài liệu</w:t>
            </w:r>
          </w:p>
        </w:tc>
      </w:tr>
    </w:tbl>
    <w:p w:rsidR="00000000" w:rsidDel="00000000" w:rsidP="00000000" w:rsidRDefault="00000000" w:rsidRPr="00000000" w14:paraId="00000FB1">
      <w:pPr>
        <w:spacing w:after="240" w:befor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FB2">
      <w:pPr>
        <w:pStyle w:val="Heading2"/>
        <w:keepNext w:val="0"/>
        <w:keepLines w:val="0"/>
        <w:spacing w:after="80" w:lineRule="auto"/>
        <w:rPr>
          <w:rFonts w:ascii="Montserrat" w:cs="Montserrat" w:eastAsia="Montserrat" w:hAnsi="Montserrat"/>
          <w:b w:val="1"/>
          <w:bCs w:val="1"/>
          <w:sz w:val="34"/>
          <w:szCs w:val="34"/>
        </w:rPr>
      </w:pPr>
      <w:bookmarkStart w:colFirst="0" w:colLast="0" w:name="_pu5nz41jkidm" w:id="183"/>
      <w:bookmarkEnd w:id="183"/>
      <w:r w:rsidDel="00000000" w:rsidR="00000000" w:rsidRPr="00000000">
        <w:rPr>
          <w:rFonts w:ascii="Montserrat" w:cs="Montserrat" w:eastAsia="Montserrat" w:hAnsi="Montserrat"/>
          <w:b w:val="1"/>
          <w:bCs w:val="1"/>
          <w:sz w:val="34"/>
          <w:szCs w:val="34"/>
          <w:rtl w:val="0"/>
        </w:rPr>
        <w:t xml:space="preserve">MỤC TIÊU TUẦN 13</w:t>
      </w:r>
    </w:p>
    <w:p w:rsidR="00000000" w:rsidDel="00000000" w:rsidP="00000000" w:rsidRDefault="00000000" w:rsidRPr="00000000" w14:paraId="00000F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Sau Tuần 12, nhóm đã hoàn thành giai đoạn bring-up phần cứng và tích hợp hệ thống lần đầu. Tuy nhiên, hệ thống mới chỉ được kiểm tra ở mức hoạt động cơ bản. Tuần 13 tập trung vào việc cải thiện độ ổn định, xử lý lỗi dữ liệu và kiểm tra hệ thống trong thời gian dài hơn.</w:t>
      </w:r>
    </w:p>
    <w:p w:rsidR="00000000" w:rsidDel="00000000" w:rsidP="00000000" w:rsidRDefault="00000000" w:rsidRPr="00000000" w14:paraId="00000F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 cụ thể của buổi làm việc gồm:</w:t>
      </w:r>
    </w:p>
    <w:p w:rsidR="00000000" w:rsidDel="00000000" w:rsidP="00000000" w:rsidRDefault="00000000" w:rsidRPr="00000000" w14:paraId="00000FB5">
      <w:pPr>
        <w:numPr>
          <w:ilvl w:val="0"/>
          <w:numId w:val="1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lại hoạt động của các task FreeRTOS sau khi tích hợp.</w:t>
      </w:r>
    </w:p>
    <w:p w:rsidR="00000000" w:rsidDel="00000000" w:rsidP="00000000" w:rsidRDefault="00000000" w:rsidRPr="00000000" w14:paraId="00000FB6">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Đánh giá mức độ ổn định của TaskSensors, TaskOLED và TaskNetwork.</w:t>
      </w:r>
    </w:p>
    <w:p w:rsidR="00000000" w:rsidDel="00000000" w:rsidP="00000000" w:rsidRDefault="00000000" w:rsidRPr="00000000" w14:paraId="00000FB7">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Tối ưu thuật toán lọc dữ liệu cảm biến analog bằng trung bình trượt.</w:t>
      </w:r>
    </w:p>
    <w:p w:rsidR="00000000" w:rsidDel="00000000" w:rsidP="00000000" w:rsidRDefault="00000000" w:rsidRPr="00000000" w14:paraId="00000FB8">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Bổ sung cơ chế kiểm tra lỗi dữ liệu bằng Enum Status.</w:t>
      </w:r>
    </w:p>
    <w:p w:rsidR="00000000" w:rsidDel="00000000" w:rsidP="00000000" w:rsidRDefault="00000000" w:rsidRPr="00000000" w14:paraId="00000FB9">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lại việc xử lý dữ liệu NaN từ DHT22.</w:t>
      </w:r>
    </w:p>
    <w:p w:rsidR="00000000" w:rsidDel="00000000" w:rsidP="00000000" w:rsidRDefault="00000000" w:rsidRPr="00000000" w14:paraId="00000FBA">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việc không gửi dữ liệu lỗi lên Supabase.</w:t>
      </w:r>
    </w:p>
    <w:p w:rsidR="00000000" w:rsidDel="00000000" w:rsidP="00000000" w:rsidRDefault="00000000" w:rsidRPr="00000000" w14:paraId="00000FBB">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Kiểm tra cơ chế SPIFFS offline cache trong thời gian mất mạng dài hơn.</w:t>
      </w:r>
    </w:p>
    <w:p w:rsidR="00000000" w:rsidDel="00000000" w:rsidP="00000000" w:rsidRDefault="00000000" w:rsidRPr="00000000" w14:paraId="00000FBC">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Ghi nhận các lỗi tích hợp thực tế và cập nhật bảng Risk Analysis.</w:t>
      </w:r>
    </w:p>
    <w:p w:rsidR="00000000" w:rsidDel="00000000" w:rsidP="00000000" w:rsidRDefault="00000000" w:rsidRPr="00000000" w14:paraId="00000FBD">
      <w:pPr>
        <w:numPr>
          <w:ilvl w:val="0"/>
          <w:numId w:val="1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dữ liệu để Tuần 14 vẽ biểu đồ và đánh giá kết quả.</w:t>
      </w:r>
    </w:p>
    <w:p w:rsidR="00000000" w:rsidDel="00000000" w:rsidP="00000000" w:rsidRDefault="00000000" w:rsidRPr="00000000" w14:paraId="00000F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FBF">
      <w:pPr>
        <w:pStyle w:val="Heading2"/>
        <w:keepNext w:val="0"/>
        <w:keepLines w:val="0"/>
        <w:spacing w:after="80" w:lineRule="auto"/>
        <w:rPr>
          <w:rFonts w:ascii="Montserrat" w:cs="Montserrat" w:eastAsia="Montserrat" w:hAnsi="Montserrat"/>
          <w:b w:val="1"/>
          <w:bCs w:val="1"/>
          <w:sz w:val="34"/>
          <w:szCs w:val="34"/>
        </w:rPr>
      </w:pPr>
      <w:bookmarkStart w:colFirst="0" w:colLast="0" w:name="_4ugw6ll92lxl" w:id="184"/>
      <w:bookmarkEnd w:id="184"/>
      <w:r w:rsidDel="00000000" w:rsidR="00000000" w:rsidRPr="00000000">
        <w:rPr>
          <w:rFonts w:ascii="Montserrat" w:cs="Montserrat" w:eastAsia="Montserrat" w:hAnsi="Montserrat"/>
          <w:b w:val="1"/>
          <w:bCs w:val="1"/>
          <w:sz w:val="34"/>
          <w:szCs w:val="34"/>
          <w:rtl w:val="0"/>
        </w:rPr>
        <w:t xml:space="preserve">KẾ HOẠCH THỰC HIỆN</w:t>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3.3316615677818"/>
        <w:gridCol w:w="1355.7430161994082"/>
        <w:gridCol w:w="6716.437133256432"/>
        <w:tblGridChange w:id="0">
          <w:tblGrid>
            <w:gridCol w:w="953.3316615677818"/>
            <w:gridCol w:w="1355.7430161994082"/>
            <w:gridCol w:w="6716.437133256432"/>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0">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 công việc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2">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Người phụ trách</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3">
            <w:pPr>
              <w:rPr>
                <w:rFonts w:ascii="Montserrat" w:cs="Montserrat" w:eastAsia="Montserrat" w:hAnsi="Montserrat"/>
              </w:rPr>
            </w:pPr>
            <w:r w:rsidDel="00000000" w:rsidR="00000000" w:rsidRPr="00000000">
              <w:rPr>
                <w:rFonts w:ascii="Montserrat" w:cs="Montserrat" w:eastAsia="Montserrat" w:hAnsi="Montserrat"/>
                <w:rtl w:val="0"/>
              </w:rPr>
              <w:t xml:space="preserve">14:00 - 14:20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4">
            <w:pPr>
              <w:rPr>
                <w:rFonts w:ascii="Montserrat" w:cs="Montserrat" w:eastAsia="Montserrat" w:hAnsi="Montserrat"/>
              </w:rPr>
            </w:pPr>
            <w:r w:rsidDel="00000000" w:rsidR="00000000" w:rsidRPr="00000000">
              <w:rPr>
                <w:rFonts w:ascii="Montserrat" w:cs="Montserrat" w:eastAsia="Montserrat" w:hAnsi="Montserrat"/>
                <w:rtl w:val="0"/>
              </w:rPr>
              <w:t xml:space="preserve">Rà soát kết quả bring-up Tuần 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5">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6">
            <w:pPr>
              <w:rPr>
                <w:rFonts w:ascii="Montserrat" w:cs="Montserrat" w:eastAsia="Montserrat" w:hAnsi="Montserrat"/>
              </w:rPr>
            </w:pPr>
            <w:r w:rsidDel="00000000" w:rsidR="00000000" w:rsidRPr="00000000">
              <w:rPr>
                <w:rFonts w:ascii="Montserrat" w:cs="Montserrat" w:eastAsia="Montserrat" w:hAnsi="Montserrat"/>
                <w:rtl w:val="0"/>
              </w:rPr>
              <w:t xml:space="preserve">14:20 - 14:50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7">
            <w:pPr>
              <w:rPr>
                <w:rFonts w:ascii="Montserrat" w:cs="Montserrat" w:eastAsia="Montserrat" w:hAnsi="Montserrat"/>
              </w:rPr>
            </w:pPr>
            <w:r w:rsidDel="00000000" w:rsidR="00000000" w:rsidRPr="00000000">
              <w:rPr>
                <w:rFonts w:ascii="Montserrat" w:cs="Montserrat" w:eastAsia="Montserrat" w:hAnsi="Montserrat"/>
                <w:rtl w:val="0"/>
              </w:rPr>
              <w:t xml:space="preserve">Kiểm tra log FreeRTOS và hoạt động các task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8">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9">
            <w:pPr>
              <w:rPr>
                <w:rFonts w:ascii="Montserrat" w:cs="Montserrat" w:eastAsia="Montserrat" w:hAnsi="Montserrat"/>
              </w:rPr>
            </w:pPr>
            <w:r w:rsidDel="00000000" w:rsidR="00000000" w:rsidRPr="00000000">
              <w:rPr>
                <w:rFonts w:ascii="Montserrat" w:cs="Montserrat" w:eastAsia="Montserrat" w:hAnsi="Montserrat"/>
                <w:rtl w:val="0"/>
              </w:rPr>
              <w:t xml:space="preserve">14:50 - 15:25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A">
            <w:pPr>
              <w:rPr>
                <w:rFonts w:ascii="Montserrat" w:cs="Montserrat" w:eastAsia="Montserrat" w:hAnsi="Montserrat"/>
              </w:rPr>
            </w:pPr>
            <w:r w:rsidDel="00000000" w:rsidR="00000000" w:rsidRPr="00000000">
              <w:rPr>
                <w:rFonts w:ascii="Montserrat" w:cs="Montserrat" w:eastAsia="Montserrat" w:hAnsi="Montserrat"/>
                <w:rtl w:val="0"/>
              </w:rPr>
              <w:t xml:space="preserve">Tối ưu lọc dữ liệu MQ135 và GP2Y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B">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 Trương Việt Anh</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C">
            <w:pPr>
              <w:rPr>
                <w:rFonts w:ascii="Montserrat" w:cs="Montserrat" w:eastAsia="Montserrat" w:hAnsi="Montserrat"/>
              </w:rPr>
            </w:pPr>
            <w:r w:rsidDel="00000000" w:rsidR="00000000" w:rsidRPr="00000000">
              <w:rPr>
                <w:rFonts w:ascii="Montserrat" w:cs="Montserrat" w:eastAsia="Montserrat" w:hAnsi="Montserrat"/>
                <w:rtl w:val="0"/>
              </w:rPr>
              <w:t xml:space="preserve">15:25 - 16:00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D">
            <w:pPr>
              <w:rPr>
                <w:rFonts w:ascii="Montserrat" w:cs="Montserrat" w:eastAsia="Montserrat" w:hAnsi="Montserrat"/>
              </w:rPr>
            </w:pPr>
            <w:r w:rsidDel="00000000" w:rsidR="00000000" w:rsidRPr="00000000">
              <w:rPr>
                <w:rFonts w:ascii="Montserrat" w:cs="Montserrat" w:eastAsia="Montserrat" w:hAnsi="Montserrat"/>
                <w:rtl w:val="0"/>
              </w:rPr>
              <w:t xml:space="preserve">Kiểm tra xử lý lỗi DHT22, dữ liệu NaN và Enum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E">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CF">
            <w:pPr>
              <w:rPr>
                <w:rFonts w:ascii="Montserrat" w:cs="Montserrat" w:eastAsia="Montserrat" w:hAnsi="Montserrat"/>
              </w:rPr>
            </w:pPr>
            <w:r w:rsidDel="00000000" w:rsidR="00000000" w:rsidRPr="00000000">
              <w:rPr>
                <w:rFonts w:ascii="Montserrat" w:cs="Montserrat" w:eastAsia="Montserrat" w:hAnsi="Montserrat"/>
                <w:rtl w:val="0"/>
              </w:rPr>
              <w:t xml:space="preserve">16:00 - 16:35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0">
            <w:pPr>
              <w:rPr>
                <w:rFonts w:ascii="Montserrat" w:cs="Montserrat" w:eastAsia="Montserrat" w:hAnsi="Montserrat"/>
              </w:rPr>
            </w:pPr>
            <w:r w:rsidDel="00000000" w:rsidR="00000000" w:rsidRPr="00000000">
              <w:rPr>
                <w:rFonts w:ascii="Montserrat" w:cs="Montserrat" w:eastAsia="Montserrat" w:hAnsi="Montserrat"/>
                <w:rtl w:val="0"/>
              </w:rPr>
              <w:t xml:space="preserve">Kiểm thử mất Wi-Fi, SPIFFS cache và gửi lại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1">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 Đặng Thái Sơn</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2">
            <w:pPr>
              <w:rPr>
                <w:rFonts w:ascii="Montserrat" w:cs="Montserrat" w:eastAsia="Montserrat" w:hAnsi="Montserrat"/>
              </w:rPr>
            </w:pPr>
            <w:r w:rsidDel="00000000" w:rsidR="00000000" w:rsidRPr="00000000">
              <w:rPr>
                <w:rFonts w:ascii="Montserrat" w:cs="Montserrat" w:eastAsia="Montserrat" w:hAnsi="Montserrat"/>
                <w:rtl w:val="0"/>
              </w:rPr>
              <w:t xml:space="preserve">16:35 - 17:05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3">
            <w:pPr>
              <w:rPr>
                <w:rFonts w:ascii="Montserrat" w:cs="Montserrat" w:eastAsia="Montserrat" w:hAnsi="Montserrat"/>
              </w:rPr>
            </w:pPr>
            <w:r w:rsidDel="00000000" w:rsidR="00000000" w:rsidRPr="00000000">
              <w:rPr>
                <w:rFonts w:ascii="Montserrat" w:cs="Montserrat" w:eastAsia="Montserrat" w:hAnsi="Montserrat"/>
                <w:rtl w:val="0"/>
              </w:rPr>
              <w:t xml:space="preserve">Cập nhật bảng lỗi, rủi ro và giải pháp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4">
            <w:pPr>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5">
            <w:pPr>
              <w:rPr>
                <w:rFonts w:ascii="Montserrat" w:cs="Montserrat" w:eastAsia="Montserrat" w:hAnsi="Montserrat"/>
              </w:rPr>
            </w:pPr>
            <w:r w:rsidDel="00000000" w:rsidR="00000000" w:rsidRPr="00000000">
              <w:rPr>
                <w:rFonts w:ascii="Montserrat" w:cs="Montserrat" w:eastAsia="Montserrat" w:hAnsi="Montserrat"/>
                <w:rtl w:val="0"/>
              </w:rPr>
              <w:t xml:space="preserve">17:05 - 17:30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6">
            <w:pPr>
              <w:rPr>
                <w:rFonts w:ascii="Montserrat" w:cs="Montserrat" w:eastAsia="Montserrat" w:hAnsi="Montserrat"/>
              </w:rPr>
            </w:pPr>
            <w:r w:rsidDel="00000000" w:rsidR="00000000" w:rsidRPr="00000000">
              <w:rPr>
                <w:rFonts w:ascii="Montserrat" w:cs="Montserrat" w:eastAsia="Montserrat" w:hAnsi="Montserrat"/>
                <w:rtl w:val="0"/>
              </w:rPr>
              <w:t xml:space="preserve">Tổng kết, phân công chuẩn bị dữ liệu Tuần 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7">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8">
            <w:pPr>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9">
            <w:pPr>
              <w:rPr>
                <w:rFonts w:ascii="Montserrat" w:cs="Montserrat" w:eastAsia="Montserrat" w:hAnsi="Montserrat"/>
              </w:rPr>
            </w:pPr>
            <w:r w:rsidDel="00000000" w:rsidR="00000000" w:rsidRPr="00000000">
              <w:rPr>
                <w:rFonts w:ascii="Montserrat" w:cs="Montserrat" w:eastAsia="Montserrat" w:hAnsi="Montserrat"/>
                <w:rtl w:val="0"/>
              </w:rPr>
              <w:t xml:space="preserve">Nội dung công việc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A">
            <w:pPr>
              <w:rPr>
                <w:rFonts w:ascii="Montserrat" w:cs="Montserrat" w:eastAsia="Montserrat" w:hAnsi="Montserrat"/>
              </w:rPr>
            </w:pPr>
            <w:r w:rsidDel="00000000" w:rsidR="00000000" w:rsidRPr="00000000">
              <w:rPr>
                <w:rFonts w:ascii="Montserrat" w:cs="Montserrat" w:eastAsia="Montserrat" w:hAnsi="Montserrat"/>
                <w:rtl w:val="0"/>
              </w:rPr>
              <w:t xml:space="preserve">Người phụ trách</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B">
            <w:pPr>
              <w:rPr>
                <w:rFonts w:ascii="Montserrat" w:cs="Montserrat" w:eastAsia="Montserrat" w:hAnsi="Montserrat"/>
              </w:rPr>
            </w:pPr>
            <w:r w:rsidDel="00000000" w:rsidR="00000000" w:rsidRPr="00000000">
              <w:rPr>
                <w:rFonts w:ascii="Montserrat" w:cs="Montserrat" w:eastAsia="Montserrat" w:hAnsi="Montserrat"/>
                <w:rtl w:val="0"/>
              </w:rPr>
              <w:t xml:space="preserve">14:00 - 14:20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C">
            <w:pPr>
              <w:rPr>
                <w:rFonts w:ascii="Montserrat" w:cs="Montserrat" w:eastAsia="Montserrat" w:hAnsi="Montserrat"/>
              </w:rPr>
            </w:pPr>
            <w:r w:rsidDel="00000000" w:rsidR="00000000" w:rsidRPr="00000000">
              <w:rPr>
                <w:rFonts w:ascii="Montserrat" w:cs="Montserrat" w:eastAsia="Montserrat" w:hAnsi="Montserrat"/>
                <w:rtl w:val="0"/>
              </w:rPr>
              <w:t xml:space="preserve">Rà soát kết quả bring-up Tuần 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D">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E">
            <w:pPr>
              <w:rPr>
                <w:rFonts w:ascii="Montserrat" w:cs="Montserrat" w:eastAsia="Montserrat" w:hAnsi="Montserrat"/>
              </w:rPr>
            </w:pPr>
            <w:r w:rsidDel="00000000" w:rsidR="00000000" w:rsidRPr="00000000">
              <w:rPr>
                <w:rFonts w:ascii="Montserrat" w:cs="Montserrat" w:eastAsia="Montserrat" w:hAnsi="Montserrat"/>
                <w:rtl w:val="0"/>
              </w:rPr>
              <w:t xml:space="preserve">14:20 - 14:50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DF">
            <w:pPr>
              <w:rPr>
                <w:rFonts w:ascii="Montserrat" w:cs="Montserrat" w:eastAsia="Montserrat" w:hAnsi="Montserrat"/>
              </w:rPr>
            </w:pPr>
            <w:r w:rsidDel="00000000" w:rsidR="00000000" w:rsidRPr="00000000">
              <w:rPr>
                <w:rFonts w:ascii="Montserrat" w:cs="Montserrat" w:eastAsia="Montserrat" w:hAnsi="Montserrat"/>
                <w:rtl w:val="0"/>
              </w:rPr>
              <w:t xml:space="preserve">Kiểm tra log FreeRTOS và hoạt động các task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0">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1">
            <w:pPr>
              <w:rPr>
                <w:rFonts w:ascii="Montserrat" w:cs="Montserrat" w:eastAsia="Montserrat" w:hAnsi="Montserrat"/>
              </w:rPr>
            </w:pPr>
            <w:r w:rsidDel="00000000" w:rsidR="00000000" w:rsidRPr="00000000">
              <w:rPr>
                <w:rFonts w:ascii="Montserrat" w:cs="Montserrat" w:eastAsia="Montserrat" w:hAnsi="Montserrat"/>
                <w:rtl w:val="0"/>
              </w:rPr>
              <w:t xml:space="preserve">14:50 - 15:25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2">
            <w:pPr>
              <w:rPr>
                <w:rFonts w:ascii="Montserrat" w:cs="Montserrat" w:eastAsia="Montserrat" w:hAnsi="Montserrat"/>
              </w:rPr>
            </w:pPr>
            <w:r w:rsidDel="00000000" w:rsidR="00000000" w:rsidRPr="00000000">
              <w:rPr>
                <w:rFonts w:ascii="Montserrat" w:cs="Montserrat" w:eastAsia="Montserrat" w:hAnsi="Montserrat"/>
                <w:rtl w:val="0"/>
              </w:rPr>
              <w:t xml:space="preserve">Tối ưu lọc dữ liệu MQ135 và GP2Y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3">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 Trương Việt Anh</w:t>
            </w:r>
          </w:p>
        </w:tc>
      </w:tr>
    </w:tbl>
    <w:p w:rsidR="00000000" w:rsidDel="00000000" w:rsidP="00000000" w:rsidRDefault="00000000" w:rsidRPr="00000000" w14:paraId="00000F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FE5">
      <w:pPr>
        <w:pStyle w:val="Heading1"/>
        <w:keepNext w:val="0"/>
        <w:keepLines w:val="0"/>
        <w:spacing w:before="480" w:lineRule="auto"/>
        <w:rPr>
          <w:rFonts w:ascii="Montserrat" w:cs="Montserrat" w:eastAsia="Montserrat" w:hAnsi="Montserrat"/>
          <w:b w:val="1"/>
          <w:bCs w:val="1"/>
          <w:sz w:val="46"/>
          <w:szCs w:val="46"/>
        </w:rPr>
      </w:pPr>
      <w:bookmarkStart w:colFirst="0" w:colLast="0" w:name="_6fey8trq7bvm" w:id="185"/>
      <w:bookmarkEnd w:id="185"/>
      <w:r w:rsidDel="00000000" w:rsidR="00000000" w:rsidRPr="00000000">
        <w:rPr>
          <w:rFonts w:ascii="Montserrat" w:cs="Montserrat" w:eastAsia="Montserrat" w:hAnsi="Montserrat"/>
          <w:b w:val="1"/>
          <w:bCs w:val="1"/>
          <w:sz w:val="46"/>
          <w:szCs w:val="46"/>
          <w:rtl w:val="0"/>
        </w:rPr>
        <w:t xml:space="preserve">HOẠT ĐỘNG THỰC TẾ</w:t>
      </w:r>
    </w:p>
    <w:p w:rsidR="00000000" w:rsidDel="00000000" w:rsidP="00000000" w:rsidRDefault="00000000" w:rsidRPr="00000000" w14:paraId="00000FE6">
      <w:pPr>
        <w:pStyle w:val="Heading2"/>
        <w:keepNext w:val="0"/>
        <w:keepLines w:val="0"/>
        <w:spacing w:after="80" w:lineRule="auto"/>
        <w:rPr>
          <w:rFonts w:ascii="Montserrat" w:cs="Montserrat" w:eastAsia="Montserrat" w:hAnsi="Montserrat"/>
          <w:b w:val="1"/>
          <w:bCs w:val="1"/>
          <w:sz w:val="34"/>
          <w:szCs w:val="34"/>
        </w:rPr>
      </w:pPr>
      <w:bookmarkStart w:colFirst="0" w:colLast="0" w:name="_6p4fml6x9we4" w:id="186"/>
      <w:bookmarkEnd w:id="186"/>
      <w:r w:rsidDel="00000000" w:rsidR="00000000" w:rsidRPr="00000000">
        <w:rPr>
          <w:rFonts w:ascii="Montserrat" w:cs="Montserrat" w:eastAsia="Montserrat" w:hAnsi="Montserrat"/>
          <w:b w:val="1"/>
          <w:bCs w:val="1"/>
          <w:sz w:val="34"/>
          <w:szCs w:val="34"/>
          <w:rtl w:val="0"/>
        </w:rPr>
        <w:t xml:space="preserve">1. Check lại kết quả tuần 12</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9.279079636004"/>
        <w:gridCol w:w="5536.232731387619"/>
        <w:tblGridChange w:id="0">
          <w:tblGrid>
            <w:gridCol w:w="3489.279079636004"/>
            <w:gridCol w:w="5536.23273138761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9">
            <w:pPr>
              <w:rPr/>
            </w:pPr>
            <w:r w:rsidDel="00000000" w:rsidR="00000000" w:rsidRPr="00000000">
              <w:rPr>
                <w:rtl w:val="0"/>
              </w:rPr>
              <w:t xml:space="preserve">Nội dung đã thực hiện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A">
            <w:pPr>
              <w:rPr/>
            </w:pPr>
            <w:r w:rsidDel="00000000" w:rsidR="00000000" w:rsidRPr="00000000">
              <w:rPr>
                <w:rtl w:val="0"/>
              </w:rPr>
              <w:t xml:space="preserve">Nhận xét sau khi rà soát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B">
            <w:pPr>
              <w:rPr/>
            </w:pPr>
            <w:r w:rsidDel="00000000" w:rsidR="00000000" w:rsidRPr="00000000">
              <w:rPr>
                <w:rtl w:val="0"/>
              </w:rPr>
              <w:t xml:space="preserve">ESP32 nạp được chương trình bằng PlatformIO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C">
            <w:pPr>
              <w:rPr/>
            </w:pPr>
            <w:r w:rsidDel="00000000" w:rsidR="00000000" w:rsidRPr="00000000">
              <w:rPr>
                <w:rtl w:val="0"/>
              </w:rPr>
              <w:t xml:space="preserve">Môi trường phát triển ổn định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D">
            <w:pPr>
              <w:rPr/>
            </w:pPr>
            <w:r w:rsidDel="00000000" w:rsidR="00000000" w:rsidRPr="00000000">
              <w:rPr>
                <w:rtl w:val="0"/>
              </w:rPr>
              <w:t xml:space="preserve">DHT22 đọc được nhiệt độ và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E">
            <w:pPr>
              <w:rPr/>
            </w:pPr>
            <w:r w:rsidDel="00000000" w:rsidR="00000000" w:rsidRPr="00000000">
              <w:rPr>
                <w:rtl w:val="0"/>
              </w:rPr>
              <w:t xml:space="preserve">Cần xử lý kỹ trường hợp trả về NaN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EF">
            <w:pPr>
              <w:rPr/>
            </w:pPr>
            <w:r w:rsidDel="00000000" w:rsidR="00000000" w:rsidRPr="00000000">
              <w:rPr>
                <w:rtl w:val="0"/>
              </w:rPr>
              <w:t xml:space="preserve">MQ135 đọc được ADC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0">
            <w:pPr>
              <w:rPr/>
            </w:pPr>
            <w:r w:rsidDel="00000000" w:rsidR="00000000" w:rsidRPr="00000000">
              <w:rPr>
                <w:rtl w:val="0"/>
              </w:rPr>
              <w:t xml:space="preserve">Giá trị dao động, cần lọc dữ liệu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1">
            <w:pPr>
              <w:rPr/>
            </w:pPr>
            <w:r w:rsidDel="00000000" w:rsidR="00000000" w:rsidRPr="00000000">
              <w:rPr>
                <w:rtl w:val="0"/>
              </w:rPr>
              <w:t xml:space="preserve">GP2Y1010AU0F đọc được ADC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2">
            <w:pPr>
              <w:rPr/>
            </w:pPr>
            <w:r w:rsidDel="00000000" w:rsidR="00000000" w:rsidRPr="00000000">
              <w:rPr>
                <w:rtl w:val="0"/>
              </w:rPr>
              <w:t xml:space="preserve">Phụ thuộc timing LED và luồng khí</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3">
            <w:pPr>
              <w:rPr/>
            </w:pPr>
            <w:r w:rsidDel="00000000" w:rsidR="00000000" w:rsidRPr="00000000">
              <w:rPr>
                <w:rtl w:val="0"/>
              </w:rPr>
              <w:t xml:space="preserve">OLED hiển thị được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4">
            <w:pPr>
              <w:rPr/>
            </w:pPr>
            <w:r w:rsidDel="00000000" w:rsidR="00000000" w:rsidRPr="00000000">
              <w:rPr>
                <w:rtl w:val="0"/>
              </w:rPr>
              <w:t xml:space="preserve">Cần tránh truy cập I2C đồng thời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5">
            <w:pPr>
              <w:rPr/>
            </w:pPr>
            <w:r w:rsidDel="00000000" w:rsidR="00000000" w:rsidRPr="00000000">
              <w:rPr>
                <w:rtl w:val="0"/>
              </w:rPr>
              <w:t xml:space="preserve">LED/buzzer/quạt phản hồi được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6">
            <w:pPr>
              <w:rPr/>
            </w:pPr>
            <w:r w:rsidDel="00000000" w:rsidR="00000000" w:rsidRPr="00000000">
              <w:rPr>
                <w:rtl w:val="0"/>
              </w:rPr>
              <w:t xml:space="preserve">Cần theo dõi sụt áp khi tải bật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7">
            <w:pPr>
              <w:rPr/>
            </w:pPr>
            <w:r w:rsidDel="00000000" w:rsidR="00000000" w:rsidRPr="00000000">
              <w:rPr>
                <w:rtl w:val="0"/>
              </w:rPr>
              <w:t xml:space="preserve">Supabase nhận được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8">
            <w:pPr>
              <w:rPr/>
            </w:pPr>
            <w:r w:rsidDel="00000000" w:rsidR="00000000" w:rsidRPr="00000000">
              <w:rPr>
                <w:rtl w:val="0"/>
              </w:rPr>
              <w:t xml:space="preserve">Cần kiểm tra lỗi mạng và lỗi HTTP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9">
            <w:pPr>
              <w:rPr/>
            </w:pPr>
            <w:r w:rsidDel="00000000" w:rsidR="00000000" w:rsidRPr="00000000">
              <w:rPr>
                <w:rtl w:val="0"/>
              </w:rPr>
              <w:t xml:space="preserve">SPIFFS cache hoạt động ở mức cơ bản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FA">
            <w:pPr>
              <w:rPr/>
            </w:pPr>
            <w:r w:rsidDel="00000000" w:rsidR="00000000" w:rsidRPr="00000000">
              <w:rPr>
                <w:rtl w:val="0"/>
              </w:rPr>
              <w:t xml:space="preserve">Cần kiểm thử mất mạng lâu hơn</w:t>
            </w:r>
          </w:p>
        </w:tc>
      </w:tr>
    </w:tbl>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=&gt; thống nhất không thêm cảm biến mới hay chức năng lớn mới, mà tập trung vào độ ổn định của hệ thống hiện có. </w:t>
      </w:r>
    </w:p>
    <w:p w:rsidR="00000000" w:rsidDel="00000000" w:rsidP="00000000" w:rsidRDefault="00000000" w:rsidRPr="00000000" w14:paraId="00000FFD">
      <w:pPr>
        <w:rPr>
          <w:b w:val="1"/>
          <w:bCs w:val="1"/>
        </w:rPr>
      </w:pPr>
      <w:r w:rsidDel="00000000" w:rsidR="00000000" w:rsidRPr="00000000">
        <w:rPr>
          <w:b w:val="1"/>
          <w:bCs w:val="1"/>
          <w:rtl w:val="0"/>
        </w:rPr>
        <w:t xml:space="preserve">2. Kiểm tra hoạt động các task FreeRTOS </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tbl>
      <w:tblPr>
        <w:tblStyle w:val="Table131"/>
        <w:tblW w:w="8892.84766151219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7.594877146383"/>
        <w:gridCol w:w="1933.4168674698801"/>
        <w:gridCol w:w="2311.8359168959305"/>
        <w:tblGridChange w:id="0">
          <w:tblGrid>
            <w:gridCol w:w="4647.594877146383"/>
            <w:gridCol w:w="1933.4168674698801"/>
            <w:gridCol w:w="2311.8359168959305"/>
          </w:tblGrid>
        </w:tblGridChange>
      </w:tblGrid>
      <w:tr>
        <w:trPr>
          <w:cantSplit w:val="0"/>
          <w:trHeight w:val="500"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0">
            <w:pPr>
              <w:rPr/>
            </w:pPr>
            <w:r w:rsidDel="00000000" w:rsidR="00000000" w:rsidRPr="00000000">
              <w:rPr>
                <w:rtl w:val="0"/>
              </w:rPr>
              <w:t xml:space="preserve">Firmware được tổ chức thành ba task chính: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3">
            <w:pPr>
              <w:rPr/>
            </w:pPr>
            <w:r w:rsidDel="00000000" w:rsidR="00000000" w:rsidRPr="00000000">
              <w:rPr>
                <w:rtl w:val="0"/>
              </w:rPr>
              <w:t xml:space="preserve">Task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4">
            <w:pPr>
              <w:rPr/>
            </w:pPr>
            <w:r w:rsidDel="00000000" w:rsidR="00000000" w:rsidRPr="00000000">
              <w:rPr>
                <w:rtl w:val="0"/>
              </w:rPr>
              <w:t xml:space="preserve">Vai trò</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5">
            <w:pPr>
              <w:rPr/>
            </w:pPr>
            <w:r w:rsidDel="00000000" w:rsidR="00000000" w:rsidRPr="00000000">
              <w:rPr>
                <w:rtl w:val="0"/>
              </w:rPr>
              <w:t xml:space="preserve">Rủi ro cần kiểm tra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6">
            <w:pPr>
              <w:rPr/>
            </w:pPr>
            <w:r w:rsidDel="00000000" w:rsidR="00000000" w:rsidRPr="00000000">
              <w:rPr>
                <w:rtl w:val="0"/>
              </w:rPr>
              <w:t xml:space="preserve">TaskSensors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7">
            <w:pPr>
              <w:rPr/>
            </w:pPr>
            <w:r w:rsidDel="00000000" w:rsidR="00000000" w:rsidRPr="00000000">
              <w:rPr>
                <w:rtl w:val="0"/>
              </w:rPr>
              <w:t xml:space="preserve">Đọc cảm biến và cập nhật dữ liệu mới nhất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8">
            <w:pPr>
              <w:rPr/>
            </w:pPr>
            <w:r w:rsidDel="00000000" w:rsidR="00000000" w:rsidRPr="00000000">
              <w:rPr>
                <w:rtl w:val="0"/>
              </w:rPr>
              <w:t xml:space="preserve">Đọc cảm biến quá nhanh, dữ liệu lỗi, ADC dao động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9">
            <w:pPr>
              <w:rPr/>
            </w:pPr>
            <w:r w:rsidDel="00000000" w:rsidR="00000000" w:rsidRPr="00000000">
              <w:rPr>
                <w:rtl w:val="0"/>
              </w:rPr>
              <w:t xml:space="preserve">TaskOLED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A">
            <w:pPr>
              <w:rPr/>
            </w:pPr>
            <w:r w:rsidDel="00000000" w:rsidR="00000000" w:rsidRPr="00000000">
              <w:rPr>
                <w:rtl w:val="0"/>
              </w:rPr>
              <w:t xml:space="preserve">Hiển thị dữ liệu lên 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B">
            <w:pPr>
              <w:rPr/>
            </w:pPr>
            <w:r w:rsidDel="00000000" w:rsidR="00000000" w:rsidRPr="00000000">
              <w:rPr>
                <w:rtl w:val="0"/>
              </w:rPr>
              <w:t xml:space="preserve">Tranh chấp dữ liệu, lỗi I2C, làm chậm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C">
            <w:pPr>
              <w:rPr/>
            </w:pPr>
            <w:r w:rsidDel="00000000" w:rsidR="00000000" w:rsidRPr="00000000">
              <w:rPr>
                <w:rtl w:val="0"/>
              </w:rPr>
              <w:t xml:space="preserve">TaskNetwork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D">
            <w:pPr>
              <w:rPr/>
            </w:pPr>
            <w:r w:rsidDel="00000000" w:rsidR="00000000" w:rsidRPr="00000000">
              <w:rPr>
                <w:rtl w:val="0"/>
              </w:rPr>
              <w:t xml:space="preserve">Gửi dữ liệu lên Supabase, xử lý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E">
            <w:pPr>
              <w:rPr/>
            </w:pPr>
            <w:r w:rsidDel="00000000" w:rsidR="00000000" w:rsidRPr="00000000">
              <w:rPr>
                <w:rtl w:val="0"/>
              </w:rPr>
              <w:t xml:space="preserve">Wi-Fi yếu, HTTP timeout, ghi SPIFFS lỗi</w:t>
            </w:r>
          </w:p>
        </w:tc>
      </w:tr>
      <w:tr>
        <w:trPr>
          <w:cantSplit w:val="0"/>
          <w:trHeight w:val="500"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0F">
            <w:pPr>
              <w:rPr/>
            </w:pPr>
            <w:r w:rsidDel="00000000" w:rsidR="00000000" w:rsidRPr="00000000">
              <w:rPr>
                <w:rtl w:val="0"/>
              </w:rPr>
              <w:t xml:space="preserve">Nhóm kiểm tra log Serial để xác nhận các task chạy theo chu kỳ riêng, không task nào chiếm toàn bộ CPU.</w:t>
            </w:r>
          </w:p>
        </w:tc>
      </w:tr>
    </w:tbl>
    <w:p w:rsidR="00000000" w:rsidDel="00000000" w:rsidP="00000000" w:rsidRDefault="00000000" w:rsidRPr="00000000" w14:paraId="00001012">
      <w:pPr>
        <w:rPr/>
      </w:pPr>
      <w:r w:rsidDel="00000000" w:rsidR="00000000" w:rsidRPr="00000000">
        <w:rPr/>
        <w:drawing>
          <wp:inline distB="114300" distT="114300" distL="114300" distR="114300">
            <wp:extent cx="5731200" cy="2997200"/>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1013">
      <w:pPr>
        <w:rPr/>
      </w:pPr>
      <w:r w:rsidDel="00000000" w:rsidR="00000000" w:rsidRPr="00000000">
        <w:rPr>
          <w:b w:val="1"/>
          <w:bCs w:val="1"/>
          <w:rtl w:val="0"/>
        </w:rPr>
        <w:t xml:space="preserve">3. Kiểm tra cơ chế Mutex bảo vệ dữ liệu</w:t>
      </w: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Trong firmware, dữ liệu cảm biến mới nhất được nhiều task truy cập:</w:t>
      </w:r>
    </w:p>
    <w:p w:rsidR="00000000" w:rsidDel="00000000" w:rsidP="00000000" w:rsidRDefault="00000000" w:rsidRPr="00000000" w14:paraId="00001015">
      <w:pPr>
        <w:rPr/>
      </w:pPr>
      <w:r w:rsidDel="00000000" w:rsidR="00000000" w:rsidRPr="00000000">
        <w:rPr>
          <w:rtl w:val="0"/>
        </w:rPr>
        <w:t xml:space="preserve">TaskSensors ghi dữ liệu mới.</w:t>
      </w:r>
    </w:p>
    <w:p w:rsidR="00000000" w:rsidDel="00000000" w:rsidP="00000000" w:rsidRDefault="00000000" w:rsidRPr="00000000" w14:paraId="00001016">
      <w:pPr>
        <w:rPr/>
      </w:pPr>
      <w:r w:rsidDel="00000000" w:rsidR="00000000" w:rsidRPr="00000000">
        <w:rPr>
          <w:rtl w:val="0"/>
        </w:rPr>
        <w:t xml:space="preserve">TaskOLED đọc dữ liệu để hiển thị.</w:t>
      </w:r>
    </w:p>
    <w:p w:rsidR="00000000" w:rsidDel="00000000" w:rsidP="00000000" w:rsidRDefault="00000000" w:rsidRPr="00000000" w14:paraId="00001017">
      <w:pPr>
        <w:rPr/>
      </w:pPr>
      <w:r w:rsidDel="00000000" w:rsidR="00000000" w:rsidRPr="00000000">
        <w:rPr>
          <w:rtl w:val="0"/>
        </w:rPr>
        <w:t xml:space="preserve">TaskNetwork đọc dữ liệu để gửi lên Supabase.</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Nếu không có Mutex, TaskOLED hoặc TaskNetwork có thể đọc dữ liệu khi TaskSensors đang cập nhật dở. Điều này có thể gây ra bản ghi không đồng nhất, ví dụ nhiệt độ thuộc lần đo mới nhưng MQ135 lại thuộc lần đo cũ.</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=&gt; sử dụng dataMutex để bảo vệ dữ liệu chung:</w:t>
      </w:r>
    </w:p>
    <w:p w:rsidR="00000000" w:rsidDel="00000000" w:rsidP="00000000" w:rsidRDefault="00000000" w:rsidRPr="00000000" w14:paraId="0000101C">
      <w:pPr>
        <w:rPr/>
      </w:pPr>
      <w:r w:rsidDel="00000000" w:rsidR="00000000" w:rsidRPr="00000000">
        <w:rPr>
          <w:rtl w:val="0"/>
        </w:rPr>
        <w:t xml:space="preserve">if (xSemaphoreTake(dataMutex, pdMS_TO_TICKS(100)) == pdTRUE) {</w:t>
      </w:r>
    </w:p>
    <w:p w:rsidR="00000000" w:rsidDel="00000000" w:rsidP="00000000" w:rsidRDefault="00000000" w:rsidRPr="00000000" w14:paraId="0000101D">
      <w:pPr>
        <w:rPr/>
      </w:pPr>
      <w:r w:rsidDel="00000000" w:rsidR="00000000" w:rsidRPr="00000000">
        <w:rPr>
          <w:rtl w:val="0"/>
        </w:rPr>
        <w:t xml:space="preserve">    latestRecord = newRecord;</w:t>
      </w:r>
    </w:p>
    <w:p w:rsidR="00000000" w:rsidDel="00000000" w:rsidP="00000000" w:rsidRDefault="00000000" w:rsidRPr="00000000" w14:paraId="0000101E">
      <w:pPr>
        <w:rPr/>
      </w:pPr>
      <w:r w:rsidDel="00000000" w:rsidR="00000000" w:rsidRPr="00000000">
        <w:rPr>
          <w:rtl w:val="0"/>
        </w:rPr>
        <w:t xml:space="preserve">    xSemaphoreGive(dataMutex);</w:t>
      </w:r>
    </w:p>
    <w:p w:rsidR="00000000" w:rsidDel="00000000" w:rsidP="00000000" w:rsidRDefault="00000000" w:rsidRPr="00000000" w14:paraId="0000101F">
      <w:pPr>
        <w:rPr/>
      </w:pPr>
      <w:r w:rsidDel="00000000" w:rsidR="00000000" w:rsidRPr="00000000">
        <w:rPr>
          <w:rtl w:val="0"/>
        </w:rPr>
        <w:t xml:space="preserve">}</w:t>
      </w:r>
    </w:p>
    <w:p w:rsidR="00000000" w:rsidDel="00000000" w:rsidP="00000000" w:rsidRDefault="00000000" w:rsidRPr="00000000" w14:paraId="00001020">
      <w:pPr>
        <w:rPr/>
      </w:pPr>
      <w:r w:rsidDel="00000000" w:rsidR="00000000" w:rsidRPr="00000000">
        <w:rPr>
          <w:rtl w:val="0"/>
        </w:rPr>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1.603996824812"/>
        <w:gridCol w:w="4583.907814198811"/>
        <w:tblGridChange w:id="0">
          <w:tblGrid>
            <w:gridCol w:w="4441.603996824812"/>
            <w:gridCol w:w="4583.907814198811"/>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1">
            <w:pPr>
              <w:rPr/>
            </w:pPr>
            <w:r w:rsidDel="00000000" w:rsidR="00000000" w:rsidRPr="00000000">
              <w:rPr>
                <w:rtl w:val="0"/>
              </w:rPr>
              <w:t xml:space="preserve">Nguyên tắc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2">
            <w:pPr>
              <w:rPr/>
            </w:pPr>
            <w:r w:rsidDel="00000000" w:rsidR="00000000" w:rsidRPr="00000000">
              <w:rPr>
                <w:rtl w:val="0"/>
              </w:rPr>
              <w:t xml:space="preserve">Ý nghĩa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3">
            <w:pPr>
              <w:rPr/>
            </w:pPr>
            <w:r w:rsidDel="00000000" w:rsidR="00000000" w:rsidRPr="00000000">
              <w:rPr>
                <w:rtl w:val="0"/>
              </w:rPr>
              <w:t xml:space="preserve">Chỉ giữ Mutex trong thời gian ngắn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4">
            <w:pPr>
              <w:rPr/>
            </w:pPr>
            <w:r w:rsidDel="00000000" w:rsidR="00000000" w:rsidRPr="00000000">
              <w:rPr>
                <w:rtl w:val="0"/>
              </w:rPr>
              <w:t xml:space="preserve">Tránh chặn task khác quá lâu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5">
            <w:pPr>
              <w:rPr/>
            </w:pPr>
            <w:r w:rsidDel="00000000" w:rsidR="00000000" w:rsidRPr="00000000">
              <w:rPr>
                <w:rtl w:val="0"/>
              </w:rPr>
              <w:t xml:space="preserve">Không thực hiện HTTP POST khi đang giữ Mutex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6">
            <w:pPr>
              <w:rPr/>
            </w:pPr>
            <w:r w:rsidDel="00000000" w:rsidR="00000000" w:rsidRPr="00000000">
              <w:rPr>
                <w:rtl w:val="0"/>
              </w:rPr>
              <w:t xml:space="preserve">Tránh khóa dữ liệu trong thời gian mạng chậm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7">
            <w:pPr>
              <w:rPr/>
            </w:pPr>
            <w:r w:rsidDel="00000000" w:rsidR="00000000" w:rsidRPr="00000000">
              <w:rPr>
                <w:rtl w:val="0"/>
              </w:rPr>
              <w:t xml:space="preserve">Copy dữ liệu ra biến cục bộ trước khi gửi cloud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8">
            <w:pPr>
              <w:rPr/>
            </w:pPr>
            <w:r w:rsidDel="00000000" w:rsidR="00000000" w:rsidRPr="00000000">
              <w:rPr>
                <w:rtl w:val="0"/>
              </w:rPr>
              <w:t xml:space="preserve">Đảm bảo dữ liệu nhất quán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9">
            <w:pPr>
              <w:rPr/>
            </w:pPr>
            <w:r w:rsidDel="00000000" w:rsidR="00000000" w:rsidRPr="00000000">
              <w:rPr>
                <w:rtl w:val="0"/>
              </w:rPr>
              <w:t xml:space="preserve">Luôn trả Mutex sau khi sử dụng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A">
            <w:pPr>
              <w:rPr/>
            </w:pPr>
            <w:r w:rsidDel="00000000" w:rsidR="00000000" w:rsidRPr="00000000">
              <w:rPr>
                <w:rtl w:val="0"/>
              </w:rPr>
              <w:t xml:space="preserve">Tránh deadlock</w:t>
            </w:r>
          </w:p>
        </w:tc>
      </w:tr>
    </w:tbl>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Quy trình đúng task network:</w:t>
      </w:r>
    </w:p>
    <w:p w:rsidR="00000000" w:rsidDel="00000000" w:rsidP="00000000" w:rsidRDefault="00000000" w:rsidRPr="00000000" w14:paraId="0000102E">
      <w:pPr>
        <w:rPr/>
      </w:pPr>
      <w:r w:rsidDel="00000000" w:rsidR="00000000" w:rsidRPr="00000000">
        <w:rPr>
          <w:rtl w:val="0"/>
        </w:rPr>
        <w:t xml:space="preserve">1. Lấy dataMutex.</w:t>
      </w:r>
    </w:p>
    <w:p w:rsidR="00000000" w:rsidDel="00000000" w:rsidP="00000000" w:rsidRDefault="00000000" w:rsidRPr="00000000" w14:paraId="0000102F">
      <w:pPr>
        <w:rPr/>
      </w:pPr>
      <w:r w:rsidDel="00000000" w:rsidR="00000000" w:rsidRPr="00000000">
        <w:rPr>
          <w:rtl w:val="0"/>
        </w:rPr>
        <w:t xml:space="preserve">2. Copy latestRecord ra biến localRecord.</w:t>
      </w:r>
    </w:p>
    <w:p w:rsidR="00000000" w:rsidDel="00000000" w:rsidP="00000000" w:rsidRDefault="00000000" w:rsidRPr="00000000" w14:paraId="00001030">
      <w:pPr>
        <w:rPr/>
      </w:pPr>
      <w:r w:rsidDel="00000000" w:rsidR="00000000" w:rsidRPr="00000000">
        <w:rPr>
          <w:rtl w:val="0"/>
        </w:rPr>
        <w:t xml:space="preserve">3. Trả dataMutex.</w:t>
      </w:r>
    </w:p>
    <w:p w:rsidR="00000000" w:rsidDel="00000000" w:rsidP="00000000" w:rsidRDefault="00000000" w:rsidRPr="00000000" w14:paraId="00001031">
      <w:pPr>
        <w:rPr/>
      </w:pPr>
      <w:r w:rsidDel="00000000" w:rsidR="00000000" w:rsidRPr="00000000">
        <w:rPr>
          <w:rtl w:val="0"/>
        </w:rPr>
        <w:t xml:space="preserve">4. Kiểm tra Wi-Fi.</w:t>
      </w:r>
    </w:p>
    <w:p w:rsidR="00000000" w:rsidDel="00000000" w:rsidP="00000000" w:rsidRDefault="00000000" w:rsidRPr="00000000" w14:paraId="00001032">
      <w:pPr>
        <w:rPr/>
      </w:pPr>
      <w:r w:rsidDel="00000000" w:rsidR="00000000" w:rsidRPr="00000000">
        <w:rPr>
          <w:rtl w:val="0"/>
        </w:rPr>
        <w:t xml:space="preserve">5. Gửi localRecord lên Supabase hoặc lưu cache.</w:t>
      </w:r>
    </w:p>
    <w:p w:rsidR="00000000" w:rsidDel="00000000" w:rsidP="00000000" w:rsidRDefault="00000000" w:rsidRPr="00000000" w14:paraId="00001033">
      <w:pPr>
        <w:pStyle w:val="Title"/>
        <w:rPr/>
      </w:pPr>
      <w:bookmarkStart w:colFirst="0" w:colLast="0" w:name="_gvr4xwoqvflr" w:id="187"/>
      <w:bookmarkEnd w:id="187"/>
      <w:r w:rsidDel="00000000" w:rsidR="00000000" w:rsidRPr="00000000">
        <w:rPr>
          <w:rtl w:val="0"/>
        </w:rPr>
        <w:t xml:space="preserve">4. Tối ưu lọc dữ liệu MQ135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drawing>
          <wp:inline distB="114300" distT="114300" distL="114300" distR="114300">
            <wp:extent cx="5731200" cy="2692400"/>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int readAnalogAverage(int pin, int samples) {</w:t>
      </w:r>
    </w:p>
    <w:p w:rsidR="00000000" w:rsidDel="00000000" w:rsidP="00000000" w:rsidRDefault="00000000" w:rsidRPr="00000000" w14:paraId="00001038">
      <w:pPr>
        <w:rPr/>
      </w:pPr>
      <w:r w:rsidDel="00000000" w:rsidR="00000000" w:rsidRPr="00000000">
        <w:rPr>
          <w:rtl w:val="0"/>
        </w:rPr>
        <w:t xml:space="preserve">    long sum = 0;</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for (int i = 0; i &lt; samples; i++) {</w:t>
      </w:r>
    </w:p>
    <w:p w:rsidR="00000000" w:rsidDel="00000000" w:rsidP="00000000" w:rsidRDefault="00000000" w:rsidRPr="00000000" w14:paraId="0000103B">
      <w:pPr>
        <w:rPr/>
      </w:pPr>
      <w:r w:rsidDel="00000000" w:rsidR="00000000" w:rsidRPr="00000000">
        <w:rPr>
          <w:rtl w:val="0"/>
        </w:rPr>
        <w:t xml:space="preserve">        sum += analogRead(pin);</w:t>
      </w:r>
    </w:p>
    <w:p w:rsidR="00000000" w:rsidDel="00000000" w:rsidP="00000000" w:rsidRDefault="00000000" w:rsidRPr="00000000" w14:paraId="0000103C">
      <w:pPr>
        <w:rPr/>
      </w:pPr>
      <w:r w:rsidDel="00000000" w:rsidR="00000000" w:rsidRPr="00000000">
        <w:rPr>
          <w:rtl w:val="0"/>
        </w:rPr>
        <w:t xml:space="preserve">        delay(5);</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    return sum / samples;</w:t>
      </w:r>
    </w:p>
    <w:p w:rsidR="00000000" w:rsidDel="00000000" w:rsidP="00000000" w:rsidRDefault="00000000" w:rsidRPr="00000000" w14:paraId="00001040">
      <w:pPr>
        <w:rPr/>
      </w:pPr>
      <w:r w:rsidDel="00000000" w:rsidR="00000000" w:rsidRPr="00000000">
        <w:rPr>
          <w:rtl w:val="0"/>
        </w:rPr>
        <w:t xml:space="preserve">}</w:t>
      </w:r>
    </w:p>
    <w:p w:rsidR="00000000" w:rsidDel="00000000" w:rsidP="00000000" w:rsidRDefault="00000000" w:rsidRPr="00000000" w14:paraId="00001041">
      <w:pPr>
        <w:rPr/>
      </w:pPr>
      <w:r w:rsidDel="00000000" w:rsidR="00000000" w:rsidRPr="00000000">
        <w:rPr>
          <w:rtl w:val="0"/>
        </w:rPr>
        <w:t xml:space="preserve">Sau đó chuyển qua điện áp: </w:t>
      </w:r>
      <w:r w:rsidDel="00000000" w:rsidR="00000000" w:rsidRPr="00000000">
        <w:rPr/>
        <w:drawing>
          <wp:inline distB="114300" distT="114300" distL="114300" distR="114300">
            <wp:extent cx="2390775" cy="628650"/>
            <wp:effectExtent b="0" l="0" r="0" t="0"/>
            <wp:docPr id="2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3907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=&gt; không quy đổi sang ppm vì chưa có khí chuẩn và chưa có quá trình hiệu chuẩn đầy đủ. Trong báo cáo, giá trị MQ135 được trình bày là giá trị tương đối hoặc điện áp ADC, dùng để quan sát xu hướng thay đổi chất lượng không khí. </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b w:val="1"/>
          <w:bCs w:val="1"/>
        </w:rPr>
      </w:pPr>
      <w:r w:rsidDel="00000000" w:rsidR="00000000" w:rsidRPr="00000000">
        <w:rPr>
          <w:b w:val="1"/>
          <w:bCs w:val="1"/>
          <w:rtl w:val="0"/>
        </w:rPr>
        <w:t xml:space="preserve">5. Tối ưu đọc dữ liệu GP2Y1010AU0F </w:t>
      </w:r>
    </w:p>
    <w:p w:rsidR="00000000" w:rsidDel="00000000" w:rsidP="00000000" w:rsidRDefault="00000000" w:rsidRPr="00000000" w14:paraId="00001047">
      <w:pPr>
        <w:rPr>
          <w:b w:val="1"/>
          <w:bCs w:val="1"/>
        </w:rPr>
      </w:pPr>
      <w:r w:rsidDel="00000000" w:rsidR="00000000" w:rsidRPr="00000000">
        <w:rPr>
          <w:rtl w:val="0"/>
        </w:rPr>
      </w:r>
    </w:p>
    <w:p w:rsidR="00000000" w:rsidDel="00000000" w:rsidP="00000000" w:rsidRDefault="00000000" w:rsidRPr="00000000" w14:paraId="00001048">
      <w:pPr>
        <w:rPr>
          <w:b w:val="1"/>
          <w:bCs w:val="1"/>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Với GP2Y1010AU0F, nhóm kiểm tra lại timing điều khiển LED phát. Nếu timing không đúng, giá trị ADC đọc được sẽ không phản ánh đúng tín hiệu từ cảm biến. </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Quy trình:</w:t>
      </w:r>
    </w:p>
    <w:p w:rsidR="00000000" w:rsidDel="00000000" w:rsidP="00000000" w:rsidRDefault="00000000" w:rsidRPr="00000000" w14:paraId="0000104C">
      <w:pPr>
        <w:rPr/>
      </w:pPr>
      <w:r w:rsidDel="00000000" w:rsidR="00000000" w:rsidRPr="00000000">
        <w:rPr>
          <w:rtl w:val="0"/>
        </w:rPr>
        <w:t xml:space="preserve">digitalWrite(DUST_LED_CTRL, LOW);</w:t>
      </w:r>
    </w:p>
    <w:p w:rsidR="00000000" w:rsidDel="00000000" w:rsidP="00000000" w:rsidRDefault="00000000" w:rsidRPr="00000000" w14:paraId="0000104D">
      <w:pPr>
        <w:rPr/>
      </w:pPr>
      <w:r w:rsidDel="00000000" w:rsidR="00000000" w:rsidRPr="00000000">
        <w:rPr>
          <w:rtl w:val="0"/>
        </w:rPr>
        <w:t xml:space="preserve">delayMicroseconds(280);</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int raw = analogRead(DUST_ADC);</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delayMicroseconds(40);</w:t>
      </w:r>
    </w:p>
    <w:p w:rsidR="00000000" w:rsidDel="00000000" w:rsidP="00000000" w:rsidRDefault="00000000" w:rsidRPr="00000000" w14:paraId="00001052">
      <w:pPr>
        <w:rPr/>
      </w:pPr>
      <w:r w:rsidDel="00000000" w:rsidR="00000000" w:rsidRPr="00000000">
        <w:rPr>
          <w:rtl w:val="0"/>
        </w:rPr>
        <w:t xml:space="preserve">digitalWrite(DUST_LED_CTRL, HIGH);</w:t>
      </w:r>
    </w:p>
    <w:p w:rsidR="00000000" w:rsidDel="00000000" w:rsidP="00000000" w:rsidRDefault="00000000" w:rsidRPr="00000000" w14:paraId="00001053">
      <w:pPr>
        <w:rPr/>
      </w:pPr>
      <w:r w:rsidDel="00000000" w:rsidR="00000000" w:rsidRPr="00000000">
        <w:rPr>
          <w:rtl w:val="0"/>
        </w:rPr>
        <w:t xml:space="preserve">delayMicroseconds(9680);</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Bổ sung lấy trung bình nhiều lần để hạn chế dao động: </w:t>
      </w:r>
    </w:p>
    <w:p w:rsidR="00000000" w:rsidDel="00000000" w:rsidP="00000000" w:rsidRDefault="00000000" w:rsidRPr="00000000" w14:paraId="00001057">
      <w:pPr>
        <w:rPr/>
      </w:pPr>
      <w:r w:rsidDel="00000000" w:rsidR="00000000" w:rsidRPr="00000000">
        <w:rPr>
          <w:rtl w:val="0"/>
        </w:rPr>
        <w:t xml:space="preserve">int readDustAverage() {</w:t>
      </w:r>
    </w:p>
    <w:p w:rsidR="00000000" w:rsidDel="00000000" w:rsidP="00000000" w:rsidRDefault="00000000" w:rsidRPr="00000000" w14:paraId="00001058">
      <w:pPr>
        <w:rPr/>
      </w:pPr>
      <w:r w:rsidDel="00000000" w:rsidR="00000000" w:rsidRPr="00000000">
        <w:rPr>
          <w:rtl w:val="0"/>
        </w:rPr>
        <w:t xml:space="preserve">    long sum = 0;</w:t>
      </w:r>
    </w:p>
    <w:p w:rsidR="00000000" w:rsidDel="00000000" w:rsidP="00000000" w:rsidRDefault="00000000" w:rsidRPr="00000000" w14:paraId="00001059">
      <w:pPr>
        <w:rPr/>
      </w:pPr>
      <w:r w:rsidDel="00000000" w:rsidR="00000000" w:rsidRPr="00000000">
        <w:rPr>
          <w:rtl w:val="0"/>
        </w:rPr>
        <w:t xml:space="preserve">    const int samples = 10;</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    for (int i = 0; i &lt; samples; i++) {</w:t>
      </w:r>
    </w:p>
    <w:p w:rsidR="00000000" w:rsidDel="00000000" w:rsidP="00000000" w:rsidRDefault="00000000" w:rsidRPr="00000000" w14:paraId="0000105C">
      <w:pPr>
        <w:rPr/>
      </w:pPr>
      <w:r w:rsidDel="00000000" w:rsidR="00000000" w:rsidRPr="00000000">
        <w:rPr>
          <w:rtl w:val="0"/>
        </w:rPr>
        <w:t xml:space="preserve">        sum += readGp2yRaw();</w:t>
      </w:r>
    </w:p>
    <w:p w:rsidR="00000000" w:rsidDel="00000000" w:rsidP="00000000" w:rsidRDefault="00000000" w:rsidRPr="00000000" w14:paraId="0000105D">
      <w:pPr>
        <w:rPr/>
      </w:pPr>
      <w:r w:rsidDel="00000000" w:rsidR="00000000" w:rsidRPr="00000000">
        <w:rPr>
          <w:rtl w:val="0"/>
        </w:rPr>
        <w:t xml:space="preserve">    }</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    return sum / samples;</w:t>
      </w:r>
    </w:p>
    <w:p w:rsidR="00000000" w:rsidDel="00000000" w:rsidP="00000000" w:rsidRDefault="00000000" w:rsidRPr="00000000" w14:paraId="00001060">
      <w:pPr>
        <w:rPr/>
      </w:pPr>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drawing>
          <wp:inline distB="114300" distT="114300" distL="114300" distR="114300">
            <wp:extent cx="5731200" cy="1803400"/>
            <wp:effectExtent b="0" l="0" r="0" t="0"/>
            <wp:docPr id="1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Nhận xét: GP2Y chỉ là tương đối, để chính xác hơn thì cần dùng PMS5003 haowjc PMS7003</w:t>
      </w:r>
    </w:p>
    <w:p w:rsidR="00000000" w:rsidDel="00000000" w:rsidP="00000000" w:rsidRDefault="00000000" w:rsidRPr="00000000" w14:paraId="00001063">
      <w:pPr>
        <w:rPr>
          <w:b w:val="1"/>
          <w:bCs w:val="1"/>
        </w:rPr>
      </w:pPr>
      <w:r w:rsidDel="00000000" w:rsidR="00000000" w:rsidRPr="00000000">
        <w:rPr>
          <w:rtl w:val="0"/>
        </w:rPr>
        <w:t xml:space="preserve">6. </w:t>
      </w:r>
      <w:r w:rsidDel="00000000" w:rsidR="00000000" w:rsidRPr="00000000">
        <w:rPr>
          <w:b w:val="1"/>
          <w:bCs w:val="1"/>
          <w:rtl w:val="0"/>
        </w:rPr>
        <w:t xml:space="preserve">Bổ sung enum status để xử lý lỗi dữ liệu</w:t>
      </w:r>
    </w:p>
    <w:p w:rsidR="00000000" w:rsidDel="00000000" w:rsidP="00000000" w:rsidRDefault="00000000" w:rsidRPr="00000000" w14:paraId="00001064">
      <w:pPr>
        <w:rPr/>
      </w:pPr>
      <w:r w:rsidDel="00000000" w:rsidR="00000000" w:rsidRPr="00000000">
        <w:rPr>
          <w:rtl w:val="0"/>
        </w:rPr>
        <w:t xml:space="preserve">do thống nhẩt không đẩy dữ liệu ghi thiếu lên supabase, mỗi bản ghi cần phải có trạng thái của chúng.</w:t>
      </w:r>
    </w:p>
    <w:p w:rsidR="00000000" w:rsidDel="00000000" w:rsidP="00000000" w:rsidRDefault="00000000" w:rsidRPr="00000000" w14:paraId="00001065">
      <w:pPr>
        <w:rPr/>
      </w:pPr>
      <w:r w:rsidDel="00000000" w:rsidR="00000000" w:rsidRPr="00000000">
        <w:rPr>
          <w:rtl w:val="0"/>
        </w:rPr>
        <w:t xml:space="preserve">enum SensorStatus {</w:t>
      </w:r>
    </w:p>
    <w:p w:rsidR="00000000" w:rsidDel="00000000" w:rsidP="00000000" w:rsidRDefault="00000000" w:rsidRPr="00000000" w14:paraId="00001066">
      <w:pPr>
        <w:rPr/>
      </w:pPr>
      <w:r w:rsidDel="00000000" w:rsidR="00000000" w:rsidRPr="00000000">
        <w:rPr>
          <w:rtl w:val="0"/>
        </w:rPr>
        <w:t xml:space="preserve">    SENSOR_OK,</w:t>
      </w:r>
    </w:p>
    <w:p w:rsidR="00000000" w:rsidDel="00000000" w:rsidP="00000000" w:rsidRDefault="00000000" w:rsidRPr="00000000" w14:paraId="00001067">
      <w:pPr>
        <w:rPr/>
      </w:pPr>
      <w:r w:rsidDel="00000000" w:rsidR="00000000" w:rsidRPr="00000000">
        <w:rPr>
          <w:rtl w:val="0"/>
        </w:rPr>
        <w:t xml:space="preserve">    SENSOR_DHT_ERROR,</w:t>
      </w:r>
    </w:p>
    <w:p w:rsidR="00000000" w:rsidDel="00000000" w:rsidP="00000000" w:rsidRDefault="00000000" w:rsidRPr="00000000" w14:paraId="00001068">
      <w:pPr>
        <w:rPr/>
      </w:pPr>
      <w:r w:rsidDel="00000000" w:rsidR="00000000" w:rsidRPr="00000000">
        <w:rPr>
          <w:rtl w:val="0"/>
        </w:rPr>
        <w:t xml:space="preserve">    SENSOR_MQ135_ERROR,</w:t>
      </w:r>
    </w:p>
    <w:p w:rsidR="00000000" w:rsidDel="00000000" w:rsidP="00000000" w:rsidRDefault="00000000" w:rsidRPr="00000000" w14:paraId="00001069">
      <w:pPr>
        <w:rPr/>
      </w:pPr>
      <w:r w:rsidDel="00000000" w:rsidR="00000000" w:rsidRPr="00000000">
        <w:rPr>
          <w:rtl w:val="0"/>
        </w:rPr>
        <w:t xml:space="preserve">    SENSOR_DUST_ERROR,</w:t>
      </w:r>
    </w:p>
    <w:p w:rsidR="00000000" w:rsidDel="00000000" w:rsidP="00000000" w:rsidRDefault="00000000" w:rsidRPr="00000000" w14:paraId="0000106A">
      <w:pPr>
        <w:rPr/>
      </w:pPr>
      <w:r w:rsidDel="00000000" w:rsidR="00000000" w:rsidRPr="00000000">
        <w:rPr>
          <w:rtl w:val="0"/>
        </w:rPr>
        <w:t xml:space="preserve">    SENSOR_WIFI_ERROR,</w:t>
      </w:r>
    </w:p>
    <w:p w:rsidR="00000000" w:rsidDel="00000000" w:rsidP="00000000" w:rsidRDefault="00000000" w:rsidRPr="00000000" w14:paraId="0000106B">
      <w:pPr>
        <w:rPr/>
      </w:pPr>
      <w:r w:rsidDel="00000000" w:rsidR="00000000" w:rsidRPr="00000000">
        <w:rPr>
          <w:rtl w:val="0"/>
        </w:rPr>
        <w:t xml:space="preserve">    SENSOR_CACHE_PENDING</w:t>
      </w:r>
    </w:p>
    <w:p w:rsidR="00000000" w:rsidDel="00000000" w:rsidP="00000000" w:rsidRDefault="00000000" w:rsidRPr="00000000" w14:paraId="0000106C">
      <w:pPr>
        <w:rPr/>
      </w:pPr>
      <w:r w:rsidDel="00000000" w:rsidR="00000000" w:rsidRPr="00000000">
        <w:rPr>
          <w:rtl w:val="0"/>
        </w:rPr>
        <w:t xml:space="preserve">};</w:t>
      </w:r>
    </w:p>
    <w:p w:rsidR="00000000" w:rsidDel="00000000" w:rsidP="00000000" w:rsidRDefault="00000000" w:rsidRPr="00000000" w14:paraId="0000106D">
      <w:pPr>
        <w:rPr/>
      </w:pPr>
      <w:r w:rsidDel="00000000" w:rsidR="00000000" w:rsidRPr="00000000">
        <w:rPr>
          <w:rtl w:val="0"/>
        </w:rPr>
        <w:t xml:space="preserve">Bảng ý nghĩa: </w:t>
      </w:r>
    </w:p>
    <w:p w:rsidR="00000000" w:rsidDel="00000000" w:rsidP="00000000" w:rsidRDefault="00000000" w:rsidRPr="00000000" w14:paraId="0000106E">
      <w:pPr>
        <w:rPr/>
      </w:pPr>
      <w:r w:rsidDel="00000000" w:rsidR="00000000" w:rsidRPr="00000000">
        <w:rPr>
          <w:rtl w:val="0"/>
        </w:rPr>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4.8186032820668"/>
        <w:gridCol w:w="3493.519758628303"/>
        <w:gridCol w:w="2207.173449113254"/>
        <w:tblGridChange w:id="0">
          <w:tblGrid>
            <w:gridCol w:w="3324.8186032820668"/>
            <w:gridCol w:w="3493.519758628303"/>
            <w:gridCol w:w="2207.173449113254"/>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6F">
            <w:pPr>
              <w:rPr/>
            </w:pPr>
            <w:r w:rsidDel="00000000" w:rsidR="00000000" w:rsidRPr="00000000">
              <w:rPr>
                <w:rtl w:val="0"/>
              </w:rPr>
              <w:t xml:space="preserve">Trạng thái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0">
            <w:pPr>
              <w:rPr/>
            </w:pPr>
            <w:r w:rsidDel="00000000" w:rsidR="00000000" w:rsidRPr="00000000">
              <w:rPr>
                <w:rtl w:val="0"/>
              </w:rPr>
              <w:t xml:space="preserve">Ý nghĩa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1">
            <w:pPr>
              <w:rPr/>
            </w:pPr>
            <w:r w:rsidDel="00000000" w:rsidR="00000000" w:rsidRPr="00000000">
              <w:rPr>
                <w:rtl w:val="0"/>
              </w:rPr>
              <w:t xml:space="preserve">Hành động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2">
            <w:pPr>
              <w:rPr/>
            </w:pPr>
            <w:r w:rsidDel="00000000" w:rsidR="00000000" w:rsidRPr="00000000">
              <w:rPr>
                <w:rtl w:val="0"/>
              </w:rPr>
              <w:t xml:space="preserve">SENSOR_OK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3">
            <w:pPr>
              <w:rPr/>
            </w:pPr>
            <w:r w:rsidDel="00000000" w:rsidR="00000000" w:rsidRPr="00000000">
              <w:rPr>
                <w:rtl w:val="0"/>
              </w:rPr>
              <w:t xml:space="preserve">Dữ liệu hợp lệ</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4">
            <w:pPr>
              <w:rPr/>
            </w:pPr>
            <w:r w:rsidDel="00000000" w:rsidR="00000000" w:rsidRPr="00000000">
              <w:rPr>
                <w:rtl w:val="0"/>
              </w:rPr>
              <w:t xml:space="preserve">Cho phép gửi cloud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5">
            <w:pPr>
              <w:rPr/>
            </w:pPr>
            <w:r w:rsidDel="00000000" w:rsidR="00000000" w:rsidRPr="00000000">
              <w:rPr>
                <w:rtl w:val="0"/>
              </w:rPr>
              <w:t xml:space="preserve">SENSOR_DHT_ERROR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6">
            <w:pPr>
              <w:rPr/>
            </w:pPr>
            <w:r w:rsidDel="00000000" w:rsidR="00000000" w:rsidRPr="00000000">
              <w:rPr>
                <w:rtl w:val="0"/>
              </w:rPr>
              <w:t xml:space="preserve">DHT22 trả về NaN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7">
            <w:pPr>
              <w:rPr/>
            </w:pPr>
            <w:r w:rsidDel="00000000" w:rsidR="00000000" w:rsidRPr="00000000">
              <w:rPr>
                <w:rtl w:val="0"/>
              </w:rPr>
              <w:t xml:space="preserve">Không gửi nhiệt độ/độ ẩm rác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8">
            <w:pPr>
              <w:rPr/>
            </w:pPr>
            <w:r w:rsidDel="00000000" w:rsidR="00000000" w:rsidRPr="00000000">
              <w:rPr>
                <w:rtl w:val="0"/>
              </w:rPr>
              <w:t xml:space="preserve">SENSOR_MQ135_ERROR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9">
            <w:pPr>
              <w:rPr/>
            </w:pPr>
            <w:r w:rsidDel="00000000" w:rsidR="00000000" w:rsidRPr="00000000">
              <w:rPr>
                <w:rtl w:val="0"/>
              </w:rPr>
              <w:t xml:space="preserve">MQ135 ngoài khoảng hợp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A">
            <w:pPr>
              <w:rPr/>
            </w:pPr>
            <w:r w:rsidDel="00000000" w:rsidR="00000000" w:rsidRPr="00000000">
              <w:rPr>
                <w:rtl w:val="0"/>
              </w:rPr>
              <w:t xml:space="preserve">Gắn trạng thái lỗi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B">
            <w:pPr>
              <w:rPr/>
            </w:pPr>
            <w:r w:rsidDel="00000000" w:rsidR="00000000" w:rsidRPr="00000000">
              <w:rPr>
                <w:rtl w:val="0"/>
              </w:rPr>
              <w:t xml:space="preserve">SENSOR_DUST_ERROR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C">
            <w:pPr>
              <w:rPr/>
            </w:pPr>
            <w:r w:rsidDel="00000000" w:rsidR="00000000" w:rsidRPr="00000000">
              <w:rPr>
                <w:rtl w:val="0"/>
              </w:rPr>
              <w:t xml:space="preserve">GP2Y lỗi hoặc giá trị bất thường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D">
            <w:pPr>
              <w:rPr/>
            </w:pPr>
            <w:r w:rsidDel="00000000" w:rsidR="00000000" w:rsidRPr="00000000">
              <w:rPr>
                <w:rtl w:val="0"/>
              </w:rPr>
              <w:t xml:space="preserve">Gắn trạng thái lỗi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E">
            <w:pPr>
              <w:rPr/>
            </w:pPr>
            <w:r w:rsidDel="00000000" w:rsidR="00000000" w:rsidRPr="00000000">
              <w:rPr>
                <w:rtl w:val="0"/>
              </w:rPr>
              <w:t xml:space="preserve">SENSOR_WIFI_ERROR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7F">
            <w:pPr>
              <w:rPr/>
            </w:pPr>
            <w:r w:rsidDel="00000000" w:rsidR="00000000" w:rsidRPr="00000000">
              <w:rPr>
                <w:rtl w:val="0"/>
              </w:rPr>
              <w:t xml:space="preserve">Wi-Fi mất kết nối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80">
            <w:pPr>
              <w:rPr/>
            </w:pPr>
            <w:r w:rsidDel="00000000" w:rsidR="00000000" w:rsidRPr="00000000">
              <w:rPr>
                <w:rtl w:val="0"/>
              </w:rPr>
              <w:t xml:space="preserve">Cache dữ liệu nếu cần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81">
            <w:pPr>
              <w:rPr/>
            </w:pPr>
            <w:r w:rsidDel="00000000" w:rsidR="00000000" w:rsidRPr="00000000">
              <w:rPr>
                <w:rtl w:val="0"/>
              </w:rPr>
              <w:t xml:space="preserve">SENSOR_CACHE_PENDING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82">
            <w:pPr>
              <w:rPr/>
            </w:pPr>
            <w:r w:rsidDel="00000000" w:rsidR="00000000" w:rsidRPr="00000000">
              <w:rPr>
                <w:rtl w:val="0"/>
              </w:rPr>
              <w:t xml:space="preserve">Dữ liệu đang chờ gửi lại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83">
            <w:pPr>
              <w:rPr/>
            </w:pPr>
            <w:r w:rsidDel="00000000" w:rsidR="00000000" w:rsidRPr="00000000">
              <w:rPr>
                <w:rtl w:val="0"/>
              </w:rPr>
              <w:t xml:space="preserve">Lưu trong SPIFFS</w:t>
            </w:r>
          </w:p>
        </w:tc>
      </w:tr>
    </w:tbl>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Ví dụ với DHT22: </w:t>
      </w:r>
    </w:p>
    <w:p w:rsidR="00000000" w:rsidDel="00000000" w:rsidP="00000000" w:rsidRDefault="00000000" w:rsidRPr="00000000" w14:paraId="00001086">
      <w:pPr>
        <w:rPr/>
      </w:pPr>
      <w:r w:rsidDel="00000000" w:rsidR="00000000" w:rsidRPr="00000000">
        <w:rPr>
          <w:rtl w:val="0"/>
        </w:rPr>
        <w:t xml:space="preserve">float temperature = dht.readTemperature();</w:t>
      </w:r>
    </w:p>
    <w:p w:rsidR="00000000" w:rsidDel="00000000" w:rsidP="00000000" w:rsidRDefault="00000000" w:rsidRPr="00000000" w14:paraId="00001087">
      <w:pPr>
        <w:rPr/>
      </w:pPr>
      <w:r w:rsidDel="00000000" w:rsidR="00000000" w:rsidRPr="00000000">
        <w:rPr>
          <w:rtl w:val="0"/>
        </w:rPr>
        <w:t xml:space="preserve">float humidity = dht.readHumidity();</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if (isnan(temperature) || isnan(humidity)) {</w:t>
      </w:r>
    </w:p>
    <w:p w:rsidR="00000000" w:rsidDel="00000000" w:rsidP="00000000" w:rsidRDefault="00000000" w:rsidRPr="00000000" w14:paraId="0000108A">
      <w:pPr>
        <w:rPr/>
      </w:pPr>
      <w:r w:rsidDel="00000000" w:rsidR="00000000" w:rsidRPr="00000000">
        <w:rPr>
          <w:rtl w:val="0"/>
        </w:rPr>
        <w:t xml:space="preserve">    record.status = SENSOR_DHT_ERROR;</w:t>
      </w:r>
    </w:p>
    <w:p w:rsidR="00000000" w:rsidDel="00000000" w:rsidP="00000000" w:rsidRDefault="00000000" w:rsidRPr="00000000" w14:paraId="0000108B">
      <w:pPr>
        <w:rPr/>
      </w:pPr>
      <w:r w:rsidDel="00000000" w:rsidR="00000000" w:rsidRPr="00000000">
        <w:rPr>
          <w:rtl w:val="0"/>
        </w:rPr>
        <w:t xml:space="preserve">    record.temperature = NAN;</w:t>
      </w:r>
    </w:p>
    <w:p w:rsidR="00000000" w:rsidDel="00000000" w:rsidP="00000000" w:rsidRDefault="00000000" w:rsidRPr="00000000" w14:paraId="0000108C">
      <w:pPr>
        <w:rPr/>
      </w:pPr>
      <w:r w:rsidDel="00000000" w:rsidR="00000000" w:rsidRPr="00000000">
        <w:rPr>
          <w:rtl w:val="0"/>
        </w:rPr>
        <w:t xml:space="preserve">    record.humidity = NAN;</w:t>
      </w:r>
    </w:p>
    <w:p w:rsidR="00000000" w:rsidDel="00000000" w:rsidP="00000000" w:rsidRDefault="00000000" w:rsidRPr="00000000" w14:paraId="0000108D">
      <w:pPr>
        <w:rPr/>
      </w:pPr>
      <w:r w:rsidDel="00000000" w:rsidR="00000000" w:rsidRPr="00000000">
        <w:rPr>
          <w:rtl w:val="0"/>
        </w:rPr>
        <w:t xml:space="preserve">} else {</w:t>
      </w:r>
    </w:p>
    <w:p w:rsidR="00000000" w:rsidDel="00000000" w:rsidP="00000000" w:rsidRDefault="00000000" w:rsidRPr="00000000" w14:paraId="0000108E">
      <w:pPr>
        <w:rPr/>
      </w:pPr>
      <w:r w:rsidDel="00000000" w:rsidR="00000000" w:rsidRPr="00000000">
        <w:rPr>
          <w:rtl w:val="0"/>
        </w:rPr>
        <w:t xml:space="preserve">    record.temperature = temperature;</w:t>
      </w:r>
    </w:p>
    <w:p w:rsidR="00000000" w:rsidDel="00000000" w:rsidP="00000000" w:rsidRDefault="00000000" w:rsidRPr="00000000" w14:paraId="0000108F">
      <w:pPr>
        <w:rPr/>
      </w:pPr>
      <w:r w:rsidDel="00000000" w:rsidR="00000000" w:rsidRPr="00000000">
        <w:rPr>
          <w:rtl w:val="0"/>
        </w:rPr>
        <w:t xml:space="preserve">    record.humidity = humidity;</w:t>
      </w:r>
    </w:p>
    <w:p w:rsidR="00000000" w:rsidDel="00000000" w:rsidP="00000000" w:rsidRDefault="00000000" w:rsidRPr="00000000" w14:paraId="00001090">
      <w:pPr>
        <w:rPr/>
      </w:pPr>
      <w:r w:rsidDel="00000000" w:rsidR="00000000" w:rsidRPr="00000000">
        <w:rPr>
          <w:rtl w:val="0"/>
        </w:rPr>
        <w:t xml:space="preserv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Khi tạo JSON gửi Supabase, các giá trị lỗi không được ép thành số tùy tiện như 0 nếu điều đó làm sai ý nghĩa dữ liệu. Nhóm ưu tiên biểu diễn lỗi bằng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hoặc trạng thái lỗi để khi phân tích dữ liệu có thể lọc ra. </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b w:val="1"/>
          <w:bCs w:val="1"/>
        </w:rPr>
      </w:pPr>
      <w:r w:rsidDel="00000000" w:rsidR="00000000" w:rsidRPr="00000000">
        <w:rPr>
          <w:rtl w:val="0"/>
        </w:rPr>
      </w:r>
    </w:p>
    <w:p w:rsidR="00000000" w:rsidDel="00000000" w:rsidP="00000000" w:rsidRDefault="00000000" w:rsidRPr="00000000" w14:paraId="00001096">
      <w:pPr>
        <w:rPr>
          <w:b w:val="1"/>
          <w:bCs w:val="1"/>
        </w:rPr>
      </w:pPr>
      <w:r w:rsidDel="00000000" w:rsidR="00000000" w:rsidRPr="00000000">
        <w:rPr>
          <w:b w:val="1"/>
          <w:bCs w:val="1"/>
          <w:rtl w:val="0"/>
        </w:rPr>
        <w:t xml:space="preserve">7. Kiểm tra HTTP POST lên Supabase </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9.8571541433585"/>
        <w:gridCol w:w="4635.654656880266"/>
        <w:tblGridChange w:id="0">
          <w:tblGrid>
            <w:gridCol w:w="4389.8571541433585"/>
            <w:gridCol w:w="4635.65465688026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99">
            <w:pPr>
              <w:rPr/>
            </w:pPr>
            <w:r w:rsidDel="00000000" w:rsidR="00000000" w:rsidRPr="00000000">
              <w:rPr>
                <w:rtl w:val="0"/>
              </w:rPr>
              <w:t xml:space="preserve">Trường hợp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9A">
            <w:pPr>
              <w:rPr/>
            </w:pPr>
            <w:r w:rsidDel="00000000" w:rsidR="00000000" w:rsidRPr="00000000">
              <w:rPr>
                <w:rtl w:val="0"/>
              </w:rPr>
              <w:t xml:space="preserve">Hành động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9B">
            <w:pPr>
              <w:rPr/>
            </w:pPr>
            <w:r w:rsidDel="00000000" w:rsidR="00000000" w:rsidRPr="00000000">
              <w:rPr>
                <w:rtl w:val="0"/>
              </w:rPr>
              <w:t xml:space="preserve">HTTP 200/201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9C">
            <w:pPr>
              <w:rPr/>
            </w:pPr>
            <w:r w:rsidDel="00000000" w:rsidR="00000000" w:rsidRPr="00000000">
              <w:rPr>
                <w:rtl w:val="0"/>
              </w:rPr>
              <w:t xml:space="preserve">Xem là gửi thành công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9D">
            <w:pPr>
              <w:rPr/>
            </w:pPr>
            <w:r w:rsidDel="00000000" w:rsidR="00000000" w:rsidRPr="00000000">
              <w:rPr>
                <w:rtl w:val="0"/>
              </w:rPr>
              <w:t xml:space="preserve">HTTP 400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9E">
            <w:pPr>
              <w:rPr/>
            </w:pPr>
            <w:r w:rsidDel="00000000" w:rsidR="00000000" w:rsidRPr="00000000">
              <w:rPr>
                <w:rtl w:val="0"/>
              </w:rPr>
              <w:t xml:space="preserve">Kiểm tra cấu trúc JSON hoặc tên cột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9F">
            <w:pPr>
              <w:rPr/>
            </w:pPr>
            <w:r w:rsidDel="00000000" w:rsidR="00000000" w:rsidRPr="00000000">
              <w:rPr>
                <w:rtl w:val="0"/>
              </w:rPr>
              <w:t xml:space="preserve">HTTP 401/403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A0">
            <w:pPr>
              <w:rPr/>
            </w:pPr>
            <w:r w:rsidDel="00000000" w:rsidR="00000000" w:rsidRPr="00000000">
              <w:rPr>
                <w:rtl w:val="0"/>
              </w:rPr>
              <w:t xml:space="preserve">Kiểm tra API key hoặc quyền truy cập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A1">
            <w:pPr>
              <w:rPr/>
            </w:pPr>
            <w:r w:rsidDel="00000000" w:rsidR="00000000" w:rsidRPr="00000000">
              <w:rPr>
                <w:rtl w:val="0"/>
              </w:rPr>
              <w:t xml:space="preserve">HTTP timeout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A2">
            <w:pPr>
              <w:rPr/>
            </w:pPr>
            <w:r w:rsidDel="00000000" w:rsidR="00000000" w:rsidRPr="00000000">
              <w:rPr>
                <w:rtl w:val="0"/>
              </w:rPr>
              <w:t xml:space="preserve">Lưu cache vào SPIFFS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A3">
            <w:pPr>
              <w:rPr/>
            </w:pPr>
            <w:r w:rsidDel="00000000" w:rsidR="00000000" w:rsidRPr="00000000">
              <w:rPr>
                <w:rtl w:val="0"/>
              </w:rPr>
              <w:t xml:space="preserve">Wi-Fi mất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A4">
            <w:pPr>
              <w:rPr/>
            </w:pPr>
            <w:r w:rsidDel="00000000" w:rsidR="00000000" w:rsidRPr="00000000">
              <w:rPr>
                <w:rtl w:val="0"/>
              </w:rPr>
              <w:t xml:space="preserve">Không gửi, lưu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A5">
            <w:pPr>
              <w:rPr/>
            </w:pPr>
            <w:r w:rsidDel="00000000" w:rsidR="00000000" w:rsidRPr="00000000">
              <w:rPr>
                <w:rtl w:val="0"/>
              </w:rPr>
              <w:t xml:space="preserve">Dữ liệu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A6">
            <w:pPr>
              <w:rPr/>
            </w:pPr>
            <w:r w:rsidDel="00000000" w:rsidR="00000000" w:rsidRPr="00000000">
              <w:rPr>
                <w:rtl w:val="0"/>
              </w:rPr>
              <w:t xml:space="preserve">Không gửi dữ liệu rác</w:t>
            </w:r>
          </w:p>
        </w:tc>
      </w:tr>
    </w:tbl>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pseudo-code: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bool sendToSupabase(SensorRecord record) {</w:t>
      </w:r>
    </w:p>
    <w:p w:rsidR="00000000" w:rsidDel="00000000" w:rsidP="00000000" w:rsidRDefault="00000000" w:rsidRPr="00000000" w14:paraId="000010AB">
      <w:pPr>
        <w:rPr/>
      </w:pPr>
      <w:r w:rsidDel="00000000" w:rsidR="00000000" w:rsidRPr="00000000">
        <w:rPr>
          <w:rtl w:val="0"/>
        </w:rPr>
        <w:t xml:space="preserve">    if (!WiFi.isConnected()) {</w:t>
      </w:r>
    </w:p>
    <w:p w:rsidR="00000000" w:rsidDel="00000000" w:rsidP="00000000" w:rsidRDefault="00000000" w:rsidRPr="00000000" w14:paraId="000010AC">
      <w:pPr>
        <w:rPr/>
      </w:pPr>
      <w:r w:rsidDel="00000000" w:rsidR="00000000" w:rsidRPr="00000000">
        <w:rPr>
          <w:rtl w:val="0"/>
        </w:rPr>
        <w:t xml:space="preserve">        return false;</w:t>
      </w:r>
    </w:p>
    <w:p w:rsidR="00000000" w:rsidDel="00000000" w:rsidP="00000000" w:rsidRDefault="00000000" w:rsidRPr="00000000" w14:paraId="000010AD">
      <w:pPr>
        <w:rPr/>
      </w:pPr>
      <w:r w:rsidDel="00000000" w:rsidR="00000000" w:rsidRPr="00000000">
        <w:rPr>
          <w:rtl w:val="0"/>
        </w:rPr>
        <w:t xml:space="preserve">    }</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    String payload = buildJsonPayload(record);</w:t>
      </w:r>
    </w:p>
    <w:p w:rsidR="00000000" w:rsidDel="00000000" w:rsidP="00000000" w:rsidRDefault="00000000" w:rsidRPr="00000000" w14:paraId="000010B0">
      <w:pPr>
        <w:rPr/>
      </w:pPr>
      <w:r w:rsidDel="00000000" w:rsidR="00000000" w:rsidRPr="00000000">
        <w:rPr>
          <w:rtl w:val="0"/>
        </w:rPr>
        <w:t xml:space="preserve">    int httpCode = httpPost(payload);</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    return httpCode == 200 || httpCode == 201;</w:t>
      </w:r>
    </w:p>
    <w:p w:rsidR="00000000" w:rsidDel="00000000" w:rsidP="00000000" w:rsidRDefault="00000000" w:rsidRPr="00000000" w14:paraId="000010B3">
      <w:pPr>
        <w:rPr/>
      </w:pP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t xml:space="preserve">Nhóm ghi nhận rằng HTTP POST có thể mất nhiều thời gian nếu mạng yếu. Vì vậy, thao tác gửi cloud phải nằm trong TaskNetwork, không đặt trong TaskSensors.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b w:val="1"/>
          <w:bCs w:val="1"/>
        </w:rPr>
      </w:pPr>
      <w:r w:rsidDel="00000000" w:rsidR="00000000" w:rsidRPr="00000000">
        <w:rPr>
          <w:b w:val="1"/>
          <w:bCs w:val="1"/>
          <w:rtl w:val="0"/>
        </w:rPr>
        <w:t xml:space="preserve">8. Kiểm thử SPIFFS offline cache lâu hơn </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1. Cho hệ thống gửi dữ liệu thành công lên Supabase.</w:t>
      </w:r>
    </w:p>
    <w:p w:rsidR="00000000" w:rsidDel="00000000" w:rsidP="00000000" w:rsidRDefault="00000000" w:rsidRPr="00000000" w14:paraId="000010B9">
      <w:pPr>
        <w:rPr/>
      </w:pPr>
      <w:r w:rsidDel="00000000" w:rsidR="00000000" w:rsidRPr="00000000">
        <w:rPr>
          <w:rtl w:val="0"/>
        </w:rPr>
        <w:t xml:space="preserve">2. Tắt Wi-Fi hoặc ngắt kết nối mạng.</w:t>
      </w:r>
    </w:p>
    <w:p w:rsidR="00000000" w:rsidDel="00000000" w:rsidP="00000000" w:rsidRDefault="00000000" w:rsidRPr="00000000" w14:paraId="000010BA">
      <w:pPr>
        <w:rPr/>
      </w:pPr>
      <w:r w:rsidDel="00000000" w:rsidR="00000000" w:rsidRPr="00000000">
        <w:rPr>
          <w:rtl w:val="0"/>
        </w:rPr>
        <w:t xml:space="preserve">3. Để hệ thống tiếp tục chạy trong một khoảng thời gian.</w:t>
      </w:r>
    </w:p>
    <w:p w:rsidR="00000000" w:rsidDel="00000000" w:rsidP="00000000" w:rsidRDefault="00000000" w:rsidRPr="00000000" w14:paraId="000010BB">
      <w:pPr>
        <w:rPr/>
      </w:pPr>
      <w:r w:rsidDel="00000000" w:rsidR="00000000" w:rsidRPr="00000000">
        <w:rPr>
          <w:rtl w:val="0"/>
        </w:rPr>
        <w:t xml:space="preserve">4. Quan sát log ghi cache vào SPIFFS.</w:t>
      </w:r>
    </w:p>
    <w:p w:rsidR="00000000" w:rsidDel="00000000" w:rsidP="00000000" w:rsidRDefault="00000000" w:rsidRPr="00000000" w14:paraId="000010BC">
      <w:pPr>
        <w:rPr/>
      </w:pPr>
      <w:r w:rsidDel="00000000" w:rsidR="00000000" w:rsidRPr="00000000">
        <w:rPr>
          <w:rtl w:val="0"/>
        </w:rPr>
        <w:t xml:space="preserve">5. Bật lại Wi-Fi.</w:t>
      </w:r>
    </w:p>
    <w:p w:rsidR="00000000" w:rsidDel="00000000" w:rsidP="00000000" w:rsidRDefault="00000000" w:rsidRPr="00000000" w14:paraId="000010BD">
      <w:pPr>
        <w:rPr/>
      </w:pPr>
      <w:r w:rsidDel="00000000" w:rsidR="00000000" w:rsidRPr="00000000">
        <w:rPr>
          <w:rtl w:val="0"/>
        </w:rPr>
        <w:t xml:space="preserve">6. Kiểm tra hệ thống gửi lại các bản ghi đã cache.</w:t>
      </w:r>
    </w:p>
    <w:p w:rsidR="00000000" w:rsidDel="00000000" w:rsidP="00000000" w:rsidRDefault="00000000" w:rsidRPr="00000000" w14:paraId="000010BE">
      <w:pPr>
        <w:rPr/>
      </w:pPr>
      <w:r w:rsidDel="00000000" w:rsidR="00000000" w:rsidRPr="00000000">
        <w:rPr>
          <w:rtl w:val="0"/>
        </w:rPr>
        <w:t xml:space="preserve">7. Kiểm tra cache có được xóa/cập nhật sau khi gửi thành công không.</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thống nhất không lưu cache quá dài dòng để tránh tốn bộ nhớ. Nếu cache lớn, cần có cơ chế giới hạn số dòng hoặc xóa các dòng đã gửi thành công </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spacing w:after="240" w:before="240" w:lineRule="auto"/>
        <w:rPr>
          <w:b w:val="1"/>
          <w:bCs w:val="1"/>
        </w:rPr>
      </w:pPr>
      <w:r w:rsidDel="00000000" w:rsidR="00000000" w:rsidRPr="00000000">
        <w:rPr>
          <w:b w:val="1"/>
          <w:bCs w:val="1"/>
          <w:rtl w:val="0"/>
        </w:rPr>
        <w:t xml:space="preserve">Các rủi ro của SPIFFS:</w:t>
      </w:r>
    </w:p>
    <w:p w:rsidR="00000000" w:rsidDel="00000000" w:rsidP="00000000" w:rsidRDefault="00000000" w:rsidRPr="00000000" w14:paraId="000010C3">
      <w:pPr>
        <w:rPr/>
      </w:pPr>
      <w:r w:rsidDel="00000000" w:rsidR="00000000" w:rsidRPr="00000000">
        <w:rPr>
          <w:rtl w:val="0"/>
        </w:rPr>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236747162458"/>
        <w:gridCol w:w="5735.275063861165"/>
        <w:tblGridChange w:id="0">
          <w:tblGrid>
            <w:gridCol w:w="3290.236747162458"/>
            <w:gridCol w:w="5735.27506386116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4">
            <w:pPr>
              <w:rPr/>
            </w:pPr>
            <w:r w:rsidDel="00000000" w:rsidR="00000000" w:rsidRPr="00000000">
              <w:rPr>
                <w:rtl w:val="0"/>
              </w:rPr>
              <w:t xml:space="preserve">Rủi ro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5">
            <w:pPr>
              <w:rPr/>
            </w:pPr>
            <w:r w:rsidDel="00000000" w:rsidR="00000000" w:rsidRPr="00000000">
              <w:rPr>
                <w:rtl w:val="0"/>
              </w:rPr>
              <w:t xml:space="preserve">Biện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6">
            <w:pPr>
              <w:rPr/>
            </w:pPr>
            <w:r w:rsidDel="00000000" w:rsidR="00000000" w:rsidRPr="00000000">
              <w:rPr>
                <w:rtl w:val="0"/>
              </w:rPr>
              <w:t xml:space="preserve">File cache tăng quá lớn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7">
            <w:pPr>
              <w:rPr/>
            </w:pPr>
            <w:r w:rsidDel="00000000" w:rsidR="00000000" w:rsidRPr="00000000">
              <w:rPr>
                <w:rtl w:val="0"/>
              </w:rPr>
              <w:t xml:space="preserve">Giới hạn số dòng hoặc dung lượng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8">
            <w:pPr>
              <w:rPr/>
            </w:pPr>
            <w:r w:rsidDel="00000000" w:rsidR="00000000" w:rsidRPr="00000000">
              <w:rPr>
                <w:rtl w:val="0"/>
              </w:rPr>
              <w:t xml:space="preserve">Ghi file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9">
            <w:pPr>
              <w:rPr/>
            </w:pPr>
            <w:r w:rsidDel="00000000" w:rsidR="00000000" w:rsidRPr="00000000">
              <w:rPr>
                <w:rtl w:val="0"/>
              </w:rPr>
              <w:t xml:space="preserve">Kiểm tra kết quả mở file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A">
            <w:pPr>
              <w:rPr/>
            </w:pPr>
            <w:r w:rsidDel="00000000" w:rsidR="00000000" w:rsidRPr="00000000">
              <w:rPr>
                <w:rtl w:val="0"/>
              </w:rPr>
              <w:t xml:space="preserve">Mất điện khi đang ghi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B">
            <w:pPr>
              <w:rPr/>
            </w:pPr>
            <w:r w:rsidDel="00000000" w:rsidR="00000000" w:rsidRPr="00000000">
              <w:rPr>
                <w:rtl w:val="0"/>
              </w:rPr>
              <w:t xml:space="preserve">Chấp nhận mất tối đa một bản ghi, không làm hỏng toàn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C">
            <w:pPr>
              <w:rPr/>
            </w:pPr>
            <w:r w:rsidDel="00000000" w:rsidR="00000000" w:rsidRPr="00000000">
              <w:rPr>
                <w:rtl w:val="0"/>
              </w:rPr>
              <w:t xml:space="preserve">Gửi lại trùng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D">
            <w:pPr>
              <w:rPr/>
            </w:pPr>
            <w:r w:rsidDel="00000000" w:rsidR="00000000" w:rsidRPr="00000000">
              <w:rPr>
                <w:rtl w:val="0"/>
              </w:rPr>
              <w:t xml:space="preserve">Có thể thêm timestamp hoặc ID bản ghi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E">
            <w:pPr>
              <w:rPr/>
            </w:pPr>
            <w:r w:rsidDel="00000000" w:rsidR="00000000" w:rsidRPr="00000000">
              <w:rPr>
                <w:rtl w:val="0"/>
              </w:rPr>
              <w:t xml:space="preserve">Cache không xóa sau khi gửi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CF">
            <w:pPr>
              <w:rPr/>
            </w:pPr>
            <w:r w:rsidDel="00000000" w:rsidR="00000000" w:rsidRPr="00000000">
              <w:rPr>
                <w:rtl w:val="0"/>
              </w:rPr>
              <w:t xml:space="preserve">Kiểm tra lại logic flushCache()</w:t>
            </w:r>
          </w:p>
        </w:tc>
      </w:tr>
    </w:tbl>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b w:val="1"/>
          <w:bCs w:val="1"/>
        </w:rPr>
      </w:pPr>
      <w:r w:rsidDel="00000000" w:rsidR="00000000" w:rsidRPr="00000000">
        <w:rPr>
          <w:b w:val="1"/>
          <w:bCs w:val="1"/>
          <w:rtl w:val="0"/>
        </w:rPr>
        <w:t xml:space="preserve">9. Cập nhật bảng Risk Analysis </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tbl>
      <w:tblPr>
        <w:tblStyle w:val="Table13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5.8670109000077"/>
        <w:gridCol w:w="1619.8690453963086"/>
        <w:gridCol w:w="1653.0782057802878"/>
        <w:gridCol w:w="3656.6975489470206"/>
        <w:tblGridChange w:id="0">
          <w:tblGrid>
            <w:gridCol w:w="2095.8670109000077"/>
            <w:gridCol w:w="1619.8690453963086"/>
            <w:gridCol w:w="1653.0782057802878"/>
            <w:gridCol w:w="3656.6975489470206"/>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4">
            <w:pPr>
              <w:rPr/>
            </w:pPr>
            <w:r w:rsidDel="00000000" w:rsidR="00000000" w:rsidRPr="00000000">
              <w:rPr>
                <w:rtl w:val="0"/>
              </w:rPr>
              <w:t xml:space="preserve">Rủi ro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5">
            <w:pPr>
              <w:rPr/>
            </w:pPr>
            <w:r w:rsidDel="00000000" w:rsidR="00000000" w:rsidRPr="00000000">
              <w:rPr>
                <w:rtl w:val="0"/>
              </w:rPr>
              <w:t xml:space="preserve">Mức ảnh hưởng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6">
            <w:pPr>
              <w:rPr/>
            </w:pPr>
            <w:r w:rsidDel="00000000" w:rsidR="00000000" w:rsidRPr="00000000">
              <w:rPr>
                <w:rtl w:val="0"/>
              </w:rPr>
              <w:t xml:space="preserve">Khả năng xảy ra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7">
            <w:pPr>
              <w:rPr/>
            </w:pPr>
            <w:r w:rsidDel="00000000" w:rsidR="00000000" w:rsidRPr="00000000">
              <w:rPr>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8">
            <w:pPr>
              <w:rPr/>
            </w:pPr>
            <w:r w:rsidDel="00000000" w:rsidR="00000000" w:rsidRPr="00000000">
              <w:rPr>
                <w:rtl w:val="0"/>
              </w:rPr>
              <w:t xml:space="preserve">ESP32 reset khi quạt bật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9">
            <w:pPr>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A">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B">
            <w:pPr>
              <w:rPr/>
            </w:pPr>
            <w:r w:rsidDel="00000000" w:rsidR="00000000" w:rsidRPr="00000000">
              <w:rPr>
                <w:rtl w:val="0"/>
              </w:rPr>
              <w:t xml:space="preserve">Dùng nguồn đủ dòng, tụ lọc, transistor/MOSFET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C">
            <w:pPr>
              <w:rPr/>
            </w:pPr>
            <w:r w:rsidDel="00000000" w:rsidR="00000000" w:rsidRPr="00000000">
              <w:rPr>
                <w:rtl w:val="0"/>
              </w:rPr>
              <w:t xml:space="preserve">MQ135 ADC dao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D">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E">
            <w:pPr>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F">
            <w:pPr>
              <w:rPr/>
            </w:pPr>
            <w:r w:rsidDel="00000000" w:rsidR="00000000" w:rsidRPr="00000000">
              <w:rPr>
                <w:rtl w:val="0"/>
              </w:rPr>
              <w:t xml:space="preserve">Lọc trung bình, bỏ dữ liệu lúc mới bật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0">
            <w:pPr>
              <w:rPr/>
            </w:pPr>
            <w:r w:rsidDel="00000000" w:rsidR="00000000" w:rsidRPr="00000000">
              <w:rPr>
                <w:rtl w:val="0"/>
              </w:rPr>
              <w:t xml:space="preserve">GP2Y đọc sai do timing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1">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2">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3">
            <w:pPr>
              <w:rPr/>
            </w:pPr>
            <w:r w:rsidDel="00000000" w:rsidR="00000000" w:rsidRPr="00000000">
              <w:rPr>
                <w:rtl w:val="0"/>
              </w:rPr>
              <w:t xml:space="preserve">Tách hàm đọc riêng, kiểm tra timing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4">
            <w:pPr>
              <w:rPr/>
            </w:pPr>
            <w:r w:rsidDel="00000000" w:rsidR="00000000" w:rsidRPr="00000000">
              <w:rPr>
                <w:rtl w:val="0"/>
              </w:rPr>
              <w:t xml:space="preserve">DHT22 trả NaN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5">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6">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7">
            <w:pPr>
              <w:rPr/>
            </w:pPr>
            <w:r w:rsidDel="00000000" w:rsidR="00000000" w:rsidRPr="00000000">
              <w:rPr>
                <w:rtl w:val="0"/>
              </w:rPr>
              <w:t xml:space="preserve">Kiểm tra isnan(), đặt trạng thái lỗi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8">
            <w:pPr>
              <w:rPr/>
            </w:pPr>
            <w:r w:rsidDel="00000000" w:rsidR="00000000" w:rsidRPr="00000000">
              <w:rPr>
                <w:rtl w:val="0"/>
              </w:rPr>
              <w:t xml:space="preserve">OLED lỗi 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9">
            <w:pPr>
              <w:rPr/>
            </w:pPr>
            <w:r w:rsidDel="00000000" w:rsidR="00000000" w:rsidRPr="00000000">
              <w:rPr>
                <w:rtl w:val="0"/>
              </w:rPr>
              <w:t xml:space="preserve">Thấp-Trung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A">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B">
            <w:pPr>
              <w:rPr/>
            </w:pPr>
            <w:r w:rsidDel="00000000" w:rsidR="00000000" w:rsidRPr="00000000">
              <w:rPr>
                <w:rtl w:val="0"/>
              </w:rPr>
              <w:t xml:space="preserve">Dùng i2cMutex, kiểm tra địa chỉ</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C">
            <w:pPr>
              <w:rPr/>
            </w:pPr>
            <w:r w:rsidDel="00000000" w:rsidR="00000000" w:rsidRPr="00000000">
              <w:rPr>
                <w:rtl w:val="0"/>
              </w:rPr>
              <w:t xml:space="preserve">Wi-Fi mất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D">
            <w:pPr>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E">
            <w:pPr>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EF">
            <w:pPr>
              <w:rPr/>
            </w:pPr>
            <w:r w:rsidDel="00000000" w:rsidR="00000000" w:rsidRPr="00000000">
              <w:rPr>
                <w:rtl w:val="0"/>
              </w:rPr>
              <w:t xml:space="preserve">SPIFFS offline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0">
            <w:pPr>
              <w:rPr/>
            </w:pPr>
            <w:r w:rsidDel="00000000" w:rsidR="00000000" w:rsidRPr="00000000">
              <w:rPr>
                <w:rtl w:val="0"/>
              </w:rPr>
              <w:t xml:space="preserve">Supabase lỗi HTTP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1">
            <w:pPr>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2">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3">
            <w:pPr>
              <w:rPr/>
            </w:pPr>
            <w:r w:rsidDel="00000000" w:rsidR="00000000" w:rsidRPr="00000000">
              <w:rPr>
                <w:rtl w:val="0"/>
              </w:rPr>
              <w:t xml:space="preserve">Kiểm tra HTTP code, cache khi thất bại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4">
            <w:pPr>
              <w:rPr/>
            </w:pPr>
            <w:r w:rsidDel="00000000" w:rsidR="00000000" w:rsidRPr="00000000">
              <w:rPr>
                <w:rtl w:val="0"/>
              </w:rPr>
              <w:t xml:space="preserve">Cache SPIFFS đầy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5">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6">
            <w:pPr>
              <w:rPr/>
            </w:pPr>
            <w:r w:rsidDel="00000000" w:rsidR="00000000" w:rsidRPr="00000000">
              <w:rPr>
                <w:rtl w:val="0"/>
              </w:rPr>
              <w:t xml:space="preserve">Thấp-Trung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7">
            <w:pPr>
              <w:rPr/>
            </w:pPr>
            <w:r w:rsidDel="00000000" w:rsidR="00000000" w:rsidRPr="00000000">
              <w:rPr>
                <w:rtl w:val="0"/>
              </w:rPr>
              <w:t xml:space="preserve">Giới hạn dung lượng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8">
            <w:pPr>
              <w:rPr/>
            </w:pPr>
            <w:r w:rsidDel="00000000" w:rsidR="00000000" w:rsidRPr="00000000">
              <w:rPr>
                <w:rtl w:val="0"/>
              </w:rPr>
              <w:t xml:space="preserve">Dữ liệu rác lên cloud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9">
            <w:pPr>
              <w:rPr/>
            </w:pPr>
            <w:r w:rsidDel="00000000" w:rsidR="00000000" w:rsidRPr="00000000">
              <w:rPr>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A">
            <w:pPr>
              <w:rPr/>
            </w:pPr>
            <w:r w:rsidDel="00000000" w:rsidR="00000000" w:rsidRPr="00000000">
              <w:rPr>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FB">
            <w:pPr>
              <w:rPr/>
            </w:pPr>
            <w:r w:rsidDel="00000000" w:rsidR="00000000" w:rsidRPr="00000000">
              <w:rPr>
                <w:rtl w:val="0"/>
              </w:rPr>
              <w:t xml:space="preserve">Enum Status, không gửi NaN</w:t>
            </w:r>
          </w:p>
        </w:tc>
      </w:tr>
    </w:tbl>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b w:val="1"/>
          <w:bCs w:val="1"/>
        </w:rPr>
      </w:pPr>
      <w:r w:rsidDel="00000000" w:rsidR="00000000" w:rsidRPr="00000000">
        <w:rPr>
          <w:b w:val="1"/>
          <w:bCs w:val="1"/>
          <w:rtl w:val="0"/>
        </w:rPr>
        <w:t xml:space="preserve">10. Chuẩn bị dữ liệu cho Tuần 14 </w:t>
      </w:r>
    </w:p>
    <w:p w:rsidR="00000000" w:rsidDel="00000000" w:rsidP="00000000" w:rsidRDefault="00000000" w:rsidRPr="00000000" w14:paraId="00001100">
      <w:pPr>
        <w:rPr/>
      </w:pPr>
      <w:r w:rsidDel="00000000" w:rsidR="00000000" w:rsidRPr="00000000">
        <w:rPr>
          <w:rtl w:val="0"/>
        </w:rPr>
        <w:t xml:space="preserve">Tuần 14 sẽ tập trung vào biểu đồ, đánh giá và hoàn thiện prototype. Vì vậy, Tuần 13 chuẩn bị cấu trúc dữ liệu: </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data/</w:t>
      </w:r>
    </w:p>
    <w:p w:rsidR="00000000" w:rsidDel="00000000" w:rsidP="00000000" w:rsidRDefault="00000000" w:rsidRPr="00000000" w14:paraId="00001103">
      <w:pPr>
        <w:rPr/>
      </w:pPr>
      <w:r w:rsidDel="00000000" w:rsidR="00000000" w:rsidRPr="00000000">
        <w:rPr>
          <w:rtl w:val="0"/>
        </w:rPr>
        <w:t xml:space="preserve">├── raw/</w:t>
      </w:r>
    </w:p>
    <w:p w:rsidR="00000000" w:rsidDel="00000000" w:rsidP="00000000" w:rsidRDefault="00000000" w:rsidRPr="00000000" w14:paraId="00001104">
      <w:pPr>
        <w:rPr/>
      </w:pPr>
      <w:r w:rsidDel="00000000" w:rsidR="00000000" w:rsidRPr="00000000">
        <w:rPr>
          <w:rtl w:val="0"/>
        </w:rPr>
        <w:t xml:space="preserve">│   └── measurement_week13.csv</w:t>
      </w:r>
    </w:p>
    <w:p w:rsidR="00000000" w:rsidDel="00000000" w:rsidP="00000000" w:rsidRDefault="00000000" w:rsidRPr="00000000" w14:paraId="00001105">
      <w:pPr>
        <w:rPr/>
      </w:pPr>
      <w:r w:rsidDel="00000000" w:rsidR="00000000" w:rsidRPr="00000000">
        <w:rPr>
          <w:rtl w:val="0"/>
        </w:rPr>
        <w:t xml:space="preserve">├── processed/</w:t>
      </w:r>
    </w:p>
    <w:p w:rsidR="00000000" w:rsidDel="00000000" w:rsidP="00000000" w:rsidRDefault="00000000" w:rsidRPr="00000000" w14:paraId="00001106">
      <w:pPr>
        <w:rPr/>
      </w:pPr>
      <w:r w:rsidDel="00000000" w:rsidR="00000000" w:rsidRPr="00000000">
        <w:rPr>
          <w:rtl w:val="0"/>
        </w:rPr>
        <w:t xml:space="preserve">│   └── measurement_week13_clean.csv</w:t>
      </w:r>
    </w:p>
    <w:p w:rsidR="00000000" w:rsidDel="00000000" w:rsidP="00000000" w:rsidRDefault="00000000" w:rsidRPr="00000000" w14:paraId="00001107">
      <w:pPr>
        <w:rPr/>
      </w:pPr>
      <w:r w:rsidDel="00000000" w:rsidR="00000000" w:rsidRPr="00000000">
        <w:rPr>
          <w:rtl w:val="0"/>
        </w:rPr>
        <w:t xml:space="preserve">└── charts/</w:t>
      </w:r>
    </w:p>
    <w:p w:rsidR="00000000" w:rsidDel="00000000" w:rsidP="00000000" w:rsidRDefault="00000000" w:rsidRPr="00000000" w14:paraId="00001108">
      <w:pPr>
        <w:rPr/>
      </w:pPr>
      <w:r w:rsidDel="00000000" w:rsidR="00000000" w:rsidRPr="00000000">
        <w:rPr>
          <w:rtl w:val="0"/>
        </w:rPr>
        <w:t xml:space="preserve">    ├── temperature_humidity.png</w:t>
      </w:r>
    </w:p>
    <w:p w:rsidR="00000000" w:rsidDel="00000000" w:rsidP="00000000" w:rsidRDefault="00000000" w:rsidRPr="00000000" w14:paraId="00001109">
      <w:pPr>
        <w:rPr/>
      </w:pPr>
      <w:r w:rsidDel="00000000" w:rsidR="00000000" w:rsidRPr="00000000">
        <w:rPr>
          <w:rtl w:val="0"/>
        </w:rPr>
        <w:t xml:space="preserve">    ├── mq135_raw_voltage.png</w:t>
      </w:r>
    </w:p>
    <w:p w:rsidR="00000000" w:rsidDel="00000000" w:rsidP="00000000" w:rsidRDefault="00000000" w:rsidRPr="00000000" w14:paraId="0000110A">
      <w:pPr>
        <w:rPr/>
      </w:pPr>
      <w:r w:rsidDel="00000000" w:rsidR="00000000" w:rsidRPr="00000000">
        <w:rPr>
          <w:rtl w:val="0"/>
        </w:rPr>
        <w:t xml:space="preserve">    ├── dust_raw_density.png</w:t>
      </w:r>
    </w:p>
    <w:p w:rsidR="00000000" w:rsidDel="00000000" w:rsidP="00000000" w:rsidRDefault="00000000" w:rsidRPr="00000000" w14:paraId="0000110B">
      <w:pPr>
        <w:rPr/>
      </w:pPr>
      <w:r w:rsidDel="00000000" w:rsidR="00000000" w:rsidRPr="00000000">
        <w:rPr>
          <w:rtl w:val="0"/>
        </w:rPr>
        <w:t xml:space="preserve">    └── wifi_cache_status.png</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Các trường dữ liệu cần có: </w:t>
      </w:r>
    </w:p>
    <w:tbl>
      <w:tblPr>
        <w:tblStyle w:val="Table137"/>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2585"/>
        <w:tblGridChange w:id="0">
          <w:tblGrid>
            <w:gridCol w:w="2570"/>
            <w:gridCol w:w="258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0E">
            <w:pPr>
              <w:rPr/>
            </w:pPr>
            <w:r w:rsidDel="00000000" w:rsidR="00000000" w:rsidRPr="00000000">
              <w:rPr>
                <w:rtl w:val="0"/>
              </w:rPr>
              <w:t xml:space="preserve">Trường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0F">
            <w:pPr>
              <w:rPr/>
            </w:pPr>
            <w:r w:rsidDel="00000000" w:rsidR="00000000" w:rsidRPr="00000000">
              <w:rPr>
                <w:rtl w:val="0"/>
              </w:rPr>
              <w:t xml:space="preserve">Ý nghĩa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0">
            <w:pPr>
              <w:rPr/>
            </w:pPr>
            <w:r w:rsidDel="00000000" w:rsidR="00000000" w:rsidRPr="00000000">
              <w:rPr>
                <w:rtl w:val="0"/>
              </w:rPr>
              <w:t xml:space="preserve">timestamp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1">
            <w:pPr>
              <w:rPr/>
            </w:pPr>
            <w:r w:rsidDel="00000000" w:rsidR="00000000" w:rsidRPr="00000000">
              <w:rPr>
                <w:rtl w:val="0"/>
              </w:rPr>
              <w:t xml:space="preserve">Thời gian ghi nhận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2">
            <w:pPr>
              <w:rPr/>
            </w:pPr>
            <w:r w:rsidDel="00000000" w:rsidR="00000000" w:rsidRPr="00000000">
              <w:rPr>
                <w:rtl w:val="0"/>
              </w:rPr>
              <w:t xml:space="preserve">temperature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3">
            <w:pPr>
              <w:rPr/>
            </w:pPr>
            <w:r w:rsidDel="00000000" w:rsidR="00000000" w:rsidRPr="00000000">
              <w:rPr>
                <w:rtl w:val="0"/>
              </w:rPr>
              <w:t xml:space="preserve">Nhiệt độ từ DHT22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4">
            <w:pPr>
              <w:rPr/>
            </w:pPr>
            <w:r w:rsidDel="00000000" w:rsidR="00000000" w:rsidRPr="00000000">
              <w:rPr>
                <w:rtl w:val="0"/>
              </w:rPr>
              <w:t xml:space="preserve">humidity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5">
            <w:pPr>
              <w:rPr/>
            </w:pPr>
            <w:r w:rsidDel="00000000" w:rsidR="00000000" w:rsidRPr="00000000">
              <w:rPr>
                <w:rtl w:val="0"/>
              </w:rPr>
              <w:t xml:space="preserve">Độ ẩm từ DHT22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6">
            <w:pPr>
              <w:rPr/>
            </w:pPr>
            <w:r w:rsidDel="00000000" w:rsidR="00000000" w:rsidRPr="00000000">
              <w:rPr>
                <w:rtl w:val="0"/>
              </w:rPr>
              <w:t xml:space="preserve">mq135_raw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7">
            <w:pPr>
              <w:rPr/>
            </w:pPr>
            <w:r w:rsidDel="00000000" w:rsidR="00000000" w:rsidRPr="00000000">
              <w:rPr>
                <w:rtl w:val="0"/>
              </w:rPr>
              <w:t xml:space="preserve">Giá trị ADC MQ135</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8">
            <w:pPr>
              <w:rPr/>
            </w:pPr>
            <w:r w:rsidDel="00000000" w:rsidR="00000000" w:rsidRPr="00000000">
              <w:rPr>
                <w:rtl w:val="0"/>
              </w:rPr>
              <w:t xml:space="preserve">mq135_voltage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9">
            <w:pPr>
              <w:rPr/>
            </w:pPr>
            <w:r w:rsidDel="00000000" w:rsidR="00000000" w:rsidRPr="00000000">
              <w:rPr>
                <w:rtl w:val="0"/>
              </w:rPr>
              <w:t xml:space="preserve">Điện áp MQ135 tại ADC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A">
            <w:pPr>
              <w:rPr/>
            </w:pPr>
            <w:r w:rsidDel="00000000" w:rsidR="00000000" w:rsidRPr="00000000">
              <w:rPr>
                <w:rtl w:val="0"/>
              </w:rPr>
              <w:t xml:space="preserve">dust_raw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B">
            <w:pPr>
              <w:rPr/>
            </w:pPr>
            <w:r w:rsidDel="00000000" w:rsidR="00000000" w:rsidRPr="00000000">
              <w:rPr>
                <w:rtl w:val="0"/>
              </w:rPr>
              <w:t xml:space="preserve">Giá trị ADC GP2Y</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C">
            <w:pPr>
              <w:rPr/>
            </w:pPr>
            <w:r w:rsidDel="00000000" w:rsidR="00000000" w:rsidRPr="00000000">
              <w:rPr>
                <w:rtl w:val="0"/>
              </w:rPr>
              <w:t xml:space="preserve">dust_density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D">
            <w:pPr>
              <w:rPr/>
            </w:pPr>
            <w:r w:rsidDel="00000000" w:rsidR="00000000" w:rsidRPr="00000000">
              <w:rPr>
                <w:rtl w:val="0"/>
              </w:rPr>
              <w:t xml:space="preserve">Giá trị bụi tham khảo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E">
            <w:pPr>
              <w:rPr/>
            </w:pPr>
            <w:r w:rsidDel="00000000" w:rsidR="00000000" w:rsidRPr="00000000">
              <w:rPr>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1F">
            <w:pPr>
              <w:rPr/>
            </w:pPr>
            <w:r w:rsidDel="00000000" w:rsidR="00000000" w:rsidRPr="00000000">
              <w:rPr>
                <w:rtl w:val="0"/>
              </w:rPr>
              <w:t xml:space="preserve">Trạng thái dữ liệu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0">
            <w:pPr>
              <w:rPr/>
            </w:pPr>
            <w:r w:rsidDel="00000000" w:rsidR="00000000" w:rsidRPr="00000000">
              <w:rPr>
                <w:rtl w:val="0"/>
              </w:rPr>
              <w:t xml:space="preserve">wifi_status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1">
            <w:pPr>
              <w:rPr/>
            </w:pPr>
            <w:r w:rsidDel="00000000" w:rsidR="00000000" w:rsidRPr="00000000">
              <w:rPr>
                <w:rtl w:val="0"/>
              </w:rPr>
              <w:t xml:space="preserve">Trạng thái Wi-Fi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2">
            <w:pPr>
              <w:rPr/>
            </w:pPr>
            <w:r w:rsidDel="00000000" w:rsidR="00000000" w:rsidRPr="00000000">
              <w:rPr>
                <w:rtl w:val="0"/>
              </w:rPr>
              <w:t xml:space="preserve">cache_status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3">
            <w:pPr>
              <w:rPr/>
            </w:pPr>
            <w:r w:rsidDel="00000000" w:rsidR="00000000" w:rsidRPr="00000000">
              <w:rPr>
                <w:rtl w:val="0"/>
              </w:rPr>
              <w:t xml:space="preserve">Trạng thái cache</w:t>
            </w:r>
          </w:p>
        </w:tc>
      </w:tr>
    </w:tbl>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b w:val="1"/>
          <w:bCs w:val="1"/>
        </w:rPr>
      </w:pPr>
      <w:r w:rsidDel="00000000" w:rsidR="00000000" w:rsidRPr="00000000">
        <w:rPr>
          <w:b w:val="1"/>
          <w:bCs w:val="1"/>
          <w:rtl w:val="0"/>
        </w:rPr>
        <w:t xml:space="preserve">KẾT QUẢ ĐẠT ĐƯỢC</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7.0544394241224"/>
        <w:gridCol w:w="3515.1235145886103"/>
        <w:gridCol w:w="1699.9367816453114"/>
        <w:gridCol w:w="3223.3970753655803"/>
        <w:tblGridChange w:id="0">
          <w:tblGrid>
            <w:gridCol w:w="587.0544394241224"/>
            <w:gridCol w:w="3515.1235145886103"/>
            <w:gridCol w:w="1699.9367816453114"/>
            <w:gridCol w:w="3223.397075365580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A">
            <w:pPr>
              <w:rPr/>
            </w:pPr>
            <w:r w:rsidDel="00000000" w:rsidR="00000000" w:rsidRPr="00000000">
              <w:rPr>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B">
            <w:pPr>
              <w:rPr/>
            </w:pPr>
            <w:r w:rsidDel="00000000" w:rsidR="00000000" w:rsidRPr="00000000">
              <w:rPr>
                <w:rtl w:val="0"/>
              </w:rPr>
              <w:t xml:space="preserve">Kết quả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C">
            <w:pPr>
              <w:rPr/>
            </w:pPr>
            <w:r w:rsidDel="00000000" w:rsidR="00000000" w:rsidRPr="00000000">
              <w:rPr>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D">
            <w:pPr>
              <w:rPr/>
            </w:pPr>
            <w:r w:rsidDel="00000000" w:rsidR="00000000" w:rsidRPr="00000000">
              <w:rPr>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E">
            <w:pPr>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2F">
            <w:pPr>
              <w:rPr/>
            </w:pPr>
            <w:r w:rsidDel="00000000" w:rsidR="00000000" w:rsidRPr="00000000">
              <w:rPr>
                <w:rtl w:val="0"/>
              </w:rPr>
              <w:t xml:space="preserve">Kiểm tra hoạt động các task FreeRTOS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0">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1">
            <w:pPr>
              <w:rPr/>
            </w:pPr>
            <w:r w:rsidDel="00000000" w:rsidR="00000000" w:rsidRPr="00000000">
              <w:rPr>
                <w:rtl w:val="0"/>
              </w:rPr>
              <w:t xml:space="preserve">Các task đã chạy theo chu kỳ riêng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2">
            <w:pPr>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3">
            <w:pPr>
              <w:rPr/>
            </w:pPr>
            <w:r w:rsidDel="00000000" w:rsidR="00000000" w:rsidRPr="00000000">
              <w:rPr>
                <w:rtl w:val="0"/>
              </w:rPr>
              <w:t xml:space="preserve">Rà soát cơ chế dataMutex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4">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5">
            <w:pPr>
              <w:rPr/>
            </w:pPr>
            <w:r w:rsidDel="00000000" w:rsidR="00000000" w:rsidRPr="00000000">
              <w:rPr>
                <w:rtl w:val="0"/>
              </w:rPr>
              <w:t xml:space="preserve">Tránh đọc/ghi dữ liệu đồng thời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6">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7">
            <w:pPr>
              <w:rPr/>
            </w:pPr>
            <w:r w:rsidDel="00000000" w:rsidR="00000000" w:rsidRPr="00000000">
              <w:rPr>
                <w:rtl w:val="0"/>
              </w:rPr>
              <w:t xml:space="preserve">Rà soát cơ chế i2cMutex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8">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9">
            <w:pPr>
              <w:rPr/>
            </w:pPr>
            <w:r w:rsidDel="00000000" w:rsidR="00000000" w:rsidRPr="00000000">
              <w:rPr>
                <w:rtl w:val="0"/>
              </w:rPr>
              <w:t xml:space="preserve">Hữu ích nếu nhiều thiết bị dùng I2C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A">
            <w:pPr>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B">
            <w:pPr>
              <w:rPr/>
            </w:pPr>
            <w:r w:rsidDel="00000000" w:rsidR="00000000" w:rsidRPr="00000000">
              <w:rPr>
                <w:rtl w:val="0"/>
              </w:rPr>
              <w:t xml:space="preserve">Tối ưu đọc MQ135 bằng trung bình mẫu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C">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D">
            <w:pPr>
              <w:rPr/>
            </w:pPr>
            <w:r w:rsidDel="00000000" w:rsidR="00000000" w:rsidRPr="00000000">
              <w:rPr>
                <w:rtl w:val="0"/>
              </w:rPr>
              <w:t xml:space="preserve">Giảm dao động ADC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E">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3F">
            <w:pPr>
              <w:rPr/>
            </w:pPr>
            <w:r w:rsidDel="00000000" w:rsidR="00000000" w:rsidRPr="00000000">
              <w:rPr>
                <w:rtl w:val="0"/>
              </w:rPr>
              <w:t xml:space="preserve">Tối ưu đọc GP2Y bằng hàm riêng và 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0">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1">
            <w:pPr>
              <w:rPr/>
            </w:pPr>
            <w:r w:rsidDel="00000000" w:rsidR="00000000" w:rsidRPr="00000000">
              <w:rPr>
                <w:rtl w:val="0"/>
              </w:rPr>
              <w:t xml:space="preserve">Cần kiểm tra thêm trong buồng đo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2">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3">
            <w:pPr>
              <w:rPr/>
            </w:pPr>
            <w:r w:rsidDel="00000000" w:rsidR="00000000" w:rsidRPr="00000000">
              <w:rPr>
                <w:rtl w:val="0"/>
              </w:rPr>
              <w:t xml:space="preserve">Bổ sung Enum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4">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5">
            <w:pPr>
              <w:rPr/>
            </w:pPr>
            <w:r w:rsidDel="00000000" w:rsidR="00000000" w:rsidRPr="00000000">
              <w:rPr>
                <w:rtl w:val="0"/>
              </w:rPr>
              <w:t xml:space="preserve">Giúp không gửi dữ liệu lỗi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6">
            <w:pP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7">
            <w:pPr>
              <w:rPr/>
            </w:pPr>
            <w:r w:rsidDel="00000000" w:rsidR="00000000" w:rsidRPr="00000000">
              <w:rPr>
                <w:rtl w:val="0"/>
              </w:rPr>
              <w:t xml:space="preserve">Kiểm tra HTTP POST Supabase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8">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9">
            <w:pPr>
              <w:rPr/>
            </w:pPr>
            <w:r w:rsidDel="00000000" w:rsidR="00000000" w:rsidRPr="00000000">
              <w:rPr>
                <w:rtl w:val="0"/>
              </w:rPr>
              <w:t xml:space="preserve">Cần thử thêm mạng yếu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A">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B">
            <w:pPr>
              <w:rPr/>
            </w:pPr>
            <w:r w:rsidDel="00000000" w:rsidR="00000000" w:rsidRPr="00000000">
              <w:rPr>
                <w:rtl w:val="0"/>
              </w:rPr>
              <w:t xml:space="preserve">Kiểm thử SPIFFS cache lâu hơn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C">
            <w:pPr>
              <w:rPr/>
            </w:pPr>
            <w:r w:rsidDel="00000000" w:rsidR="00000000" w:rsidRPr="00000000">
              <w:rPr>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D">
            <w:pPr>
              <w:rPr/>
            </w:pPr>
            <w:r w:rsidDel="00000000" w:rsidR="00000000" w:rsidRPr="00000000">
              <w:rPr>
                <w:rtl w:val="0"/>
              </w:rPr>
              <w:t xml:space="preserve">Cần giới hạn dung lượng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E">
            <w:pP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4F">
            <w:pPr>
              <w:rPr/>
            </w:pPr>
            <w:r w:rsidDel="00000000" w:rsidR="00000000" w:rsidRPr="00000000">
              <w:rPr>
                <w:rtl w:val="0"/>
              </w:rPr>
              <w:t xml:space="preserve">Cập nhật bảng Risk Analysis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0">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1">
            <w:pPr>
              <w:rPr/>
            </w:pPr>
            <w:r w:rsidDel="00000000" w:rsidR="00000000" w:rsidRPr="00000000">
              <w:rPr>
                <w:rtl w:val="0"/>
              </w:rPr>
              <w:t xml:space="preserve">Có rủi ro và giải pháp rõ ràng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2">
            <w:pP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3">
            <w:pPr>
              <w:rPr/>
            </w:pPr>
            <w:r w:rsidDel="00000000" w:rsidR="00000000" w:rsidRPr="00000000">
              <w:rPr>
                <w:rtl w:val="0"/>
              </w:rPr>
              <w:t xml:space="preserve">Chuẩn bị cấu trúc dữ liệu cho Tuần 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4">
            <w:pPr>
              <w:rPr/>
            </w:pPr>
            <w:r w:rsidDel="00000000" w:rsidR="00000000" w:rsidRPr="00000000">
              <w:rPr>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5">
            <w:pPr>
              <w:rPr/>
            </w:pPr>
            <w:r w:rsidDel="00000000" w:rsidR="00000000" w:rsidRPr="00000000">
              <w:rPr>
                <w:rtl w:val="0"/>
              </w:rPr>
              <w:t xml:space="preserve">Sẵn sàng để vẽ biểu đồ</w:t>
            </w:r>
          </w:p>
        </w:tc>
      </w:tr>
    </w:tbl>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b w:val="1"/>
          <w:bCs w:val="1"/>
        </w:rPr>
      </w:pPr>
      <w:r w:rsidDel="00000000" w:rsidR="00000000" w:rsidRPr="00000000">
        <w:rPr>
          <w:b w:val="1"/>
          <w:bCs w:val="1"/>
          <w:rtl w:val="0"/>
        </w:rPr>
        <w:t xml:space="preserve">VẤN ĐỀ VÀ GIẢI PHÁP</w:t>
      </w:r>
    </w:p>
    <w:p w:rsidR="00000000" w:rsidDel="00000000" w:rsidP="00000000" w:rsidRDefault="00000000" w:rsidRPr="00000000" w14:paraId="00001159">
      <w:pPr>
        <w:rPr>
          <w:b w:val="1"/>
          <w:bCs w:val="1"/>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3.0980419482967"/>
        <w:gridCol w:w="3660.7901888370156"/>
        <w:gridCol w:w="3141.623580238311"/>
        <w:tblGridChange w:id="0">
          <w:tblGrid>
            <w:gridCol w:w="2223.0980419482967"/>
            <w:gridCol w:w="3660.7901888370156"/>
            <w:gridCol w:w="3141.623580238311"/>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B">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C">
            <w:pPr>
              <w:rPr/>
            </w:pPr>
            <w:r w:rsidDel="00000000" w:rsidR="00000000" w:rsidRPr="00000000">
              <w:rPr>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D">
            <w:pPr>
              <w:rPr/>
            </w:pPr>
            <w:r w:rsidDel="00000000" w:rsidR="00000000" w:rsidRPr="00000000">
              <w:rPr>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E">
            <w:pPr>
              <w:rPr/>
            </w:pPr>
            <w:r w:rsidDel="00000000" w:rsidR="00000000" w:rsidRPr="00000000">
              <w:rPr>
                <w:rtl w:val="0"/>
              </w:rPr>
              <w:t xml:space="preserve">Dữ liệu analog vẫn dao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5F">
            <w:pPr>
              <w:rPr/>
            </w:pPr>
            <w:r w:rsidDel="00000000" w:rsidR="00000000" w:rsidRPr="00000000">
              <w:rPr>
                <w:rtl w:val="0"/>
              </w:rPr>
              <w:t xml:space="preserve">Lọc trung bình giảm dao động nhưng không loại bỏ hoàn toàn nhiễu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0">
            <w:pPr>
              <w:rPr/>
            </w:pPr>
            <w:r w:rsidDel="00000000" w:rsidR="00000000" w:rsidRPr="00000000">
              <w:rPr>
                <w:rtl w:val="0"/>
              </w:rPr>
              <w:t xml:space="preserve">Lấy trung bình nhiều mẫu, giữ dây analog ngắn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1">
            <w:pPr>
              <w:rPr/>
            </w:pPr>
            <w:r w:rsidDel="00000000" w:rsidR="00000000" w:rsidRPr="00000000">
              <w:rPr>
                <w:rtl w:val="0"/>
              </w:rPr>
              <w:t xml:space="preserve">MQ135 chưa thể quy đổi ppm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2">
            <w:pPr>
              <w:rPr/>
            </w:pPr>
            <w:r w:rsidDel="00000000" w:rsidR="00000000" w:rsidRPr="00000000">
              <w:rPr>
                <w:rtl w:val="0"/>
              </w:rPr>
              <w:t xml:space="preserve">Thiếu khí chuẩn và quy trình hiệu chuẩn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3">
            <w:pPr>
              <w:rPr/>
            </w:pPr>
            <w:r w:rsidDel="00000000" w:rsidR="00000000" w:rsidRPr="00000000">
              <w:rPr>
                <w:rtl w:val="0"/>
              </w:rPr>
              <w:t xml:space="preserve">Trình bày ở dạng raw/voltage và xu hướng tương đối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4">
            <w:pPr>
              <w:rPr/>
            </w:pPr>
            <w:r w:rsidDel="00000000" w:rsidR="00000000" w:rsidRPr="00000000">
              <w:rPr>
                <w:rtl w:val="0"/>
              </w:rPr>
              <w:t xml:space="preserve">GP2Y phụ thuộc luồng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5">
            <w:pPr>
              <w:rPr/>
            </w:pPr>
            <w:r w:rsidDel="00000000" w:rsidR="00000000" w:rsidRPr="00000000">
              <w:rPr>
                <w:rtl w:val="0"/>
              </w:rPr>
              <w:t xml:space="preserve">Vị trí cảm biến và quạt ảnh hưởng kết quả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6">
            <w:pPr>
              <w:rPr/>
            </w:pPr>
            <w:r w:rsidDel="00000000" w:rsidR="00000000" w:rsidRPr="00000000">
              <w:rPr>
                <w:rtl w:val="0"/>
              </w:rPr>
              <w:t xml:space="preserve">Đưa cảm biến vào buồng đo, giữ quạt chạy ổn định khi đo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7">
            <w:pPr>
              <w:rPr/>
            </w:pPr>
            <w:r w:rsidDel="00000000" w:rsidR="00000000" w:rsidRPr="00000000">
              <w:rPr>
                <w:rtl w:val="0"/>
              </w:rPr>
              <w:t xml:space="preserve">Wi-Fi gây độ trễ HTTP POST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8">
            <w:pPr>
              <w:rPr/>
            </w:pPr>
            <w:r w:rsidDel="00000000" w:rsidR="00000000" w:rsidRPr="00000000">
              <w:rPr>
                <w:rtl w:val="0"/>
              </w:rPr>
              <w:t xml:space="preserve">Khi mạng yếu, thời gian gửi có thể dài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9">
            <w:pPr>
              <w:rPr/>
            </w:pPr>
            <w:r w:rsidDel="00000000" w:rsidR="00000000" w:rsidRPr="00000000">
              <w:rPr>
                <w:rtl w:val="0"/>
              </w:rPr>
              <w:t xml:space="preserve">Tách sang TaskNetwork, đặt timeout hợp lý</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A">
            <w:pPr>
              <w:rPr/>
            </w:pPr>
            <w:r w:rsidDel="00000000" w:rsidR="00000000" w:rsidRPr="00000000">
              <w:rPr>
                <w:rtl w:val="0"/>
              </w:rPr>
              <w:t xml:space="preserve">SPIFFS cache cần giới hạn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B">
            <w:pPr>
              <w:rPr/>
            </w:pPr>
            <w:r w:rsidDel="00000000" w:rsidR="00000000" w:rsidRPr="00000000">
              <w:rPr>
                <w:rtl w:val="0"/>
              </w:rPr>
              <w:t xml:space="preserve">Nếu mất mạng lâu, file cache có thể tăng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C">
            <w:pPr>
              <w:rPr/>
            </w:pPr>
            <w:r w:rsidDel="00000000" w:rsidR="00000000" w:rsidRPr="00000000">
              <w:rPr>
                <w:rtl w:val="0"/>
              </w:rPr>
              <w:t xml:space="preserve">Ghi cache dạng dòng ngắn, giới hạn số bản ghi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D">
            <w:pPr>
              <w:rPr/>
            </w:pPr>
            <w:r w:rsidDel="00000000" w:rsidR="00000000" w:rsidRPr="00000000">
              <w:rPr>
                <w:rtl w:val="0"/>
              </w:rPr>
              <w:t xml:space="preserve">Dữ liệu lỗi cần biểu diễn đúng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E">
            <w:pPr>
              <w:rPr/>
            </w:pPr>
            <w:r w:rsidDel="00000000" w:rsidR="00000000" w:rsidRPr="00000000">
              <w:rPr>
                <w:rtl w:val="0"/>
              </w:rPr>
              <w:t xml:space="preserve">Không nên biến lỗi thành số 0 vì dễ gây hiểu nhầm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6F">
            <w:pPr>
              <w:rPr/>
            </w:pPr>
            <w:r w:rsidDel="00000000" w:rsidR="00000000" w:rsidRPr="00000000">
              <w:rPr>
                <w:rtl w:val="0"/>
              </w:rPr>
              <w:t xml:space="preserve">Dùng Enum Status và gửi null hoặc bỏ qua trường lỗi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70">
            <w:pPr>
              <w:rPr/>
            </w:pPr>
            <w:r w:rsidDel="00000000" w:rsidR="00000000" w:rsidRPr="00000000">
              <w:rPr>
                <w:rtl w:val="0"/>
              </w:rPr>
              <w:t xml:space="preserve">Mutex nếu dùng sai có thể gây deadlock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71">
            <w:pPr>
              <w:rPr/>
            </w:pPr>
            <w:r w:rsidDel="00000000" w:rsidR="00000000" w:rsidRPr="00000000">
              <w:rPr>
                <w:rtl w:val="0"/>
              </w:rPr>
              <w:t xml:space="preserve">Cần giữ mutex ngắn và trả mutex đúng cách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72">
            <w:pPr>
              <w:rPr/>
            </w:pPr>
            <w:r w:rsidDel="00000000" w:rsidR="00000000" w:rsidRPr="00000000">
              <w:rPr>
                <w:rtl w:val="0"/>
              </w:rPr>
              <w:t xml:space="preserve">Không giữ Mutex khi gửi HTTP hoặc ghi file lâu</w:t>
            </w:r>
          </w:p>
        </w:tc>
      </w:tr>
    </w:tbl>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b w:val="1"/>
          <w:bCs w:val="1"/>
        </w:rPr>
      </w:pPr>
      <w:r w:rsidDel="00000000" w:rsidR="00000000" w:rsidRPr="00000000">
        <w:rPr>
          <w:b w:val="1"/>
          <w:bCs w:val="1"/>
          <w:rtl w:val="0"/>
        </w:rPr>
        <w:t xml:space="preserve">BÀI HỌC KINH NGHIỆM</w:t>
      </w:r>
    </w:p>
    <w:p w:rsidR="00000000" w:rsidDel="00000000" w:rsidP="00000000" w:rsidRDefault="00000000" w:rsidRPr="00000000" w14:paraId="00001175">
      <w:pPr>
        <w:rPr>
          <w:b w:val="1"/>
          <w:bCs w:val="1"/>
        </w:rPr>
      </w:pPr>
      <w:r w:rsidDel="00000000" w:rsidR="00000000" w:rsidRPr="00000000">
        <w:rPr>
          <w:rtl w:val="0"/>
        </w:rPr>
      </w:r>
    </w:p>
    <w:p w:rsidR="00000000" w:rsidDel="00000000" w:rsidP="00000000" w:rsidRDefault="00000000" w:rsidRPr="00000000" w14:paraId="00001176">
      <w:pPr>
        <w:rPr>
          <w:b w:val="1"/>
          <w:bCs w:val="1"/>
        </w:rPr>
      </w:pPr>
      <w:r w:rsidDel="00000000" w:rsidR="00000000" w:rsidRPr="00000000">
        <w:rPr>
          <w:rtl w:val="0"/>
        </w:rPr>
      </w:r>
    </w:p>
    <w:p w:rsidR="00000000" w:rsidDel="00000000" w:rsidP="00000000" w:rsidRDefault="00000000" w:rsidRPr="00000000" w14:paraId="00001177">
      <w:pPr>
        <w:numPr>
          <w:ilvl w:val="0"/>
          <w:numId w:val="8"/>
        </w:numPr>
        <w:ind w:left="720" w:hanging="360"/>
      </w:pPr>
      <w:r w:rsidDel="00000000" w:rsidR="00000000" w:rsidRPr="00000000">
        <w:rPr>
          <w:rtl w:val="0"/>
        </w:rPr>
        <w:t xml:space="preserve">Firmware đa tác vụ không chỉ là chia code thành nhiều hàm, mà còn phải quản lý tài nguyên dùng chung.</w:t>
      </w:r>
    </w:p>
    <w:p w:rsidR="00000000" w:rsidDel="00000000" w:rsidP="00000000" w:rsidRDefault="00000000" w:rsidRPr="00000000" w14:paraId="00001178">
      <w:pPr>
        <w:numPr>
          <w:ilvl w:val="0"/>
          <w:numId w:val="8"/>
        </w:numPr>
        <w:ind w:left="720" w:hanging="360"/>
      </w:pPr>
      <w:r w:rsidDel="00000000" w:rsidR="00000000" w:rsidRPr="00000000">
        <w:rPr>
          <w:rtl w:val="0"/>
        </w:rPr>
        <w:t xml:space="preserve">Mutex cần được dùng đúng cách; nếu giữ quá lâu sẽ làm task khác bị chặn.</w:t>
      </w:r>
    </w:p>
    <w:p w:rsidR="00000000" w:rsidDel="00000000" w:rsidP="00000000" w:rsidRDefault="00000000" w:rsidRPr="00000000" w14:paraId="00001179">
      <w:pPr>
        <w:numPr>
          <w:ilvl w:val="0"/>
          <w:numId w:val="8"/>
        </w:numPr>
        <w:ind w:left="720" w:hanging="360"/>
      </w:pPr>
      <w:r w:rsidDel="00000000" w:rsidR="00000000" w:rsidRPr="00000000">
        <w:rPr>
          <w:rtl w:val="0"/>
        </w:rPr>
        <w:t xml:space="preserve">Dữ liệu cảm biến giá rẻ cần được lọc và đánh dấu trạng thái trước khi đưa lên cloud.</w:t>
      </w:r>
    </w:p>
    <w:p w:rsidR="00000000" w:rsidDel="00000000" w:rsidP="00000000" w:rsidRDefault="00000000" w:rsidRPr="00000000" w14:paraId="0000117A">
      <w:pPr>
        <w:numPr>
          <w:ilvl w:val="0"/>
          <w:numId w:val="8"/>
        </w:numPr>
        <w:ind w:left="720" w:hanging="360"/>
      </w:pPr>
      <w:r w:rsidDel="00000000" w:rsidR="00000000" w:rsidRPr="00000000">
        <w:rPr>
          <w:rtl w:val="0"/>
        </w:rPr>
        <w:t xml:space="preserve">Với hệ thống IoT, offline cache là cần thiết vì Wi-Fi không phải lúc nào cũng ổn định.</w:t>
      </w:r>
    </w:p>
    <w:p w:rsidR="00000000" w:rsidDel="00000000" w:rsidP="00000000" w:rsidRDefault="00000000" w:rsidRPr="00000000" w14:paraId="0000117B">
      <w:pPr>
        <w:numPr>
          <w:ilvl w:val="0"/>
          <w:numId w:val="8"/>
        </w:numPr>
        <w:ind w:left="720" w:hanging="360"/>
      </w:pPr>
      <w:r w:rsidDel="00000000" w:rsidR="00000000" w:rsidRPr="00000000">
        <w:rPr>
          <w:rtl w:val="0"/>
        </w:rPr>
        <w:t xml:space="preserve">Không nên gửi dữ liệu lỗi lên Supabase vì dữ liệu bẩn sẽ làm phần đánh giá sau này không đáng tin.</w:t>
      </w:r>
    </w:p>
    <w:p w:rsidR="00000000" w:rsidDel="00000000" w:rsidP="00000000" w:rsidRDefault="00000000" w:rsidRPr="00000000" w14:paraId="0000117C">
      <w:pPr>
        <w:numPr>
          <w:ilvl w:val="0"/>
          <w:numId w:val="8"/>
        </w:numPr>
        <w:ind w:left="720" w:hanging="360"/>
      </w:pPr>
      <w:r w:rsidDel="00000000" w:rsidR="00000000" w:rsidRPr="00000000">
        <w:rPr>
          <w:rtl w:val="0"/>
        </w:rPr>
        <w:t xml:space="preserve">SPIFFS giúp lưu dữ liệu tạm thời, nhưng vẫn cần kiểm soát dung lượng và xử lý gửi lại.</w:t>
      </w:r>
    </w:p>
    <w:p w:rsidR="00000000" w:rsidDel="00000000" w:rsidP="00000000" w:rsidRDefault="00000000" w:rsidRPr="00000000" w14:paraId="0000117D">
      <w:pPr>
        <w:numPr>
          <w:ilvl w:val="0"/>
          <w:numId w:val="8"/>
        </w:numPr>
        <w:ind w:left="720" w:hanging="360"/>
      </w:pPr>
      <w:r w:rsidDel="00000000" w:rsidR="00000000" w:rsidRPr="00000000">
        <w:rPr>
          <w:rtl w:val="0"/>
        </w:rPr>
        <w:t xml:space="preserve">Việc ghi lại rủi ro kỹ thuật giúp báo cáo có tính thực tế hơn.</w:t>
      </w:r>
    </w:p>
    <w:p w:rsidR="00000000" w:rsidDel="00000000" w:rsidP="00000000" w:rsidRDefault="00000000" w:rsidRPr="00000000" w14:paraId="0000117E">
      <w:pPr>
        <w:rPr>
          <w:b w:val="1"/>
          <w:bCs w:val="1"/>
        </w:rPr>
      </w:pPr>
      <w:r w:rsidDel="00000000" w:rsidR="00000000" w:rsidRPr="00000000">
        <w:rPr>
          <w:b w:val="1"/>
          <w:bCs w:val="1"/>
          <w:rtl w:val="0"/>
        </w:rPr>
        <w:t xml:space="preserve">Đánh giá cá nhân:</w:t>
      </w:r>
    </w:p>
    <w:p w:rsidR="00000000" w:rsidDel="00000000" w:rsidP="00000000" w:rsidRDefault="00000000" w:rsidRPr="00000000" w14:paraId="0000117F">
      <w:pPr>
        <w:rPr>
          <w:b w:val="1"/>
          <w:bCs w:val="1"/>
        </w:rPr>
      </w:pPr>
      <w:r w:rsidDel="00000000" w:rsidR="00000000" w:rsidRPr="00000000">
        <w:rPr>
          <w:rtl w:val="0"/>
        </w:rPr>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8.8292696702777"/>
        <w:gridCol w:w="3728.5045531682204"/>
        <w:gridCol w:w="1265.3961782654576"/>
        <w:gridCol w:w="2942.7818099196693"/>
        <w:tblGridChange w:id="0">
          <w:tblGrid>
            <w:gridCol w:w="1088.8292696702777"/>
            <w:gridCol w:w="3728.5045531682204"/>
            <w:gridCol w:w="1265.3961782654576"/>
            <w:gridCol w:w="2942.781809919669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0">
            <w:pPr>
              <w:rPr/>
            </w:pPr>
            <w:r w:rsidDel="00000000" w:rsidR="00000000" w:rsidRPr="00000000">
              <w:rPr>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1">
            <w:pPr>
              <w:rPr/>
            </w:pPr>
            <w:r w:rsidDel="00000000" w:rsidR="00000000" w:rsidRPr="00000000">
              <w:rPr>
                <w:rtl w:val="0"/>
              </w:rPr>
              <w:t xml:space="preserve">Công việc đã thực hiện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2">
            <w:pPr>
              <w:rPr/>
            </w:pPr>
            <w:r w:rsidDel="00000000" w:rsidR="00000000" w:rsidRPr="00000000">
              <w:rPr>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3">
            <w:pPr>
              <w:rPr/>
            </w:pPr>
            <w:r w:rsidDel="00000000" w:rsidR="00000000" w:rsidRPr="00000000">
              <w:rPr>
                <w:rtl w:val="0"/>
              </w:rPr>
              <w:t xml:space="preserve">Tự 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4">
            <w:pPr>
              <w:rPr/>
            </w:pPr>
            <w:r w:rsidDel="00000000" w:rsidR="00000000" w:rsidRPr="00000000">
              <w:rPr>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5">
            <w:pPr>
              <w:rPr/>
            </w:pPr>
            <w:r w:rsidDel="00000000" w:rsidR="00000000" w:rsidRPr="00000000">
              <w:rPr>
                <w:rtl w:val="0"/>
              </w:rPr>
              <w:t xml:space="preserve">Tối ưu firmware, FreeRTOS, Mutex, Supabase, SPIFFS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6">
            <w:pPr>
              <w:rPr/>
            </w:pPr>
            <w:r w:rsidDel="00000000" w:rsidR="00000000" w:rsidRPr="00000000">
              <w:rPr>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7">
            <w:pPr>
              <w:rPr/>
            </w:pPr>
            <w:r w:rsidDel="00000000" w:rsidR="00000000" w:rsidRPr="00000000">
              <w:rPr>
                <w:rtl w:val="0"/>
              </w:rPr>
              <w:t xml:space="preserve">Hoàn thành tốt, cần kiểm thử thêm khi mạng yếu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8">
            <w:pPr>
              <w:rPr/>
            </w:pPr>
            <w:r w:rsidDel="00000000" w:rsidR="00000000" w:rsidRPr="00000000">
              <w:rPr>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9">
            <w:pPr>
              <w:rPr/>
            </w:pPr>
            <w:r w:rsidDel="00000000" w:rsidR="00000000" w:rsidRPr="00000000">
              <w:rPr>
                <w:rtl w:val="0"/>
              </w:rPr>
              <w:t xml:space="preserve">Kiểm tra phần cứng, nguồn, dây analog, vị trí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A">
            <w:pPr>
              <w:rPr/>
            </w:pPr>
            <w:r w:rsidDel="00000000" w:rsidR="00000000" w:rsidRPr="00000000">
              <w:rPr>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B">
            <w:pPr>
              <w:rPr/>
            </w:pPr>
            <w:r w:rsidDel="00000000" w:rsidR="00000000" w:rsidRPr="00000000">
              <w:rPr>
                <w:rtl w:val="0"/>
              </w:rPr>
              <w:t xml:space="preserve">Hoàn thành tốt, cần bổ sung ảnh bố trí cảm biến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C">
            <w:pPr>
              <w:rPr/>
            </w:pPr>
            <w:r w:rsidDel="00000000" w:rsidR="00000000" w:rsidRPr="00000000">
              <w:rPr>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D">
            <w:pPr>
              <w:rPr/>
            </w:pPr>
            <w:r w:rsidDel="00000000" w:rsidR="00000000" w:rsidRPr="00000000">
              <w:rPr>
                <w:rtl w:val="0"/>
              </w:rPr>
              <w:t xml:space="preserve">Tổng hợp lỗi, bảng rủi ro, biểu mẫu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E">
            <w:pPr>
              <w:rPr/>
            </w:pPr>
            <w:r w:rsidDel="00000000" w:rsidR="00000000" w:rsidRPr="00000000">
              <w:rPr>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8F">
            <w:pPr>
              <w:rPr/>
            </w:pPr>
            <w:r w:rsidDel="00000000" w:rsidR="00000000" w:rsidRPr="00000000">
              <w:rPr>
                <w:rtl w:val="0"/>
              </w:rPr>
              <w:t xml:space="preserve">Hoàn thành tốt, cần hỗ trợ xử lý biểu đồ Tuần 14</w:t>
            </w:r>
          </w:p>
        </w:tc>
      </w:tr>
    </w:tbl>
    <w:p w:rsidR="00000000" w:rsidDel="00000000" w:rsidP="00000000" w:rsidRDefault="00000000" w:rsidRPr="00000000" w14:paraId="00001190">
      <w:pPr>
        <w:rPr>
          <w:b w:val="1"/>
          <w:bCs w:val="1"/>
        </w:rPr>
      </w:pPr>
      <w:r w:rsidDel="00000000" w:rsidR="00000000" w:rsidRPr="00000000">
        <w:rPr>
          <w:rtl w:val="0"/>
        </w:rPr>
      </w:r>
    </w:p>
    <w:p w:rsidR="00000000" w:rsidDel="00000000" w:rsidP="00000000" w:rsidRDefault="00000000" w:rsidRPr="00000000" w14:paraId="00001191">
      <w:pPr>
        <w:rPr>
          <w:b w:val="1"/>
          <w:bCs w:val="1"/>
        </w:rPr>
      </w:pPr>
      <w:r w:rsidDel="00000000" w:rsidR="00000000" w:rsidRPr="00000000">
        <w:rPr>
          <w:b w:val="1"/>
          <w:bCs w:val="1"/>
          <w:rtl w:val="0"/>
        </w:rPr>
        <w:t xml:space="preserve">Đánh giá chung</w:t>
      </w:r>
    </w:p>
    <w:p w:rsidR="00000000" w:rsidDel="00000000" w:rsidP="00000000" w:rsidRDefault="00000000" w:rsidRPr="00000000" w14:paraId="00001192">
      <w:pPr>
        <w:rPr>
          <w:b w:val="1"/>
          <w:bCs w:val="1"/>
        </w:rPr>
      </w:pPr>
      <w:r w:rsidDel="00000000" w:rsidR="00000000" w:rsidRPr="00000000">
        <w:rPr>
          <w:rtl w:val="0"/>
        </w:rPr>
      </w:r>
    </w:p>
    <w:tbl>
      <w:tblPr>
        <w:tblStyle w:val="Table141"/>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6680"/>
        <w:tblGridChange w:id="0">
          <w:tblGrid>
            <w:gridCol w:w="1955"/>
            <w:gridCol w:w="668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3">
            <w:pPr>
              <w:rPr/>
            </w:pPr>
            <w:r w:rsidDel="00000000" w:rsidR="00000000" w:rsidRPr="00000000">
              <w:rPr>
                <w:rtl w:val="0"/>
              </w:rPr>
              <w:t xml:space="preserve">Tiêu chí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4">
            <w:pPr>
              <w:rPr/>
            </w:pPr>
            <w:r w:rsidDel="00000000" w:rsidR="00000000" w:rsidRPr="00000000">
              <w:rPr>
                <w:rtl w:val="0"/>
              </w:rPr>
              <w:t xml:space="preserve">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5">
            <w:pPr>
              <w:rPr/>
            </w:pPr>
            <w:r w:rsidDel="00000000" w:rsidR="00000000" w:rsidRPr="00000000">
              <w:rPr>
                <w:rtl w:val="0"/>
              </w:rPr>
              <w:t xml:space="preserve">Tiến độ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6">
            <w:pPr>
              <w:rPr/>
            </w:pPr>
            <w:r w:rsidDel="00000000" w:rsidR="00000000" w:rsidRPr="00000000">
              <w:rPr>
                <w:rtl w:val="0"/>
              </w:rPr>
              <w:t xml:space="preserve">Đạt yêu cầu Tuần 13</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7">
            <w:pPr>
              <w:rPr/>
            </w:pPr>
            <w:r w:rsidDel="00000000" w:rsidR="00000000" w:rsidRPr="00000000">
              <w:rPr>
                <w:rtl w:val="0"/>
              </w:rPr>
              <w:t xml:space="preserve">Chất lượng firmware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8">
            <w:pPr>
              <w:rPr/>
            </w:pPr>
            <w:r w:rsidDel="00000000" w:rsidR="00000000" w:rsidRPr="00000000">
              <w:rPr>
                <w:rtl w:val="0"/>
              </w:rPr>
              <w:t xml:space="preserve">Tốt, có xử lý lỗi và quản lý task rõ ràng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9">
            <w:pPr>
              <w:rPr/>
            </w:pPr>
            <w:r w:rsidDel="00000000" w:rsidR="00000000" w:rsidRPr="00000000">
              <w:rPr>
                <w:rtl w:val="0"/>
              </w:rPr>
              <w:t xml:space="preserve">Chất lượng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A">
            <w:pPr>
              <w:rPr/>
            </w:pPr>
            <w:r w:rsidDel="00000000" w:rsidR="00000000" w:rsidRPr="00000000">
              <w:rPr>
                <w:rtl w:val="0"/>
              </w:rPr>
              <w:t xml:space="preserve">Hoạt động được, cần tối ưu bố trí và nguồn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B">
            <w:pPr>
              <w:rPr/>
            </w:pPr>
            <w:r w:rsidDel="00000000" w:rsidR="00000000" w:rsidRPr="00000000">
              <w:rPr>
                <w:rtl w:val="0"/>
              </w:rPr>
              <w:t xml:space="preserve">Độ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C">
            <w:pPr>
              <w:rPr/>
            </w:pPr>
            <w:r w:rsidDel="00000000" w:rsidR="00000000" w:rsidRPr="00000000">
              <w:rPr>
                <w:rtl w:val="0"/>
              </w:rPr>
              <w:t xml:space="preserve">Tốt hơn Tuần 12 nhưng cần chạy thử lâu hơn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D">
            <w:pPr>
              <w:rPr/>
            </w:pPr>
            <w:r w:rsidDel="00000000" w:rsidR="00000000" w:rsidRPr="00000000">
              <w:rPr>
                <w:rtl w:val="0"/>
              </w:rPr>
              <w:t xml:space="preserve">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E">
            <w:pPr>
              <w:rPr/>
            </w:pPr>
            <w:r w:rsidDel="00000000" w:rsidR="00000000" w:rsidRPr="00000000">
              <w:rPr>
                <w:rtl w:val="0"/>
              </w:rPr>
              <w:t xml:space="preserve">Đã có cấu trúc ghi nhận, cần xử lý và vẽ biểu đồ</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F">
            <w:pPr>
              <w:rPr/>
            </w:pPr>
            <w:r w:rsidDel="00000000" w:rsidR="00000000" w:rsidRPr="00000000">
              <w:rPr>
                <w:rtl w:val="0"/>
              </w:rPr>
              <w:t xml:space="preserve">Kết luận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A0">
            <w:pPr>
              <w:rPr/>
            </w:pPr>
            <w:r w:rsidDel="00000000" w:rsidR="00000000" w:rsidRPr="00000000">
              <w:rPr>
                <w:rtl w:val="0"/>
              </w:rPr>
              <w:t xml:space="preserve">Tuần 13 hoàn thành mục tiêu tối ưu và chuẩn bị đánh giá</w:t>
            </w:r>
          </w:p>
        </w:tc>
      </w:tr>
    </w:tbl>
    <w:p w:rsidR="00000000" w:rsidDel="00000000" w:rsidP="00000000" w:rsidRDefault="00000000" w:rsidRPr="00000000" w14:paraId="000011A1">
      <w:pPr>
        <w:rPr>
          <w:b w:val="1"/>
          <w:bCs w:val="1"/>
        </w:rPr>
      </w:pPr>
      <w:r w:rsidDel="00000000" w:rsidR="00000000" w:rsidRPr="00000000">
        <w:rPr>
          <w:rtl w:val="0"/>
        </w:rPr>
      </w:r>
    </w:p>
    <w:p w:rsidR="00000000" w:rsidDel="00000000" w:rsidP="00000000" w:rsidRDefault="00000000" w:rsidRPr="00000000" w14:paraId="000011A2">
      <w:pPr>
        <w:rPr>
          <w:b w:val="1"/>
          <w:bCs w:val="1"/>
        </w:rPr>
      </w:pPr>
      <w:r w:rsidDel="00000000" w:rsidR="00000000" w:rsidRPr="00000000">
        <w:rPr>
          <w:rtl w:val="0"/>
        </w:rPr>
      </w:r>
    </w:p>
    <w:p w:rsidR="00000000" w:rsidDel="00000000" w:rsidP="00000000" w:rsidRDefault="00000000" w:rsidRPr="00000000" w14:paraId="000011A3">
      <w:pPr>
        <w:rPr>
          <w:b w:val="1"/>
          <w:bCs w:val="1"/>
        </w:rPr>
      </w:pPr>
      <w:r w:rsidDel="00000000" w:rsidR="00000000" w:rsidRPr="00000000">
        <w:rPr>
          <w:rtl w:val="0"/>
        </w:rPr>
      </w:r>
    </w:p>
    <w:p w:rsidR="00000000" w:rsidDel="00000000" w:rsidP="00000000" w:rsidRDefault="00000000" w:rsidRPr="00000000" w14:paraId="000011A4">
      <w:pPr>
        <w:pStyle w:val="Heading2"/>
        <w:keepNext w:val="0"/>
        <w:keepLines w:val="0"/>
        <w:spacing w:after="80" w:lineRule="auto"/>
        <w:rPr>
          <w:b w:val="1"/>
          <w:bCs w:val="1"/>
          <w:sz w:val="34"/>
          <w:szCs w:val="34"/>
        </w:rPr>
      </w:pPr>
      <w:bookmarkStart w:colFirst="0" w:colLast="0" w:name="_r4boqollo7ty" w:id="188"/>
      <w:bookmarkEnd w:id="188"/>
      <w:r w:rsidDel="00000000" w:rsidR="00000000" w:rsidRPr="00000000">
        <w:rPr>
          <w:b w:val="1"/>
          <w:bCs w:val="1"/>
          <w:sz w:val="34"/>
          <w:szCs w:val="34"/>
          <w:rtl w:val="0"/>
        </w:rPr>
        <w:t xml:space="preserve">Kế hoạch tiếp theo</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Buổi làm việc tiếp theo: Tuần 14</w:t>
      </w:r>
    </w:p>
    <w:p w:rsidR="00000000" w:rsidDel="00000000" w:rsidP="00000000" w:rsidRDefault="00000000" w:rsidRPr="00000000" w14:paraId="000011A6">
      <w:pPr>
        <w:spacing w:after="240" w:before="240" w:lineRule="auto"/>
        <w:rPr>
          <w:b w:val="1"/>
          <w:bCs w:val="1"/>
        </w:rPr>
      </w:pPr>
      <w:r w:rsidDel="00000000" w:rsidR="00000000" w:rsidRPr="00000000">
        <w:rPr>
          <w:b w:val="1"/>
          <w:bCs w:val="1"/>
          <w:rtl w:val="0"/>
        </w:rPr>
        <w:t xml:space="preserve">Nội dung dự kiến:</w:t>
      </w:r>
    </w:p>
    <w:p w:rsidR="00000000" w:rsidDel="00000000" w:rsidP="00000000" w:rsidRDefault="00000000" w:rsidRPr="00000000" w14:paraId="000011A7">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Chạy thử hệ thống tích hợp trong thời gian dài hơn.</w:t>
      </w:r>
    </w:p>
    <w:p w:rsidR="00000000" w:rsidDel="00000000" w:rsidP="00000000" w:rsidRDefault="00000000" w:rsidRPr="00000000" w14:paraId="000011A8">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Ghi dữ liệu từ Serial Monitor hoặc Supabase.</w:t>
      </w:r>
    </w:p>
    <w:p w:rsidR="00000000" w:rsidDel="00000000" w:rsidP="00000000" w:rsidRDefault="00000000" w:rsidRPr="00000000" w14:paraId="000011A9">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Tiền xử lý dữ liệu, loại bỏ dòng lỗi hoặc dòng có trạng thái không hợp lệ.</w:t>
      </w:r>
    </w:p>
    <w:p w:rsidR="00000000" w:rsidDel="00000000" w:rsidP="00000000" w:rsidRDefault="00000000" w:rsidRPr="00000000" w14:paraId="000011AA">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Vẽ biểu đồ nhiệt độ, độ ẩm, MQ135, GP2Y và trạng thái Wi-Fi/cache.</w:t>
      </w:r>
    </w:p>
    <w:p w:rsidR="00000000" w:rsidDel="00000000" w:rsidP="00000000" w:rsidRDefault="00000000" w:rsidRPr="00000000" w14:paraId="000011AB">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Kiểm tra Supabase Edge Functions và Telegram Bot cảnh báo.</w:t>
      </w:r>
    </w:p>
    <w:p w:rsidR="00000000" w:rsidDel="00000000" w:rsidP="00000000" w:rsidRDefault="00000000" w:rsidRPr="00000000" w14:paraId="000011AC">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Hoàn thiện ảnh prototype, ảnh wiring, ảnh Supabase dashboard.</w:t>
      </w:r>
    </w:p>
    <w:p w:rsidR="00000000" w:rsidDel="00000000" w:rsidP="00000000" w:rsidRDefault="00000000" w:rsidRPr="00000000" w14:paraId="000011AD">
      <w:pPr>
        <w:numPr>
          <w:ilvl w:val="0"/>
          <w:numId w:val="85"/>
        </w:numPr>
        <w:spacing w:after="240" w:before="0" w:beforeAutospacing="0" w:lineRule="auto"/>
        <w:ind w:left="720" w:hanging="360"/>
        <w:rPr>
          <w:b w:val="1"/>
          <w:bCs w:val="1"/>
        </w:rPr>
      </w:pPr>
      <w:r w:rsidDel="00000000" w:rsidR="00000000" w:rsidRPr="00000000">
        <w:rPr>
          <w:b w:val="1"/>
          <w:bCs w:val="1"/>
          <w:rtl w:val="0"/>
        </w:rPr>
        <w:t xml:space="preserve">Chốt chức năng để Tuần 15 và 16 chuyển sang viết báo cáo.</w:t>
      </w:r>
    </w:p>
    <w:p w:rsidR="00000000" w:rsidDel="00000000" w:rsidP="00000000" w:rsidRDefault="00000000" w:rsidRPr="00000000" w14:paraId="000011AE">
      <w:pPr>
        <w:rPr>
          <w:b w:val="1"/>
          <w:bCs w:val="1"/>
        </w:rPr>
      </w:pPr>
      <w:r w:rsidDel="00000000" w:rsidR="00000000" w:rsidRPr="00000000">
        <w:rPr>
          <w:rtl w:val="0"/>
        </w:rPr>
      </w:r>
    </w:p>
    <w:p w:rsidR="00000000" w:rsidDel="00000000" w:rsidP="00000000" w:rsidRDefault="00000000" w:rsidRPr="00000000" w14:paraId="000011AF">
      <w:pPr>
        <w:pStyle w:val="Heading2"/>
        <w:keepNext w:val="0"/>
        <w:keepLines w:val="0"/>
        <w:spacing w:after="80" w:lineRule="auto"/>
        <w:rPr>
          <w:rFonts w:ascii="Montserrat" w:cs="Montserrat" w:eastAsia="Montserrat" w:hAnsi="Montserrat"/>
        </w:rPr>
      </w:pPr>
      <w:bookmarkStart w:colFirst="0" w:colLast="0" w:name="_vgdn7jk7y7pd" w:id="189"/>
      <w:bookmarkEnd w:id="189"/>
      <w:r w:rsidDel="00000000" w:rsidR="00000000" w:rsidRPr="00000000">
        <w:rPr>
          <w:rtl w:val="0"/>
        </w:rPr>
      </w:r>
    </w:p>
    <w:p w:rsidR="00000000" w:rsidDel="00000000" w:rsidP="00000000" w:rsidRDefault="00000000" w:rsidRPr="00000000" w14:paraId="000011B0">
      <w:pPr>
        <w:rPr>
          <w:rFonts w:ascii="Montserrat" w:cs="Montserrat" w:eastAsia="Montserrat" w:hAnsi="Montserrat"/>
        </w:rPr>
      </w:pPr>
      <w:r w:rsidDel="00000000" w:rsidR="00000000" w:rsidRPr="00000000">
        <w:rPr>
          <w:rtl w:val="0"/>
        </w:rPr>
      </w:r>
    </w:p>
    <w:p w:rsidR="00000000" w:rsidDel="00000000" w:rsidP="00000000" w:rsidRDefault="00000000" w:rsidRPr="00000000" w14:paraId="000011B1">
      <w:pPr>
        <w:pStyle w:val="Heading2"/>
        <w:keepNext w:val="0"/>
        <w:keepLines w:val="0"/>
        <w:spacing w:after="80" w:lineRule="auto"/>
        <w:rPr>
          <w:rFonts w:ascii="Montserrat" w:cs="Montserrat" w:eastAsia="Montserrat" w:hAnsi="Montserrat"/>
          <w:b w:val="1"/>
          <w:bCs w:val="1"/>
          <w:sz w:val="34"/>
          <w:szCs w:val="34"/>
        </w:rPr>
      </w:pPr>
      <w:bookmarkStart w:colFirst="0" w:colLast="0" w:name="_hr5xsaehfls2" w:id="190"/>
      <w:bookmarkEnd w:id="190"/>
      <w:r w:rsidDel="00000000" w:rsidR="00000000" w:rsidRPr="00000000">
        <w:rPr>
          <w:rFonts w:ascii="Montserrat" w:cs="Montserrat" w:eastAsia="Montserrat" w:hAnsi="Montserrat"/>
          <w:b w:val="1"/>
          <w:bCs w:val="1"/>
          <w:sz w:val="34"/>
          <w:szCs w:val="34"/>
          <w:rtl w:val="0"/>
        </w:rPr>
        <w:t xml:space="preserve">2. Quy trình Git workflow</w:t>
      </w:r>
    </w:p>
    <w:p w:rsidR="00000000" w:rsidDel="00000000" w:rsidP="00000000" w:rsidRDefault="00000000" w:rsidRPr="00000000" w14:paraId="000011B2">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267450" cy="6427446"/>
            <wp:effectExtent b="0" l="0" r="0" t="0"/>
            <wp:docPr id="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267450" cy="6427446"/>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11B3">
      <w:pPr>
        <w:rPr>
          <w:rFonts w:ascii="Montserrat" w:cs="Montserrat" w:eastAsia="Montserrat" w:hAnsi="Montserrat"/>
        </w:rPr>
      </w:pPr>
      <w:r w:rsidDel="00000000" w:rsidR="00000000" w:rsidRPr="00000000">
        <w:rPr>
          <w:rtl w:val="0"/>
        </w:rPr>
      </w:r>
    </w:p>
    <w:p w:rsidR="00000000" w:rsidDel="00000000" w:rsidP="00000000" w:rsidRDefault="00000000" w:rsidRPr="00000000" w14:paraId="000011B4">
      <w:pPr>
        <w:pStyle w:val="Heading2"/>
        <w:keepNext w:val="0"/>
        <w:keepLines w:val="0"/>
        <w:spacing w:after="80" w:lineRule="auto"/>
        <w:rPr>
          <w:rFonts w:ascii="Montserrat" w:cs="Montserrat" w:eastAsia="Montserrat" w:hAnsi="Montserrat"/>
          <w:b w:val="1"/>
          <w:bCs w:val="1"/>
          <w:sz w:val="34"/>
          <w:szCs w:val="34"/>
        </w:rPr>
      </w:pPr>
      <w:bookmarkStart w:colFirst="0" w:colLast="0" w:name="_okix1h6eccjw" w:id="191"/>
      <w:bookmarkEnd w:id="191"/>
      <w:r w:rsidDel="00000000" w:rsidR="00000000" w:rsidRPr="00000000">
        <w:rPr>
          <w:rtl w:val="0"/>
        </w:rPr>
      </w:r>
    </w:p>
    <w:p w:rsidR="00000000" w:rsidDel="00000000" w:rsidP="00000000" w:rsidRDefault="00000000" w:rsidRPr="00000000" w14:paraId="000011B5">
      <w:pPr>
        <w:pStyle w:val="Heading2"/>
        <w:keepNext w:val="0"/>
        <w:keepLines w:val="0"/>
        <w:spacing w:after="80" w:lineRule="auto"/>
        <w:rPr>
          <w:rFonts w:ascii="Montserrat" w:cs="Montserrat" w:eastAsia="Montserrat" w:hAnsi="Montserrat"/>
          <w:b w:val="1"/>
          <w:bCs w:val="1"/>
          <w:sz w:val="34"/>
          <w:szCs w:val="34"/>
        </w:rPr>
      </w:pPr>
      <w:bookmarkStart w:colFirst="0" w:colLast="0" w:name="_tvbbfwj4r7zh" w:id="192"/>
      <w:bookmarkEnd w:id="192"/>
      <w:r w:rsidDel="00000000" w:rsidR="00000000" w:rsidRPr="00000000">
        <w:rPr>
          <w:rtl w:val="0"/>
        </w:rPr>
      </w:r>
    </w:p>
    <w:p w:rsidR="00000000" w:rsidDel="00000000" w:rsidP="00000000" w:rsidRDefault="00000000" w:rsidRPr="00000000" w14:paraId="000011B6">
      <w:pPr>
        <w:pStyle w:val="Heading2"/>
        <w:keepNext w:val="0"/>
        <w:keepLines w:val="0"/>
        <w:spacing w:after="80" w:lineRule="auto"/>
        <w:rPr>
          <w:rFonts w:ascii="Montserrat" w:cs="Montserrat" w:eastAsia="Montserrat" w:hAnsi="Montserrat"/>
          <w:b w:val="1"/>
          <w:bCs w:val="1"/>
          <w:sz w:val="34"/>
          <w:szCs w:val="34"/>
        </w:rPr>
      </w:pPr>
      <w:bookmarkStart w:colFirst="0" w:colLast="0" w:name="_jbl8h6pnpc8b" w:id="193"/>
      <w:bookmarkEnd w:id="193"/>
      <w:r w:rsidDel="00000000" w:rsidR="00000000" w:rsidRPr="00000000">
        <w:rPr>
          <w:rFonts w:ascii="Montserrat" w:cs="Montserrat" w:eastAsia="Montserrat" w:hAnsi="Montserrat"/>
          <w:b w:val="1"/>
          <w:bCs w:val="1"/>
          <w:sz w:val="34"/>
          <w:szCs w:val="34"/>
          <w:rtl w:val="0"/>
        </w:rPr>
        <w:t xml:space="preserve">3. Sơ đồ phân chia module phần mềm</w:t>
      </w:r>
    </w:p>
    <w:p w:rsidR="00000000" w:rsidDel="00000000" w:rsidP="00000000" w:rsidRDefault="00000000" w:rsidRPr="00000000" w14:paraId="000011B7">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510213" cy="7737745"/>
            <wp:effectExtent b="0" l="0" r="0" t="0"/>
            <wp:docPr id="2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510213" cy="7737745"/>
                    </a:xfrm>
                    <a:prstGeom prst="rect"/>
                    <a:ln/>
                  </pic:spPr>
                </pic:pic>
              </a:graphicData>
            </a:graphic>
          </wp:inline>
        </w:drawing>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11B8">
      <w:pPr>
        <w:rPr>
          <w:rFonts w:ascii="Montserrat" w:cs="Montserrat" w:eastAsia="Montserrat" w:hAnsi="Montserrat"/>
        </w:rPr>
      </w:pPr>
      <w:r w:rsidDel="00000000" w:rsidR="00000000" w:rsidRPr="00000000">
        <w:rPr>
          <w:rtl w:val="0"/>
        </w:rPr>
      </w:r>
    </w:p>
    <w:p w:rsidR="00000000" w:rsidDel="00000000" w:rsidP="00000000" w:rsidRDefault="00000000" w:rsidRPr="00000000" w14:paraId="000011B9">
      <w:pPr>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8y718zmfdlnv"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14</w:t>
      </w:r>
      <w:r w:rsidDel="00000000" w:rsidR="00000000" w:rsidRPr="00000000">
        <w:rPr>
          <w:rtl w:val="0"/>
        </w:rPr>
      </w:r>
    </w:p>
    <w:p w:rsidR="00000000" w:rsidDel="00000000" w:rsidP="00000000" w:rsidRDefault="00000000" w:rsidRPr="00000000" w14:paraId="000011BB">
      <w:pPr>
        <w:pStyle w:val="Heading1"/>
        <w:keepNext w:val="0"/>
        <w:keepLines w:val="0"/>
        <w:spacing w:before="480" w:lineRule="auto"/>
        <w:rPr>
          <w:rFonts w:ascii="Montserrat" w:cs="Montserrat" w:eastAsia="Montserrat" w:hAnsi="Montserrat"/>
          <w:b w:val="1"/>
          <w:bCs w:val="1"/>
          <w:sz w:val="46"/>
          <w:szCs w:val="46"/>
        </w:rPr>
      </w:pPr>
      <w:bookmarkStart w:colFirst="0" w:colLast="0" w:name="_5ao8rhbcryu4" w:id="195"/>
      <w:bookmarkEnd w:id="195"/>
      <w:r w:rsidDel="00000000" w:rsidR="00000000" w:rsidRPr="00000000">
        <w:rPr>
          <w:rFonts w:ascii="Montserrat" w:cs="Montserrat" w:eastAsia="Montserrat" w:hAnsi="Montserrat"/>
          <w:b w:val="1"/>
          <w:bCs w:val="1"/>
          <w:sz w:val="46"/>
          <w:szCs w:val="46"/>
          <w:rtl w:val="0"/>
        </w:rPr>
        <w:t xml:space="preserve">Tuần 14: Chạy thử tích hợp, ghi dữ liệu, Supabase Edge Functions và hoàn thiện prototype</w:t>
      </w:r>
    </w:p>
    <w:p w:rsidR="00000000" w:rsidDel="00000000" w:rsidP="00000000" w:rsidRDefault="00000000" w:rsidRPr="00000000" w14:paraId="000011BC">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Buổi làm việc số:</w:t>
      </w:r>
      <w:r w:rsidDel="00000000" w:rsidR="00000000" w:rsidRPr="00000000">
        <w:rPr>
          <w:rFonts w:ascii="Montserrat" w:cs="Montserrat" w:eastAsia="Montserrat" w:hAnsi="Montserrat"/>
          <w:rtl w:val="0"/>
        </w:rPr>
        <w:t xml:space="preserve"> 14</w:t>
      </w:r>
    </w:p>
    <w:p w:rsidR="00000000" w:rsidDel="00000000" w:rsidP="00000000" w:rsidRDefault="00000000" w:rsidRPr="00000000" w14:paraId="000011BD">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Ngày/Giờ:</w:t>
      </w:r>
      <w:r w:rsidDel="00000000" w:rsidR="00000000" w:rsidRPr="00000000">
        <w:rPr>
          <w:rFonts w:ascii="Montserrat" w:cs="Montserrat" w:eastAsia="Montserrat" w:hAnsi="Montserrat"/>
          <w:rtl w:val="0"/>
        </w:rPr>
        <w:t xml:space="preserve"> 12/06/2026, 14:00 - 17:45</w:t>
      </w:r>
    </w:p>
    <w:p w:rsidR="00000000" w:rsidDel="00000000" w:rsidP="00000000" w:rsidRDefault="00000000" w:rsidRPr="00000000" w14:paraId="000011BE">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Địa điểm:</w:t>
      </w:r>
      <w:r w:rsidDel="00000000" w:rsidR="00000000" w:rsidRPr="00000000">
        <w:rPr>
          <w:rFonts w:ascii="Montserrat" w:cs="Montserrat" w:eastAsia="Montserrat" w:hAnsi="Montserrat"/>
          <w:rtl w:val="0"/>
        </w:rPr>
        <w:t xml:space="preserve"> Họp nhóm trực tiếp tại thư viện, kết hợp kiểm thử prototype và theo dõi Supabase trên máy tính cá nhân </w:t>
      </w:r>
    </w:p>
    <w:p w:rsidR="00000000" w:rsidDel="00000000" w:rsidP="00000000" w:rsidRDefault="00000000" w:rsidRPr="00000000" w14:paraId="000011B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Thành viên tham gia:</w:t>
      </w:r>
    </w:p>
    <w:tbl>
      <w:tblPr>
        <w:tblStyle w:val="Table142"/>
        <w:tblW w:w="11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845"/>
        <w:gridCol w:w="1531.6666666666663"/>
        <w:gridCol w:w="7948.333333333334"/>
        <w:tblGridChange w:id="0">
          <w:tblGrid>
            <w:gridCol w:w="660"/>
            <w:gridCol w:w="1845"/>
            <w:gridCol w:w="1531.6666666666663"/>
            <w:gridCol w:w="7948.333333333334"/>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0">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1">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MSSV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Vai trò trong buổi làm việc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4">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20233441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7">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Phụ trách kiểm thử firmware tích hợp, Supabase, Edge Functions và Telegram Bot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A">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20233265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B">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Phụ trách kiểm tra prototype, dây nối, nguồn, buồng đo và phần hiển thị</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C">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E">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20233617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C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Phụ trách ghi dữ liệu, xử lý bảng kết quả, chuẩn bị biểu đồ và hình ảnh báo cáo</w:t>
            </w:r>
          </w:p>
        </w:tc>
      </w:tr>
    </w:tbl>
    <w:p w:rsidR="00000000" w:rsidDel="00000000" w:rsidP="00000000" w:rsidRDefault="00000000" w:rsidRPr="00000000" w14:paraId="000011D0">
      <w:pPr>
        <w:pStyle w:val="Heading2"/>
        <w:keepNext w:val="0"/>
        <w:keepLines w:val="0"/>
        <w:spacing w:after="80" w:lineRule="auto"/>
        <w:rPr>
          <w:rFonts w:ascii="Montserrat" w:cs="Montserrat" w:eastAsia="Montserrat" w:hAnsi="Montserrat"/>
          <w:b w:val="1"/>
          <w:bCs w:val="1"/>
          <w:sz w:val="34"/>
          <w:szCs w:val="34"/>
        </w:rPr>
      </w:pPr>
      <w:bookmarkStart w:colFirst="0" w:colLast="0" w:name="_n5gxc5ejsr7l" w:id="196"/>
      <w:bookmarkEnd w:id="196"/>
      <w:r w:rsidDel="00000000" w:rsidR="00000000" w:rsidRPr="00000000">
        <w:rPr>
          <w:rFonts w:ascii="Montserrat" w:cs="Montserrat" w:eastAsia="Montserrat" w:hAnsi="Montserrat"/>
          <w:b w:val="1"/>
          <w:bCs w:val="1"/>
          <w:sz w:val="34"/>
          <w:szCs w:val="34"/>
          <w:rtl w:val="0"/>
        </w:rPr>
        <w:t xml:space="preserve">MỤC TIÊU TUẦN 14</w:t>
      </w:r>
    </w:p>
    <w:p w:rsidR="00000000" w:rsidDel="00000000" w:rsidP="00000000" w:rsidRDefault="00000000" w:rsidRPr="00000000" w14:paraId="000011D1">
      <w:pPr>
        <w:pStyle w:val="Heading2"/>
        <w:keepNext w:val="0"/>
        <w:keepLines w:val="0"/>
        <w:spacing w:after="80" w:lineRule="auto"/>
        <w:rPr/>
      </w:pPr>
      <w:bookmarkStart w:colFirst="0" w:colLast="0" w:name="_vsvrma90owf5" w:id="197"/>
      <w:bookmarkEnd w:id="197"/>
      <w:r w:rsidDel="00000000" w:rsidR="00000000" w:rsidRPr="00000000">
        <w:rPr>
          <w:rtl w:val="0"/>
        </w:rPr>
        <w:t xml:space="preserve">Mục tiêu cụ thể:</w:t>
      </w:r>
    </w:p>
    <w:p w:rsidR="00000000" w:rsidDel="00000000" w:rsidP="00000000" w:rsidRDefault="00000000" w:rsidRPr="00000000" w14:paraId="000011D2">
      <w:pPr>
        <w:numPr>
          <w:ilvl w:val="0"/>
          <w:numId w:val="24"/>
        </w:numPr>
        <w:spacing w:after="0" w:afterAutospacing="0" w:before="240" w:lineRule="auto"/>
        <w:ind w:left="720" w:hanging="360"/>
      </w:pPr>
      <w:r w:rsidDel="00000000" w:rsidR="00000000" w:rsidRPr="00000000">
        <w:rPr>
          <w:rtl w:val="0"/>
        </w:rPr>
        <w:t xml:space="preserve">Chạy thử hệ thống trong thời gian dài hơn so với Tuần 12 và Tuần 13.</w:t>
      </w:r>
    </w:p>
    <w:p w:rsidR="00000000" w:rsidDel="00000000" w:rsidP="00000000" w:rsidRDefault="00000000" w:rsidRPr="00000000" w14:paraId="000011D3">
      <w:pPr>
        <w:numPr>
          <w:ilvl w:val="0"/>
          <w:numId w:val="24"/>
        </w:numPr>
        <w:spacing w:after="0" w:afterAutospacing="0" w:before="0" w:beforeAutospacing="0" w:lineRule="auto"/>
        <w:ind w:left="720" w:hanging="360"/>
      </w:pPr>
      <w:r w:rsidDel="00000000" w:rsidR="00000000" w:rsidRPr="00000000">
        <w:rPr>
          <w:rtl w:val="0"/>
        </w:rPr>
        <w:t xml:space="preserve">Ghi dữ liệu từ Serial Monitor hoặc Supabase.</w:t>
      </w:r>
    </w:p>
    <w:p w:rsidR="00000000" w:rsidDel="00000000" w:rsidP="00000000" w:rsidRDefault="00000000" w:rsidRPr="00000000" w14:paraId="000011D4">
      <w:pPr>
        <w:numPr>
          <w:ilvl w:val="0"/>
          <w:numId w:val="24"/>
        </w:numPr>
        <w:spacing w:after="0" w:afterAutospacing="0" w:before="0" w:beforeAutospacing="0" w:lineRule="auto"/>
        <w:ind w:left="720" w:hanging="360"/>
      </w:pPr>
      <w:r w:rsidDel="00000000" w:rsidR="00000000" w:rsidRPr="00000000">
        <w:rPr>
          <w:rtl w:val="0"/>
        </w:rPr>
        <w:t xml:space="preserve">Tiền xử lý dữ liệu để loại bỏ dòng lỗi hoặc dòng có trạng thái không hợp lệ.</w:t>
      </w:r>
    </w:p>
    <w:p w:rsidR="00000000" w:rsidDel="00000000" w:rsidP="00000000" w:rsidRDefault="00000000" w:rsidRPr="00000000" w14:paraId="000011D5">
      <w:pPr>
        <w:numPr>
          <w:ilvl w:val="0"/>
          <w:numId w:val="24"/>
        </w:numPr>
        <w:spacing w:after="0" w:afterAutospacing="0" w:before="0" w:beforeAutospacing="0" w:lineRule="auto"/>
        <w:ind w:left="720" w:hanging="360"/>
      </w:pPr>
      <w:r w:rsidDel="00000000" w:rsidR="00000000" w:rsidRPr="00000000">
        <w:rPr>
          <w:rtl w:val="0"/>
        </w:rPr>
        <w:t xml:space="preserve">Tạo các biểu đồ phục vụ báo cáo.</w:t>
      </w:r>
    </w:p>
    <w:p w:rsidR="00000000" w:rsidDel="00000000" w:rsidP="00000000" w:rsidRDefault="00000000" w:rsidRPr="00000000" w14:paraId="000011D6">
      <w:pPr>
        <w:numPr>
          <w:ilvl w:val="0"/>
          <w:numId w:val="24"/>
        </w:numPr>
        <w:spacing w:after="0" w:afterAutospacing="0" w:before="0" w:beforeAutospacing="0" w:lineRule="auto"/>
        <w:ind w:left="720" w:hanging="360"/>
      </w:pPr>
      <w:r w:rsidDel="00000000" w:rsidR="00000000" w:rsidRPr="00000000">
        <w:rPr>
          <w:rtl w:val="0"/>
        </w:rPr>
        <w:t xml:space="preserve">Kiểm tra chức năng gửi dữ liệu lên Supabase.</w:t>
      </w:r>
    </w:p>
    <w:p w:rsidR="00000000" w:rsidDel="00000000" w:rsidP="00000000" w:rsidRDefault="00000000" w:rsidRPr="00000000" w14:paraId="000011D7">
      <w:pPr>
        <w:numPr>
          <w:ilvl w:val="0"/>
          <w:numId w:val="24"/>
        </w:numPr>
        <w:spacing w:after="0" w:afterAutospacing="0" w:before="0" w:beforeAutospacing="0" w:lineRule="auto"/>
        <w:ind w:left="720" w:hanging="360"/>
      </w:pPr>
      <w:r w:rsidDel="00000000" w:rsidR="00000000" w:rsidRPr="00000000">
        <w:rPr>
          <w:rtl w:val="0"/>
        </w:rPr>
        <w:t xml:space="preserve">Kiểm tra Supabase Edge Functions và Telegram Bot cảnh báo.</w:t>
      </w:r>
    </w:p>
    <w:p w:rsidR="00000000" w:rsidDel="00000000" w:rsidP="00000000" w:rsidRDefault="00000000" w:rsidRPr="00000000" w14:paraId="000011D8">
      <w:pPr>
        <w:numPr>
          <w:ilvl w:val="0"/>
          <w:numId w:val="24"/>
        </w:numPr>
        <w:spacing w:after="0" w:afterAutospacing="0" w:before="0" w:beforeAutospacing="0" w:lineRule="auto"/>
        <w:ind w:left="720" w:hanging="360"/>
      </w:pPr>
      <w:r w:rsidDel="00000000" w:rsidR="00000000" w:rsidRPr="00000000">
        <w:rPr>
          <w:rtl w:val="0"/>
        </w:rPr>
        <w:t xml:space="preserve">Kiểm tra lại offline cache bằng SPIFFS khi mất Wi-Fi.</w:t>
      </w:r>
    </w:p>
    <w:p w:rsidR="00000000" w:rsidDel="00000000" w:rsidP="00000000" w:rsidRDefault="00000000" w:rsidRPr="00000000" w14:paraId="000011D9">
      <w:pPr>
        <w:numPr>
          <w:ilvl w:val="0"/>
          <w:numId w:val="24"/>
        </w:numPr>
        <w:spacing w:after="0" w:afterAutospacing="0" w:before="0" w:beforeAutospacing="0" w:lineRule="auto"/>
        <w:ind w:left="720" w:hanging="360"/>
      </w:pPr>
      <w:r w:rsidDel="00000000" w:rsidR="00000000" w:rsidRPr="00000000">
        <w:rPr>
          <w:rtl w:val="0"/>
        </w:rPr>
        <w:t xml:space="preserve">Chụp ảnh prototype, wiring, OLED, Supabase log và trạng thái cảnh báo.</w:t>
      </w:r>
    </w:p>
    <w:p w:rsidR="00000000" w:rsidDel="00000000" w:rsidP="00000000" w:rsidRDefault="00000000" w:rsidRPr="00000000" w14:paraId="000011DA">
      <w:pPr>
        <w:numPr>
          <w:ilvl w:val="0"/>
          <w:numId w:val="24"/>
        </w:numPr>
        <w:spacing w:after="240" w:before="0" w:beforeAutospacing="0" w:lineRule="auto"/>
        <w:ind w:left="720" w:hanging="360"/>
      </w:pPr>
      <w:r w:rsidDel="00000000" w:rsidR="00000000" w:rsidRPr="00000000">
        <w:rPr>
          <w:rtl w:val="0"/>
        </w:rPr>
        <w:t xml:space="preserve">Chốt tính năng, không thêm yêu cầu mới trước khi viết báo cáo.</w:t>
      </w:r>
      <w:r w:rsidDel="00000000" w:rsidR="00000000" w:rsidRPr="00000000">
        <w:rPr>
          <w:rtl w:val="0"/>
        </w:rPr>
      </w:r>
    </w:p>
    <w:p w:rsidR="00000000" w:rsidDel="00000000" w:rsidP="00000000" w:rsidRDefault="00000000" w:rsidRPr="00000000" w14:paraId="000011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11DC">
      <w:pPr>
        <w:pStyle w:val="Heading2"/>
        <w:keepNext w:val="0"/>
        <w:keepLines w:val="0"/>
        <w:spacing w:after="80" w:lineRule="auto"/>
        <w:rPr>
          <w:rFonts w:ascii="Montserrat" w:cs="Montserrat" w:eastAsia="Montserrat" w:hAnsi="Montserrat"/>
          <w:b w:val="1"/>
          <w:bCs w:val="1"/>
          <w:sz w:val="34"/>
          <w:szCs w:val="34"/>
        </w:rPr>
      </w:pPr>
      <w:bookmarkStart w:colFirst="0" w:colLast="0" w:name="_s75uc7fxm0of" w:id="198"/>
      <w:bookmarkEnd w:id="198"/>
      <w:r w:rsidDel="00000000" w:rsidR="00000000" w:rsidRPr="00000000">
        <w:rPr>
          <w:rFonts w:ascii="Montserrat" w:cs="Montserrat" w:eastAsia="Montserrat" w:hAnsi="Montserrat"/>
          <w:b w:val="1"/>
          <w:bCs w:val="1"/>
          <w:sz w:val="34"/>
          <w:szCs w:val="34"/>
          <w:rtl w:val="0"/>
        </w:rPr>
        <w:t xml:space="preserve">KẾ HOẠCH THỰC HIỆN</w:t>
      </w:r>
    </w:p>
    <w:tbl>
      <w:tblPr>
        <w:tblStyle w:val="Table143"/>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566.666666666668"/>
        <w:gridCol w:w="4088.3333333333326"/>
        <w:tblGridChange w:id="0">
          <w:tblGrid>
            <w:gridCol w:w="1785"/>
            <w:gridCol w:w="4566.666666666668"/>
            <w:gridCol w:w="4088.3333333333326"/>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DD">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DE">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 công việc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DF">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Người phụ trách</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0">
            <w:pPr>
              <w:rPr>
                <w:rFonts w:ascii="Montserrat" w:cs="Montserrat" w:eastAsia="Montserrat" w:hAnsi="Montserrat"/>
              </w:rPr>
            </w:pPr>
            <w:r w:rsidDel="00000000" w:rsidR="00000000" w:rsidRPr="00000000">
              <w:rPr>
                <w:rFonts w:ascii="Montserrat" w:cs="Montserrat" w:eastAsia="Montserrat" w:hAnsi="Montserrat"/>
                <w:rtl w:val="0"/>
              </w:rPr>
              <w:t xml:space="preserve">14:00 - 14:20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1">
            <w:pPr>
              <w:rPr>
                <w:rFonts w:ascii="Montserrat" w:cs="Montserrat" w:eastAsia="Montserrat" w:hAnsi="Montserrat"/>
              </w:rPr>
            </w:pPr>
            <w:r w:rsidDel="00000000" w:rsidR="00000000" w:rsidRPr="00000000">
              <w:rPr>
                <w:rFonts w:ascii="Montserrat" w:cs="Montserrat" w:eastAsia="Montserrat" w:hAnsi="Montserrat"/>
                <w:rtl w:val="0"/>
              </w:rPr>
              <w:t xml:space="preserve">Rà soát các lỗi còn lại từ Tuần 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2">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3">
            <w:pPr>
              <w:rPr>
                <w:rFonts w:ascii="Montserrat" w:cs="Montserrat" w:eastAsia="Montserrat" w:hAnsi="Montserrat"/>
              </w:rPr>
            </w:pPr>
            <w:r w:rsidDel="00000000" w:rsidR="00000000" w:rsidRPr="00000000">
              <w:rPr>
                <w:rFonts w:ascii="Montserrat" w:cs="Montserrat" w:eastAsia="Montserrat" w:hAnsi="Montserrat"/>
                <w:rtl w:val="0"/>
              </w:rPr>
              <w:t xml:space="preserve">14:20 - 15:00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4">
            <w:pPr>
              <w:rPr>
                <w:rFonts w:ascii="Montserrat" w:cs="Montserrat" w:eastAsia="Montserrat" w:hAnsi="Montserrat"/>
              </w:rPr>
            </w:pPr>
            <w:r w:rsidDel="00000000" w:rsidR="00000000" w:rsidRPr="00000000">
              <w:rPr>
                <w:rFonts w:ascii="Montserrat" w:cs="Montserrat" w:eastAsia="Montserrat" w:hAnsi="Montserrat"/>
                <w:rtl w:val="0"/>
              </w:rPr>
              <w:t xml:space="preserve">Chạy thử hệ thống tích hợp và theo dõi Serial log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5">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6">
            <w:pPr>
              <w:rPr>
                <w:rFonts w:ascii="Montserrat" w:cs="Montserrat" w:eastAsia="Montserrat" w:hAnsi="Montserrat"/>
              </w:rPr>
            </w:pPr>
            <w:r w:rsidDel="00000000" w:rsidR="00000000" w:rsidRPr="00000000">
              <w:rPr>
                <w:rFonts w:ascii="Montserrat" w:cs="Montserrat" w:eastAsia="Montserrat" w:hAnsi="Montserrat"/>
                <w:rtl w:val="0"/>
              </w:rPr>
              <w:t xml:space="preserve">15:00 - 15:35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7">
            <w:pPr>
              <w:rPr>
                <w:rFonts w:ascii="Montserrat" w:cs="Montserrat" w:eastAsia="Montserrat" w:hAnsi="Montserrat"/>
              </w:rPr>
            </w:pPr>
            <w:r w:rsidDel="00000000" w:rsidR="00000000" w:rsidRPr="00000000">
              <w:rPr>
                <w:rFonts w:ascii="Montserrat" w:cs="Montserrat" w:eastAsia="Montserrat" w:hAnsi="Montserrat"/>
                <w:rtl w:val="0"/>
              </w:rPr>
              <w:t xml:space="preserve">Theo dõi dữ liệu trên Supabase và kiểm tra HTTP POST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8">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9">
            <w:pPr>
              <w:rPr>
                <w:rFonts w:ascii="Montserrat" w:cs="Montserrat" w:eastAsia="Montserrat" w:hAnsi="Montserrat"/>
              </w:rPr>
            </w:pPr>
            <w:r w:rsidDel="00000000" w:rsidR="00000000" w:rsidRPr="00000000">
              <w:rPr>
                <w:rFonts w:ascii="Montserrat" w:cs="Montserrat" w:eastAsia="Montserrat" w:hAnsi="Montserrat"/>
                <w:rtl w:val="0"/>
              </w:rPr>
              <w:t xml:space="preserve">15:35 - 16:05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A">
            <w:pPr>
              <w:rPr>
                <w:rFonts w:ascii="Montserrat" w:cs="Montserrat" w:eastAsia="Montserrat" w:hAnsi="Montserrat"/>
              </w:rPr>
            </w:pPr>
            <w:r w:rsidDel="00000000" w:rsidR="00000000" w:rsidRPr="00000000">
              <w:rPr>
                <w:rFonts w:ascii="Montserrat" w:cs="Montserrat" w:eastAsia="Montserrat" w:hAnsi="Montserrat"/>
                <w:rtl w:val="0"/>
              </w:rPr>
              <w:t xml:space="preserve">Kiểm tra Edge Functions và Telegram Bot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B">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 Đặng Thái Sơn</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C">
            <w:pPr>
              <w:rPr>
                <w:rFonts w:ascii="Montserrat" w:cs="Montserrat" w:eastAsia="Montserrat" w:hAnsi="Montserrat"/>
              </w:rPr>
            </w:pPr>
            <w:r w:rsidDel="00000000" w:rsidR="00000000" w:rsidRPr="00000000">
              <w:rPr>
                <w:rFonts w:ascii="Montserrat" w:cs="Montserrat" w:eastAsia="Montserrat" w:hAnsi="Montserrat"/>
                <w:rtl w:val="0"/>
              </w:rPr>
              <w:t xml:space="preserve">16:05 - 16:35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D">
            <w:pPr>
              <w:rPr>
                <w:rFonts w:ascii="Montserrat" w:cs="Montserrat" w:eastAsia="Montserrat" w:hAnsi="Montserrat"/>
              </w:rPr>
            </w:pPr>
            <w:r w:rsidDel="00000000" w:rsidR="00000000" w:rsidRPr="00000000">
              <w:rPr>
                <w:rFonts w:ascii="Montserrat" w:cs="Montserrat" w:eastAsia="Montserrat" w:hAnsi="Montserrat"/>
                <w:rtl w:val="0"/>
              </w:rPr>
              <w:t xml:space="preserve">Xuất dữ liệu, tiền xử lý và chuẩn bị biểu đồ</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E">
            <w:pPr>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EF">
            <w:pPr>
              <w:rPr>
                <w:rFonts w:ascii="Montserrat" w:cs="Montserrat" w:eastAsia="Montserrat" w:hAnsi="Montserrat"/>
              </w:rPr>
            </w:pPr>
            <w:r w:rsidDel="00000000" w:rsidR="00000000" w:rsidRPr="00000000">
              <w:rPr>
                <w:rFonts w:ascii="Montserrat" w:cs="Montserrat" w:eastAsia="Montserrat" w:hAnsi="Montserrat"/>
                <w:rtl w:val="0"/>
              </w:rPr>
              <w:t xml:space="preserve">16:35 - 17:10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0">
            <w:pPr>
              <w:rPr>
                <w:rFonts w:ascii="Montserrat" w:cs="Montserrat" w:eastAsia="Montserrat" w:hAnsi="Montserrat"/>
              </w:rPr>
            </w:pPr>
            <w:r w:rsidDel="00000000" w:rsidR="00000000" w:rsidRPr="00000000">
              <w:rPr>
                <w:rFonts w:ascii="Montserrat" w:cs="Montserrat" w:eastAsia="Montserrat" w:hAnsi="Montserrat"/>
                <w:rtl w:val="0"/>
              </w:rPr>
              <w:t xml:space="preserve">Chụp ảnh prototype, OLED, wiring, buồng đo và dashboard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1">
            <w:pPr>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2">
            <w:pPr>
              <w:rPr>
                <w:rFonts w:ascii="Montserrat" w:cs="Montserrat" w:eastAsia="Montserrat" w:hAnsi="Montserrat"/>
              </w:rPr>
            </w:pPr>
            <w:r w:rsidDel="00000000" w:rsidR="00000000" w:rsidRPr="00000000">
              <w:rPr>
                <w:rFonts w:ascii="Montserrat" w:cs="Montserrat" w:eastAsia="Montserrat" w:hAnsi="Montserrat"/>
                <w:rtl w:val="0"/>
              </w:rPr>
              <w:t xml:space="preserve">17:10 - 17:45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3">
            <w:pPr>
              <w:rPr>
                <w:rFonts w:ascii="Montserrat" w:cs="Montserrat" w:eastAsia="Montserrat" w:hAnsi="Montserrat"/>
              </w:rPr>
            </w:pPr>
            <w:r w:rsidDel="00000000" w:rsidR="00000000" w:rsidRPr="00000000">
              <w:rPr>
                <w:rFonts w:ascii="Montserrat" w:cs="Montserrat" w:eastAsia="Montserrat" w:hAnsi="Montserrat"/>
                <w:rtl w:val="0"/>
              </w:rPr>
              <w:t xml:space="preserve">Chốt prototype, tổng kết kết quả, lập kế hoạch báo cáo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4">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5">
            <w:pPr>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6">
            <w:pPr>
              <w:rPr>
                <w:rFonts w:ascii="Montserrat" w:cs="Montserrat" w:eastAsia="Montserrat" w:hAnsi="Montserrat"/>
              </w:rPr>
            </w:pPr>
            <w:r w:rsidDel="00000000" w:rsidR="00000000" w:rsidRPr="00000000">
              <w:rPr>
                <w:rFonts w:ascii="Montserrat" w:cs="Montserrat" w:eastAsia="Montserrat" w:hAnsi="Montserrat"/>
                <w:rtl w:val="0"/>
              </w:rPr>
              <w:t xml:space="preserve">Nội dung công việc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7">
            <w:pPr>
              <w:rPr>
                <w:rFonts w:ascii="Montserrat" w:cs="Montserrat" w:eastAsia="Montserrat" w:hAnsi="Montserrat"/>
              </w:rPr>
            </w:pPr>
            <w:r w:rsidDel="00000000" w:rsidR="00000000" w:rsidRPr="00000000">
              <w:rPr>
                <w:rFonts w:ascii="Montserrat" w:cs="Montserrat" w:eastAsia="Montserrat" w:hAnsi="Montserrat"/>
                <w:rtl w:val="0"/>
              </w:rPr>
              <w:t xml:space="preserve">Người phụ trách</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8">
            <w:pPr>
              <w:rPr>
                <w:rFonts w:ascii="Montserrat" w:cs="Montserrat" w:eastAsia="Montserrat" w:hAnsi="Montserrat"/>
              </w:rPr>
            </w:pPr>
            <w:r w:rsidDel="00000000" w:rsidR="00000000" w:rsidRPr="00000000">
              <w:rPr>
                <w:rFonts w:ascii="Montserrat" w:cs="Montserrat" w:eastAsia="Montserrat" w:hAnsi="Montserrat"/>
                <w:rtl w:val="0"/>
              </w:rPr>
              <w:t xml:space="preserve">14:00 - 14:20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9">
            <w:pPr>
              <w:rPr>
                <w:rFonts w:ascii="Montserrat" w:cs="Montserrat" w:eastAsia="Montserrat" w:hAnsi="Montserrat"/>
              </w:rPr>
            </w:pPr>
            <w:r w:rsidDel="00000000" w:rsidR="00000000" w:rsidRPr="00000000">
              <w:rPr>
                <w:rFonts w:ascii="Montserrat" w:cs="Montserrat" w:eastAsia="Montserrat" w:hAnsi="Montserrat"/>
                <w:rtl w:val="0"/>
              </w:rPr>
              <w:t xml:space="preserve">Rà soát các lỗi còn lại từ Tuần 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A">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B">
            <w:pPr>
              <w:rPr>
                <w:rFonts w:ascii="Montserrat" w:cs="Montserrat" w:eastAsia="Montserrat" w:hAnsi="Montserrat"/>
              </w:rPr>
            </w:pPr>
            <w:r w:rsidDel="00000000" w:rsidR="00000000" w:rsidRPr="00000000">
              <w:rPr>
                <w:rFonts w:ascii="Montserrat" w:cs="Montserrat" w:eastAsia="Montserrat" w:hAnsi="Montserrat"/>
                <w:rtl w:val="0"/>
              </w:rPr>
              <w:t xml:space="preserve">14:20 - 15:00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C">
            <w:pPr>
              <w:rPr>
                <w:rFonts w:ascii="Montserrat" w:cs="Montserrat" w:eastAsia="Montserrat" w:hAnsi="Montserrat"/>
              </w:rPr>
            </w:pPr>
            <w:r w:rsidDel="00000000" w:rsidR="00000000" w:rsidRPr="00000000">
              <w:rPr>
                <w:rFonts w:ascii="Montserrat" w:cs="Montserrat" w:eastAsia="Montserrat" w:hAnsi="Montserrat"/>
                <w:rtl w:val="0"/>
              </w:rPr>
              <w:t xml:space="preserve">Chạy thử hệ thống tích hợp và theo dõi Serial log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D">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E">
            <w:pPr>
              <w:rPr>
                <w:rFonts w:ascii="Montserrat" w:cs="Montserrat" w:eastAsia="Montserrat" w:hAnsi="Montserrat"/>
              </w:rPr>
            </w:pPr>
            <w:r w:rsidDel="00000000" w:rsidR="00000000" w:rsidRPr="00000000">
              <w:rPr>
                <w:rFonts w:ascii="Montserrat" w:cs="Montserrat" w:eastAsia="Montserrat" w:hAnsi="Montserrat"/>
                <w:rtl w:val="0"/>
              </w:rPr>
              <w:t xml:space="preserve">15:00 - 15:35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FF">
            <w:pPr>
              <w:rPr>
                <w:rFonts w:ascii="Montserrat" w:cs="Montserrat" w:eastAsia="Montserrat" w:hAnsi="Montserrat"/>
              </w:rPr>
            </w:pPr>
            <w:r w:rsidDel="00000000" w:rsidR="00000000" w:rsidRPr="00000000">
              <w:rPr>
                <w:rFonts w:ascii="Montserrat" w:cs="Montserrat" w:eastAsia="Montserrat" w:hAnsi="Montserrat"/>
                <w:rtl w:val="0"/>
              </w:rPr>
              <w:t xml:space="preserve">Theo dõi dữ liệu trên Supabase và kiểm tra HTTP POST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0">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1">
            <w:pPr>
              <w:rPr>
                <w:rFonts w:ascii="Montserrat" w:cs="Montserrat" w:eastAsia="Montserrat" w:hAnsi="Montserrat"/>
              </w:rPr>
            </w:pPr>
            <w:r w:rsidDel="00000000" w:rsidR="00000000" w:rsidRPr="00000000">
              <w:rPr>
                <w:rFonts w:ascii="Montserrat" w:cs="Montserrat" w:eastAsia="Montserrat" w:hAnsi="Montserrat"/>
                <w:rtl w:val="0"/>
              </w:rPr>
              <w:t xml:space="preserve">15:35 - 16:05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2">
            <w:pPr>
              <w:rPr>
                <w:rFonts w:ascii="Montserrat" w:cs="Montserrat" w:eastAsia="Montserrat" w:hAnsi="Montserrat"/>
              </w:rPr>
            </w:pPr>
            <w:r w:rsidDel="00000000" w:rsidR="00000000" w:rsidRPr="00000000">
              <w:rPr>
                <w:rFonts w:ascii="Montserrat" w:cs="Montserrat" w:eastAsia="Montserrat" w:hAnsi="Montserrat"/>
                <w:rtl w:val="0"/>
              </w:rPr>
              <w:t xml:space="preserve">Kiểm tra Edge Functions và Telegram Bot 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3">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 Đặng Thái Sơn</w:t>
            </w:r>
          </w:p>
        </w:tc>
      </w:tr>
    </w:tbl>
    <w:p w:rsidR="00000000" w:rsidDel="00000000" w:rsidP="00000000" w:rsidRDefault="00000000" w:rsidRPr="00000000" w14:paraId="000012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05">
      <w:pPr>
        <w:pStyle w:val="Heading1"/>
        <w:keepNext w:val="0"/>
        <w:keepLines w:val="0"/>
        <w:spacing w:before="480" w:lineRule="auto"/>
        <w:rPr>
          <w:rFonts w:ascii="Montserrat" w:cs="Montserrat" w:eastAsia="Montserrat" w:hAnsi="Montserrat"/>
          <w:b w:val="1"/>
          <w:bCs w:val="1"/>
          <w:sz w:val="46"/>
          <w:szCs w:val="46"/>
        </w:rPr>
      </w:pPr>
      <w:bookmarkStart w:colFirst="0" w:colLast="0" w:name="_qeihtr779m1t" w:id="199"/>
      <w:bookmarkEnd w:id="199"/>
      <w:r w:rsidDel="00000000" w:rsidR="00000000" w:rsidRPr="00000000">
        <w:rPr>
          <w:rFonts w:ascii="Montserrat" w:cs="Montserrat" w:eastAsia="Montserrat" w:hAnsi="Montserrat"/>
          <w:b w:val="1"/>
          <w:bCs w:val="1"/>
          <w:sz w:val="46"/>
          <w:szCs w:val="46"/>
          <w:rtl w:val="0"/>
        </w:rPr>
        <w:t xml:space="preserve">HOẠT ĐỘNG THỰC TẾ</w:t>
      </w:r>
    </w:p>
    <w:p w:rsidR="00000000" w:rsidDel="00000000" w:rsidP="00000000" w:rsidRDefault="00000000" w:rsidRPr="00000000" w14:paraId="0000120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 Rà soát trạng thái hệ thống trước khi chạy thử </w:t>
      </w:r>
    </w:p>
    <w:p w:rsidR="00000000" w:rsidDel="00000000" w:rsidP="00000000" w:rsidRDefault="00000000" w:rsidRPr="00000000" w14:paraId="00001207">
      <w:pPr>
        <w:rPr>
          <w:rFonts w:ascii="Montserrat" w:cs="Montserrat" w:eastAsia="Montserrat" w:hAnsi="Montserrat"/>
          <w:b w:val="1"/>
          <w:bCs w:val="1"/>
        </w:rPr>
      </w:pPr>
      <w:r w:rsidDel="00000000" w:rsidR="00000000" w:rsidRPr="00000000">
        <w:rPr>
          <w:rtl w:val="0"/>
        </w:rPr>
      </w:r>
    </w:p>
    <w:tbl>
      <w:tblPr>
        <w:tblStyle w:val="Table144"/>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5780"/>
        <w:tblGridChange w:id="0">
          <w:tblGrid>
            <w:gridCol w:w="1880"/>
            <w:gridCol w:w="578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8">
            <w:pPr>
              <w:rPr>
                <w:rFonts w:ascii="Montserrat" w:cs="Montserrat" w:eastAsia="Montserrat" w:hAnsi="Montserrat"/>
              </w:rPr>
            </w:pPr>
            <w:r w:rsidDel="00000000" w:rsidR="00000000" w:rsidRPr="00000000">
              <w:rPr>
                <w:rFonts w:ascii="Montserrat" w:cs="Montserrat" w:eastAsia="Montserrat" w:hAnsi="Montserrat"/>
                <w:rtl w:val="0"/>
              </w:rPr>
              <w:t xml:space="preserve">Khối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9">
            <w:pPr>
              <w:rPr>
                <w:rFonts w:ascii="Montserrat" w:cs="Montserrat" w:eastAsia="Montserrat" w:hAnsi="Montserrat"/>
              </w:rPr>
            </w:pPr>
            <w:r w:rsidDel="00000000" w:rsidR="00000000" w:rsidRPr="00000000">
              <w:rPr>
                <w:rFonts w:ascii="Montserrat" w:cs="Montserrat" w:eastAsia="Montserrat" w:hAnsi="Montserrat"/>
                <w:rtl w:val="0"/>
              </w:rPr>
              <w:t xml:space="preserve">Trạng thái cần kiểm tra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A">
            <w:pPr>
              <w:rPr>
                <w:rFonts w:ascii="Montserrat" w:cs="Montserrat" w:eastAsia="Montserrat" w:hAnsi="Montserrat"/>
              </w:rPr>
            </w:pPr>
            <w:r w:rsidDel="00000000" w:rsidR="00000000" w:rsidRPr="00000000">
              <w:rPr>
                <w:rFonts w:ascii="Montserrat" w:cs="Montserrat" w:eastAsia="Montserrat" w:hAnsi="Montserrat"/>
                <w:rtl w:val="0"/>
              </w:rPr>
              <w:t xml:space="preserve">ESP32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B">
            <w:pPr>
              <w:rPr>
                <w:rFonts w:ascii="Montserrat" w:cs="Montserrat" w:eastAsia="Montserrat" w:hAnsi="Montserrat"/>
              </w:rPr>
            </w:pPr>
            <w:r w:rsidDel="00000000" w:rsidR="00000000" w:rsidRPr="00000000">
              <w:rPr>
                <w:rFonts w:ascii="Montserrat" w:cs="Montserrat" w:eastAsia="Montserrat" w:hAnsi="Montserrat"/>
                <w:rtl w:val="0"/>
              </w:rPr>
              <w:t xml:space="preserve">Nạp firmware tích hợp, Serial log ổn định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C">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D">
            <w:pPr>
              <w:rPr>
                <w:rFonts w:ascii="Montserrat" w:cs="Montserrat" w:eastAsia="Montserrat" w:hAnsi="Montserrat"/>
              </w:rPr>
            </w:pPr>
            <w:r w:rsidDel="00000000" w:rsidR="00000000" w:rsidRPr="00000000">
              <w:rPr>
                <w:rFonts w:ascii="Montserrat" w:cs="Montserrat" w:eastAsia="Montserrat" w:hAnsi="Montserrat"/>
                <w:rtl w:val="0"/>
              </w:rPr>
              <w:t xml:space="preserve">Không trả NaN liên tục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E">
            <w:pPr>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0F">
            <w:pPr>
              <w:rPr>
                <w:rFonts w:ascii="Montserrat" w:cs="Montserrat" w:eastAsia="Montserrat" w:hAnsi="Montserrat"/>
              </w:rPr>
            </w:pPr>
            <w:r w:rsidDel="00000000" w:rsidR="00000000" w:rsidRPr="00000000">
              <w:rPr>
                <w:rFonts w:ascii="Montserrat" w:cs="Montserrat" w:eastAsia="Montserrat" w:hAnsi="Montserrat"/>
                <w:rtl w:val="0"/>
              </w:rPr>
              <w:t xml:space="preserve">Có giá trị ADC và điện áp tương ứng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0">
            <w:pPr>
              <w:rPr>
                <w:rFonts w:ascii="Montserrat" w:cs="Montserrat" w:eastAsia="Montserrat" w:hAnsi="Montserrat"/>
              </w:rPr>
            </w:pPr>
            <w:r w:rsidDel="00000000" w:rsidR="00000000" w:rsidRPr="00000000">
              <w:rPr>
                <w:rFonts w:ascii="Montserrat" w:cs="Montserrat" w:eastAsia="Montserrat" w:hAnsi="Montserrat"/>
                <w:rtl w:val="0"/>
              </w:rPr>
              <w:t xml:space="preserve">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1">
            <w:pPr>
              <w:rPr>
                <w:rFonts w:ascii="Montserrat" w:cs="Montserrat" w:eastAsia="Montserrat" w:hAnsi="Montserrat"/>
              </w:rPr>
            </w:pPr>
            <w:r w:rsidDel="00000000" w:rsidR="00000000" w:rsidRPr="00000000">
              <w:rPr>
                <w:rFonts w:ascii="Montserrat" w:cs="Montserrat" w:eastAsia="Montserrat" w:hAnsi="Montserrat"/>
                <w:rtl w:val="0"/>
              </w:rPr>
              <w:t xml:space="preserve">Có giá trị ADC theo chu kỳ đọc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2">
            <w:pPr>
              <w:rPr>
                <w:rFonts w:ascii="Montserrat" w:cs="Montserrat" w:eastAsia="Montserrat" w:hAnsi="Montserrat"/>
              </w:rPr>
            </w:pPr>
            <w:r w:rsidDel="00000000" w:rsidR="00000000" w:rsidRPr="00000000">
              <w:rPr>
                <w:rFonts w:ascii="Montserrat" w:cs="Montserrat" w:eastAsia="Montserrat" w:hAnsi="Montserrat"/>
                <w:rtl w:val="0"/>
              </w:rPr>
              <w:t xml:space="preserve">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3">
            <w:pPr>
              <w:rPr>
                <w:rFonts w:ascii="Montserrat" w:cs="Montserrat" w:eastAsia="Montserrat" w:hAnsi="Montserrat"/>
              </w:rPr>
            </w:pPr>
            <w:r w:rsidDel="00000000" w:rsidR="00000000" w:rsidRPr="00000000">
              <w:rPr>
                <w:rFonts w:ascii="Montserrat" w:cs="Montserrat" w:eastAsia="Montserrat" w:hAnsi="Montserrat"/>
                <w:rtl w:val="0"/>
              </w:rPr>
              <w:t xml:space="preserve">Hiển thị dữ liệu và trạng thái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4">
            <w:pPr>
              <w:rPr>
                <w:rFonts w:ascii="Montserrat" w:cs="Montserrat" w:eastAsia="Montserrat" w:hAnsi="Montserrat"/>
              </w:rPr>
            </w:pPr>
            <w:r w:rsidDel="00000000" w:rsidR="00000000" w:rsidRPr="00000000">
              <w:rPr>
                <w:rFonts w:ascii="Montserrat" w:cs="Montserrat" w:eastAsia="Montserrat" w:hAnsi="Montserrat"/>
                <w:rtl w:val="0"/>
              </w:rPr>
              <w:t xml:space="preserve">LED/buzzer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5">
            <w:pPr>
              <w:rPr>
                <w:rFonts w:ascii="Montserrat" w:cs="Montserrat" w:eastAsia="Montserrat" w:hAnsi="Montserrat"/>
              </w:rPr>
            </w:pPr>
            <w:r w:rsidDel="00000000" w:rsidR="00000000" w:rsidRPr="00000000">
              <w:rPr>
                <w:rFonts w:ascii="Montserrat" w:cs="Montserrat" w:eastAsia="Montserrat" w:hAnsi="Montserrat"/>
                <w:rtl w:val="0"/>
              </w:rPr>
              <w:t xml:space="preserve">Phản hồi khi vượt ngưỡng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6">
            <w:pPr>
              <w:rPr>
                <w:rFonts w:ascii="Montserrat" w:cs="Montserrat" w:eastAsia="Montserrat" w:hAnsi="Montserrat"/>
              </w:rPr>
            </w:pPr>
            <w:r w:rsidDel="00000000" w:rsidR="00000000" w:rsidRPr="00000000">
              <w:rPr>
                <w:rFonts w:ascii="Montserrat" w:cs="Montserrat" w:eastAsia="Montserrat" w:hAnsi="Montserrat"/>
                <w:rtl w:val="0"/>
              </w:rPr>
              <w:t xml:space="preserve">Quạt/relay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7">
            <w:pPr>
              <w:rPr>
                <w:rFonts w:ascii="Montserrat" w:cs="Montserrat" w:eastAsia="Montserrat" w:hAnsi="Montserrat"/>
              </w:rPr>
            </w:pPr>
            <w:r w:rsidDel="00000000" w:rsidR="00000000" w:rsidRPr="00000000">
              <w:rPr>
                <w:rFonts w:ascii="Montserrat" w:cs="Montserrat" w:eastAsia="Montserrat" w:hAnsi="Montserrat"/>
                <w:rtl w:val="0"/>
              </w:rPr>
              <w:t xml:space="preserve">Hoạt động qua mạch điều khiển, không làm reset ESP32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8">
            <w:pPr>
              <w:rPr>
                <w:rFonts w:ascii="Montserrat" w:cs="Montserrat" w:eastAsia="Montserrat" w:hAnsi="Montserrat"/>
              </w:rPr>
            </w:pPr>
            <w:r w:rsidDel="00000000" w:rsidR="00000000" w:rsidRPr="00000000">
              <w:rPr>
                <w:rFonts w:ascii="Montserrat" w:cs="Montserrat" w:eastAsia="Montserrat" w:hAnsi="Montserrat"/>
                <w:rtl w:val="0"/>
              </w:rPr>
              <w:t xml:space="preserve">Wi-Fi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9">
            <w:pPr>
              <w:rPr>
                <w:rFonts w:ascii="Montserrat" w:cs="Montserrat" w:eastAsia="Montserrat" w:hAnsi="Montserrat"/>
              </w:rPr>
            </w:pPr>
            <w:r w:rsidDel="00000000" w:rsidR="00000000" w:rsidRPr="00000000">
              <w:rPr>
                <w:rFonts w:ascii="Montserrat" w:cs="Montserrat" w:eastAsia="Montserrat" w:hAnsi="Montserrat"/>
                <w:rtl w:val="0"/>
              </w:rPr>
              <w:t xml:space="preserve">Kết nối ổn định ở vị trí thử nghiệm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A">
            <w:pPr>
              <w:rPr>
                <w:rFonts w:ascii="Montserrat" w:cs="Montserrat" w:eastAsia="Montserrat" w:hAnsi="Montserrat"/>
              </w:rPr>
            </w:pPr>
            <w:r w:rsidDel="00000000" w:rsidR="00000000" w:rsidRPr="00000000">
              <w:rPr>
                <w:rFonts w:ascii="Montserrat" w:cs="Montserrat" w:eastAsia="Montserrat" w:hAnsi="Montserrat"/>
                <w:rtl w:val="0"/>
              </w:rPr>
              <w:t xml:space="preserve">Supabase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B">
            <w:pPr>
              <w:rPr>
                <w:rFonts w:ascii="Montserrat" w:cs="Montserrat" w:eastAsia="Montserrat" w:hAnsi="Montserrat"/>
              </w:rPr>
            </w:pPr>
            <w:r w:rsidDel="00000000" w:rsidR="00000000" w:rsidRPr="00000000">
              <w:rPr>
                <w:rFonts w:ascii="Montserrat" w:cs="Montserrat" w:eastAsia="Montserrat" w:hAnsi="Montserrat"/>
                <w:rtl w:val="0"/>
              </w:rPr>
              <w:t xml:space="preserve">Nhận dữ liệu qua HTTP POST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C">
            <w:pPr>
              <w:rPr>
                <w:rFonts w:ascii="Montserrat" w:cs="Montserrat" w:eastAsia="Montserrat" w:hAnsi="Montserrat"/>
              </w:rPr>
            </w:pPr>
            <w:r w:rsidDel="00000000" w:rsidR="00000000" w:rsidRPr="00000000">
              <w:rPr>
                <w:rFonts w:ascii="Montserrat" w:cs="Montserrat" w:eastAsia="Montserrat" w:hAnsi="Montserrat"/>
                <w:rtl w:val="0"/>
              </w:rPr>
              <w:t xml:space="preserve">SPIFFS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1D">
            <w:pPr>
              <w:rPr>
                <w:rFonts w:ascii="Montserrat" w:cs="Montserrat" w:eastAsia="Montserrat" w:hAnsi="Montserrat"/>
              </w:rPr>
            </w:pPr>
            <w:r w:rsidDel="00000000" w:rsidR="00000000" w:rsidRPr="00000000">
              <w:rPr>
                <w:rFonts w:ascii="Montserrat" w:cs="Montserrat" w:eastAsia="Montserrat" w:hAnsi="Montserrat"/>
                <w:rtl w:val="0"/>
              </w:rPr>
              <w:t xml:space="preserve">Có thể lưu cache khi mất mạng</w:t>
            </w:r>
          </w:p>
        </w:tc>
      </w:tr>
    </w:tbl>
    <w:p w:rsidR="00000000" w:rsidDel="00000000" w:rsidP="00000000" w:rsidRDefault="00000000" w:rsidRPr="00000000" w14:paraId="0000121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121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 Chạy thử hệ thống tích hợp</w:t>
      </w:r>
    </w:p>
    <w:p w:rsidR="00000000" w:rsidDel="00000000" w:rsidP="00000000" w:rsidRDefault="00000000" w:rsidRPr="00000000" w14:paraId="00001220">
      <w:pPr>
        <w:numPr>
          <w:ilvl w:val="0"/>
          <w:numId w:val="7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Hệ thống gồm 3 task</w:t>
        <w:br w:type="textWrapping"/>
        <w:t xml:space="preserve">TaskSensors  -&gt; đọc cảm biến và cập nhật dữ liệu</w:t>
      </w:r>
    </w:p>
    <w:p w:rsidR="00000000" w:rsidDel="00000000" w:rsidP="00000000" w:rsidRDefault="00000000" w:rsidRPr="00000000" w14:paraId="00001221">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TaskOLED     -&gt; hiển thị dữ liệu cục bộ</w:t>
      </w:r>
    </w:p>
    <w:p w:rsidR="00000000" w:rsidDel="00000000" w:rsidP="00000000" w:rsidRDefault="00000000" w:rsidRPr="00000000" w14:paraId="00001222">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TaskNetwork  -&gt; gửi dữ liệu lên Supabase hoặc lưu cache</w:t>
      </w:r>
    </w:p>
    <w:p w:rsidR="00000000" w:rsidDel="00000000" w:rsidP="00000000" w:rsidRDefault="00000000" w:rsidRPr="00000000" w14:paraId="00001223">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Luồng vận hành:</w:t>
      </w:r>
    </w:p>
    <w:p w:rsidR="00000000" w:rsidDel="00000000" w:rsidP="00000000" w:rsidRDefault="00000000" w:rsidRPr="00000000" w14:paraId="00001224">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Bật nguồn</w:t>
      </w:r>
    </w:p>
    <w:p w:rsidR="00000000" w:rsidDel="00000000" w:rsidP="00000000" w:rsidRDefault="00000000" w:rsidRPr="00000000" w14:paraId="00001225">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ESP32 khởi tạo Wi-Fi, OLED, cảm biến, SPIFFS</w:t>
      </w:r>
    </w:p>
    <w:p w:rsidR="00000000" w:rsidDel="00000000" w:rsidP="00000000" w:rsidRDefault="00000000" w:rsidRPr="00000000" w14:paraId="00001226">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Tạo các task FreeRTOS</w:t>
      </w:r>
    </w:p>
    <w:p w:rsidR="00000000" w:rsidDel="00000000" w:rsidP="00000000" w:rsidRDefault="00000000" w:rsidRPr="00000000" w14:paraId="00001227">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TaskSensors đọc DHT22, MQ135, GP2Y</w:t>
      </w:r>
    </w:p>
    <w:p w:rsidR="00000000" w:rsidDel="00000000" w:rsidP="00000000" w:rsidRDefault="00000000" w:rsidRPr="00000000" w14:paraId="00001228">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TaskOLED hiển thị giá trị mới nhất</w:t>
      </w:r>
    </w:p>
    <w:p w:rsidR="00000000" w:rsidDel="00000000" w:rsidP="00000000" w:rsidRDefault="00000000" w:rsidRPr="00000000" w14:paraId="00001229">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TaskNetwork gửi dữ liệu lên Supabase</w:t>
      </w:r>
    </w:p>
    <w:p w:rsidR="00000000" w:rsidDel="00000000" w:rsidP="00000000" w:rsidRDefault="00000000" w:rsidRPr="00000000" w14:paraId="0000122A">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Nếu lỗi mạng thì lưu SPIFFS</w:t>
      </w:r>
    </w:p>
    <w:p w:rsidR="00000000" w:rsidDel="00000000" w:rsidP="00000000" w:rsidRDefault="00000000" w:rsidRPr="00000000" w14:paraId="0000122B">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Nếu vượt ngưỡng thì kích hoạt cảnh báo</w:t>
      </w:r>
    </w:p>
    <w:p w:rsidR="00000000" w:rsidDel="00000000" w:rsidP="00000000" w:rsidRDefault="00000000" w:rsidRPr="00000000" w14:paraId="0000122C">
      <w:pPr>
        <w:numPr>
          <w:ilvl w:val="0"/>
          <w:numId w:val="8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quan sát: </w:t>
      </w:r>
    </w:p>
    <w:tbl>
      <w:tblPr>
        <w:tblStyle w:val="Table145"/>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985"/>
        <w:tblGridChange w:id="0">
          <w:tblGrid>
            <w:gridCol w:w="2330"/>
            <w:gridCol w:w="498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2D">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2E">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Ý nghĩa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2F">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WiFi connected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0">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ESP32 đã kết nối mạng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1">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SPIFFS mounted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2">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Bộ nhớ file nội bộ sẵn sàng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3">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TaskSensors running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4">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Task đọc cảm biến hoạt động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5">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Display updated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6">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OLED được cập nhật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7">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HTTP POST success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8">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Dữ liệu gửi lên Supabase thành công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9">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Save to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A">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Dữ liệu được lưu khi mất mạng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B">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Flush cache success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C">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Dữ liệu cache được gửi lại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D">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DHT error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E">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DHT22 trả lỗi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3F">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Alert triggered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0">
            <w:p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Hệ thống kích hoạt cảnh báo</w:t>
            </w:r>
          </w:p>
        </w:tc>
      </w:tr>
    </w:tbl>
    <w:p w:rsidR="00000000" w:rsidDel="00000000" w:rsidP="00000000" w:rsidRDefault="00000000" w:rsidRPr="00000000" w14:paraId="00001241">
      <w:pPr>
        <w:rPr>
          <w:rFonts w:ascii="Montserrat" w:cs="Montserrat" w:eastAsia="Montserrat" w:hAnsi="Montserrat"/>
        </w:rPr>
      </w:pPr>
      <w:r w:rsidDel="00000000" w:rsidR="00000000" w:rsidRPr="00000000">
        <w:rPr>
          <w:rFonts w:ascii="Montserrat" w:cs="Montserrat" w:eastAsia="Montserrat" w:hAnsi="Montserrat"/>
          <w:rtl w:val="0"/>
        </w:rPr>
        <w:t xml:space="preserve">Việc quan sát log giúp nhóm xác định hệ thống có hoạt động đồng bộ hay không, task nào gây lỗi, và dữ liệu có được gửi/ghi tạm đúng như thiết kế hay không. </w:t>
      </w:r>
    </w:p>
    <w:p w:rsidR="00000000" w:rsidDel="00000000" w:rsidP="00000000" w:rsidRDefault="00000000" w:rsidRPr="00000000" w14:paraId="000012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43">
      <w:pPr>
        <w:rPr>
          <w:rFonts w:ascii="Montserrat" w:cs="Montserrat" w:eastAsia="Montserrat" w:hAnsi="Montserrat"/>
        </w:rPr>
      </w:pPr>
      <w:r w:rsidDel="00000000" w:rsidR="00000000" w:rsidRPr="00000000">
        <w:rPr>
          <w:rFonts w:ascii="Montserrat" w:cs="Montserrat" w:eastAsia="Montserrat" w:hAnsi="Montserrat"/>
          <w:rtl w:val="0"/>
        </w:rPr>
        <w:t xml:space="preserve">3. Ghi dữ liệu từ serial monitor/ supabase</w:t>
      </w:r>
    </w:p>
    <w:p w:rsidR="00000000" w:rsidDel="00000000" w:rsidP="00000000" w:rsidRDefault="00000000" w:rsidRPr="00000000" w14:paraId="00001244">
      <w:pPr>
        <w:rPr>
          <w:rFonts w:ascii="Montserrat" w:cs="Montserrat" w:eastAsia="Montserrat" w:hAnsi="Montserrat"/>
        </w:rPr>
      </w:pPr>
      <w:r w:rsidDel="00000000" w:rsidR="00000000" w:rsidRPr="00000000">
        <w:rPr>
          <w:rtl w:val="0"/>
        </w:rPr>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9.1264345434413"/>
        <w:gridCol w:w="4343.033504119559"/>
        <w:gridCol w:w="3143.351872360623"/>
        <w:tblGridChange w:id="0">
          <w:tblGrid>
            <w:gridCol w:w="1539.1264345434413"/>
            <w:gridCol w:w="4343.033504119559"/>
            <w:gridCol w:w="3143.35187236062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5">
            <w:pPr>
              <w:rPr>
                <w:rFonts w:ascii="Montserrat" w:cs="Montserrat" w:eastAsia="Montserrat" w:hAnsi="Montserrat"/>
              </w:rPr>
            </w:pPr>
            <w:r w:rsidDel="00000000" w:rsidR="00000000" w:rsidRPr="00000000">
              <w:rPr>
                <w:rFonts w:ascii="Montserrat" w:cs="Montserrat" w:eastAsia="Montserrat" w:hAnsi="Montserrat"/>
                <w:rtl w:val="0"/>
              </w:rPr>
              <w:t xml:space="preserve">Nguồn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6">
            <w:pPr>
              <w:rPr>
                <w:rFonts w:ascii="Montserrat" w:cs="Montserrat" w:eastAsia="Montserrat" w:hAnsi="Montserrat"/>
              </w:rPr>
            </w:pPr>
            <w:r w:rsidDel="00000000" w:rsidR="00000000" w:rsidRPr="00000000">
              <w:rPr>
                <w:rFonts w:ascii="Montserrat" w:cs="Montserrat" w:eastAsia="Montserrat" w:hAnsi="Montserrat"/>
                <w:rtl w:val="0"/>
              </w:rPr>
              <w:t xml:space="preserve">Ưu điểm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7">
            <w:pPr>
              <w:rPr>
                <w:rFonts w:ascii="Montserrat" w:cs="Montserrat" w:eastAsia="Montserrat" w:hAnsi="Montserrat"/>
              </w:rPr>
            </w:pPr>
            <w:r w:rsidDel="00000000" w:rsidR="00000000" w:rsidRPr="00000000">
              <w:rPr>
                <w:rFonts w:ascii="Montserrat" w:cs="Montserrat" w:eastAsia="Montserrat" w:hAnsi="Montserrat"/>
                <w:rtl w:val="0"/>
              </w:rPr>
              <w:t xml:space="preserve">Hạn chế</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8">
            <w:pPr>
              <w:rPr>
                <w:rFonts w:ascii="Montserrat" w:cs="Montserrat" w:eastAsia="Montserrat" w:hAnsi="Montserrat"/>
              </w:rPr>
            </w:pPr>
            <w:r w:rsidDel="00000000" w:rsidR="00000000" w:rsidRPr="00000000">
              <w:rPr>
                <w:rFonts w:ascii="Montserrat" w:cs="Montserrat" w:eastAsia="Montserrat" w:hAnsi="Montserrat"/>
                <w:rtl w:val="0"/>
              </w:rPr>
              <w:t xml:space="preserve">Serial Monitor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9">
            <w:pPr>
              <w:rPr>
                <w:rFonts w:ascii="Montserrat" w:cs="Montserrat" w:eastAsia="Montserrat" w:hAnsi="Montserrat"/>
              </w:rPr>
            </w:pPr>
            <w:r w:rsidDel="00000000" w:rsidR="00000000" w:rsidRPr="00000000">
              <w:rPr>
                <w:rFonts w:ascii="Montserrat" w:cs="Montserrat" w:eastAsia="Montserrat" w:hAnsi="Montserrat"/>
                <w:rtl w:val="0"/>
              </w:rPr>
              <w:t xml:space="preserve">Dễ quan sát trực tiếp, không cần mạng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A">
            <w:pPr>
              <w:rPr>
                <w:rFonts w:ascii="Montserrat" w:cs="Montserrat" w:eastAsia="Montserrat" w:hAnsi="Montserrat"/>
              </w:rPr>
            </w:pPr>
            <w:r w:rsidDel="00000000" w:rsidR="00000000" w:rsidRPr="00000000">
              <w:rPr>
                <w:rFonts w:ascii="Montserrat" w:cs="Montserrat" w:eastAsia="Montserrat" w:hAnsi="Montserrat"/>
                <w:rtl w:val="0"/>
              </w:rPr>
              <w:t xml:space="preserve">Phải lưu thủ công hoặc copy log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B">
            <w:pPr>
              <w:rPr>
                <w:rFonts w:ascii="Montserrat" w:cs="Montserrat" w:eastAsia="Montserrat" w:hAnsi="Montserrat"/>
              </w:rPr>
            </w:pPr>
            <w:r w:rsidDel="00000000" w:rsidR="00000000" w:rsidRPr="00000000">
              <w:rPr>
                <w:rFonts w:ascii="Montserrat" w:cs="Montserrat" w:eastAsia="Montserrat" w:hAnsi="Montserrat"/>
                <w:rtl w:val="0"/>
              </w:rPr>
              <w:t xml:space="preserve">Supabase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C">
            <w:pPr>
              <w:rPr>
                <w:rFonts w:ascii="Montserrat" w:cs="Montserrat" w:eastAsia="Montserrat" w:hAnsi="Montserrat"/>
              </w:rPr>
            </w:pPr>
            <w:r w:rsidDel="00000000" w:rsidR="00000000" w:rsidRPr="00000000">
              <w:rPr>
                <w:rFonts w:ascii="Montserrat" w:cs="Montserrat" w:eastAsia="Montserrat" w:hAnsi="Montserrat"/>
                <w:rtl w:val="0"/>
              </w:rPr>
              <w:t xml:space="preserve">Có timestamp, lưu trữ tập trung, dễ xuất CSV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D">
            <w:pPr>
              <w:rPr>
                <w:rFonts w:ascii="Montserrat" w:cs="Montserrat" w:eastAsia="Montserrat" w:hAnsi="Montserrat"/>
              </w:rPr>
            </w:pPr>
            <w:r w:rsidDel="00000000" w:rsidR="00000000" w:rsidRPr="00000000">
              <w:rPr>
                <w:rFonts w:ascii="Montserrat" w:cs="Montserrat" w:eastAsia="Montserrat" w:hAnsi="Montserrat"/>
                <w:rtl w:val="0"/>
              </w:rPr>
              <w:t xml:space="preserve">Phụ thuộc Wi-Fi và API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E">
            <w:pPr>
              <w:rPr>
                <w:rFonts w:ascii="Montserrat" w:cs="Montserrat" w:eastAsia="Montserrat" w:hAnsi="Montserrat"/>
              </w:rPr>
            </w:pPr>
            <w:r w:rsidDel="00000000" w:rsidR="00000000" w:rsidRPr="00000000">
              <w:rPr>
                <w:rFonts w:ascii="Montserrat" w:cs="Montserrat" w:eastAsia="Montserrat" w:hAnsi="Montserrat"/>
                <w:rtl w:val="0"/>
              </w:rPr>
              <w:t xml:space="preserve">SPIFFS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4F">
            <w:pPr>
              <w:rPr>
                <w:rFonts w:ascii="Montserrat" w:cs="Montserrat" w:eastAsia="Montserrat" w:hAnsi="Montserrat"/>
              </w:rPr>
            </w:pPr>
            <w:r w:rsidDel="00000000" w:rsidR="00000000" w:rsidRPr="00000000">
              <w:rPr>
                <w:rFonts w:ascii="Montserrat" w:cs="Montserrat" w:eastAsia="Montserrat" w:hAnsi="Montserrat"/>
                <w:rtl w:val="0"/>
              </w:rPr>
              <w:t xml:space="preserve">Không mất dữ liệu khi rớt mạng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0">
            <w:pPr>
              <w:rPr>
                <w:rFonts w:ascii="Montserrat" w:cs="Montserrat" w:eastAsia="Montserrat" w:hAnsi="Montserrat"/>
              </w:rPr>
            </w:pPr>
            <w:r w:rsidDel="00000000" w:rsidR="00000000" w:rsidRPr="00000000">
              <w:rPr>
                <w:rFonts w:ascii="Montserrat" w:cs="Montserrat" w:eastAsia="Montserrat" w:hAnsi="Montserrat"/>
                <w:rtl w:val="0"/>
              </w:rPr>
              <w:t xml:space="preserve">Cần gửi lại hoặc trích xuất</w:t>
            </w:r>
          </w:p>
        </w:tc>
      </w:tr>
    </w:tbl>
    <w:p w:rsidR="00000000" w:rsidDel="00000000" w:rsidP="00000000" w:rsidRDefault="00000000" w:rsidRPr="00000000" w14:paraId="00001251">
      <w:pPr>
        <w:rPr>
          <w:rFonts w:ascii="Montserrat" w:cs="Montserrat" w:eastAsia="Montserrat" w:hAnsi="Montserrat"/>
        </w:rPr>
      </w:pPr>
      <w:r w:rsidDel="00000000" w:rsidR="00000000" w:rsidRPr="00000000">
        <w:rPr>
          <w:rFonts w:ascii="Montserrat" w:cs="Montserrat" w:eastAsia="Montserrat" w:hAnsi="Montserrat"/>
          <w:rtl w:val="0"/>
        </w:rPr>
        <w:t xml:space="preserve">4. Xử lý dữ liệu: </w:t>
      </w:r>
    </w:p>
    <w:p w:rsidR="00000000" w:rsidDel="00000000" w:rsidP="00000000" w:rsidRDefault="00000000" w:rsidRPr="00000000" w14:paraId="00001252">
      <w:pPr>
        <w:rPr>
          <w:rFonts w:ascii="Montserrat" w:cs="Montserrat" w:eastAsia="Montserrat" w:hAnsi="Montserrat"/>
        </w:rPr>
      </w:pPr>
      <w:r w:rsidDel="00000000" w:rsidR="00000000" w:rsidRPr="00000000">
        <w:rPr>
          <w:rFonts w:ascii="Montserrat" w:cs="Montserrat" w:eastAsia="Montserrat" w:hAnsi="Montserrat"/>
          <w:rtl w:val="0"/>
        </w:rPr>
        <w:t xml:space="preserve">Dữ liệu thô có thể chứa lỗi cảm biến hoặc mất mạng. trước khi vẽ biểu đồ, cần thực hiện tiền xử lý: </w:t>
      </w:r>
    </w:p>
    <w:p w:rsidR="00000000" w:rsidDel="00000000" w:rsidP="00000000" w:rsidRDefault="00000000" w:rsidRPr="00000000" w14:paraId="00001253">
      <w:pPr>
        <w:rPr>
          <w:rFonts w:ascii="Montserrat" w:cs="Montserrat" w:eastAsia="Montserrat" w:hAnsi="Montserrat"/>
        </w:rPr>
      </w:pPr>
      <w:r w:rsidDel="00000000" w:rsidR="00000000" w:rsidRPr="00000000">
        <w:rPr>
          <w:rtl w:val="0"/>
        </w:rPr>
      </w:r>
    </w:p>
    <w:tbl>
      <w:tblPr>
        <w:tblStyle w:val="Table14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5315"/>
        <w:gridCol w:w="1460"/>
        <w:tblGridChange w:id="0">
          <w:tblGrid>
            <w:gridCol w:w="1850"/>
            <w:gridCol w:w="5315"/>
            <w:gridCol w:w="146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4">
            <w:pPr>
              <w:rPr>
                <w:rFonts w:ascii="Montserrat" w:cs="Montserrat" w:eastAsia="Montserrat" w:hAnsi="Montserrat"/>
              </w:rPr>
            </w:pPr>
            <w:r w:rsidDel="00000000" w:rsidR="00000000" w:rsidRPr="00000000">
              <w:rPr>
                <w:rFonts w:ascii="Montserrat" w:cs="Montserrat" w:eastAsia="Montserrat" w:hAnsi="Montserrat"/>
                <w:rtl w:val="0"/>
              </w:rPr>
              <w:t xml:space="preserve">Bước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5">
            <w:pP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6">
            <w:pPr>
              <w:rPr>
                <w:rFonts w:ascii="Montserrat" w:cs="Montserrat" w:eastAsia="Montserrat" w:hAnsi="Montserrat"/>
              </w:rPr>
            </w:pPr>
            <w:r w:rsidDel="00000000" w:rsidR="00000000" w:rsidRPr="00000000">
              <w:rPr>
                <w:rFonts w:ascii="Montserrat" w:cs="Montserrat" w:eastAsia="Montserrat" w:hAnsi="Montserrat"/>
                <w:rtl w:val="0"/>
              </w:rPr>
              <w:t xml:space="preserve">Mục đích</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7">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8">
            <w:pPr>
              <w:rPr>
                <w:rFonts w:ascii="Montserrat" w:cs="Montserrat" w:eastAsia="Montserrat" w:hAnsi="Montserrat"/>
              </w:rPr>
            </w:pPr>
            <w:r w:rsidDel="00000000" w:rsidR="00000000" w:rsidRPr="00000000">
              <w:rPr>
                <w:rFonts w:ascii="Montserrat" w:cs="Montserrat" w:eastAsia="Montserrat" w:hAnsi="Montserrat"/>
                <w:rtl w:val="0"/>
              </w:rPr>
              <w:t xml:space="preserve">Loại bỏ dòng thiếu timestamp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9">
            <w:pPr>
              <w:rPr>
                <w:rFonts w:ascii="Montserrat" w:cs="Montserrat" w:eastAsia="Montserrat" w:hAnsi="Montserrat"/>
              </w:rPr>
            </w:pPr>
            <w:r w:rsidDel="00000000" w:rsidR="00000000" w:rsidRPr="00000000">
              <w:rPr>
                <w:rFonts w:ascii="Montserrat" w:cs="Montserrat" w:eastAsia="Montserrat" w:hAnsi="Montserrat"/>
                <w:rtl w:val="0"/>
              </w:rPr>
              <w:t xml:space="preserve">Tránh lỗi trục thời gian</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A">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B">
            <w:pPr>
              <w:rPr>
                <w:rFonts w:ascii="Montserrat" w:cs="Montserrat" w:eastAsia="Montserrat" w:hAnsi="Montserrat"/>
              </w:rPr>
            </w:pPr>
            <w:r w:rsidDel="00000000" w:rsidR="00000000" w:rsidRPr="00000000">
              <w:rPr>
                <w:rFonts w:ascii="Montserrat" w:cs="Montserrat" w:eastAsia="Montserrat" w:hAnsi="Montserrat"/>
                <w:rtl w:val="0"/>
              </w:rPr>
              <w:t xml:space="preserve">Lọc bản ghi có status lỗi nghiêm trọng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C">
            <w:pPr>
              <w:rPr>
                <w:rFonts w:ascii="Montserrat" w:cs="Montserrat" w:eastAsia="Montserrat" w:hAnsi="Montserrat"/>
              </w:rPr>
            </w:pPr>
            <w:r w:rsidDel="00000000" w:rsidR="00000000" w:rsidRPr="00000000">
              <w:rPr>
                <w:rFonts w:ascii="Montserrat" w:cs="Montserrat" w:eastAsia="Montserrat" w:hAnsi="Montserrat"/>
                <w:rtl w:val="0"/>
              </w:rPr>
              <w:t xml:space="preserve">Không dùng dữ liệu lỗi để đánh giá xu hướng</w:t>
            </w:r>
          </w:p>
        </w:tc>
      </w:tr>
      <w:tr>
        <w:trPr>
          <w:cantSplit w:val="0"/>
          <w:trHeight w:val="14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D">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E">
            <w:pPr>
              <w:rPr>
                <w:rFonts w:ascii="Montserrat" w:cs="Montserrat" w:eastAsia="Montserrat" w:hAnsi="Montserrat"/>
              </w:rPr>
            </w:pPr>
            <w:r w:rsidDel="00000000" w:rsidR="00000000" w:rsidRPr="00000000">
              <w:rPr>
                <w:rFonts w:ascii="Montserrat" w:cs="Montserrat" w:eastAsia="Montserrat" w:hAnsi="Montserrat"/>
                <w:rtl w:val="0"/>
              </w:rPr>
              <w:t xml:space="preserve">Giữ lại trạng thái lỗi cho phần phân tích độ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5F">
            <w:pPr>
              <w:rPr>
                <w:rFonts w:ascii="Montserrat" w:cs="Montserrat" w:eastAsia="Montserrat" w:hAnsi="Montserrat"/>
              </w:rPr>
            </w:pPr>
            <w:r w:rsidDel="00000000" w:rsidR="00000000" w:rsidRPr="00000000">
              <w:rPr>
                <w:rFonts w:ascii="Montserrat" w:cs="Montserrat" w:eastAsia="Montserrat" w:hAnsi="Montserrat"/>
                <w:rtl w:val="0"/>
              </w:rPr>
              <w:t xml:space="preserve">Không xóa hoàn toàn thông tin lỗi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0">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1">
            <w:pPr>
              <w:rPr>
                <w:rFonts w:ascii="Montserrat" w:cs="Montserrat" w:eastAsia="Montserrat" w:hAnsi="Montserrat"/>
              </w:rPr>
            </w:pPr>
            <w:r w:rsidDel="00000000" w:rsidR="00000000" w:rsidRPr="00000000">
              <w:rPr>
                <w:rFonts w:ascii="Montserrat" w:cs="Montserrat" w:eastAsia="Montserrat" w:hAnsi="Montserrat"/>
                <w:rtl w:val="0"/>
              </w:rPr>
              <w:t xml:space="preserve">Chuyển giá trị số sang đúng định dạng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2">
            <w:pPr>
              <w:rPr>
                <w:rFonts w:ascii="Montserrat" w:cs="Montserrat" w:eastAsia="Montserrat" w:hAnsi="Montserrat"/>
              </w:rPr>
            </w:pPr>
            <w:r w:rsidDel="00000000" w:rsidR="00000000" w:rsidRPr="00000000">
              <w:rPr>
                <w:rFonts w:ascii="Montserrat" w:cs="Montserrat" w:eastAsia="Montserrat" w:hAnsi="Montserrat"/>
                <w:rtl w:val="0"/>
              </w:rPr>
              <w:t xml:space="preserve">Vẽ biểu đồ chính xác</w:t>
            </w:r>
          </w:p>
        </w:tc>
      </w:tr>
      <w:tr>
        <w:trPr>
          <w:cantSplit w:val="0"/>
          <w:trHeight w:val="14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3">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4">
            <w:pPr>
              <w:rPr>
                <w:rFonts w:ascii="Montserrat" w:cs="Montserrat" w:eastAsia="Montserrat" w:hAnsi="Montserrat"/>
              </w:rPr>
            </w:pPr>
            <w:r w:rsidDel="00000000" w:rsidR="00000000" w:rsidRPr="00000000">
              <w:rPr>
                <w:rFonts w:ascii="Montserrat" w:cs="Montserrat" w:eastAsia="Montserrat" w:hAnsi="Montserrat"/>
                <w:rtl w:val="0"/>
              </w:rPr>
              <w:t xml:space="preserve">Tách dữ liệu theo phiên đo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5">
            <w:pPr>
              <w:rPr>
                <w:rFonts w:ascii="Montserrat" w:cs="Montserrat" w:eastAsia="Montserrat" w:hAnsi="Montserrat"/>
              </w:rPr>
            </w:pPr>
            <w:r w:rsidDel="00000000" w:rsidR="00000000" w:rsidRPr="00000000">
              <w:rPr>
                <w:rFonts w:ascii="Montserrat" w:cs="Montserrat" w:eastAsia="Montserrat" w:hAnsi="Montserrat"/>
                <w:rtl w:val="0"/>
              </w:rPr>
              <w:t xml:space="preserve">Dễ so sánh trong phòng/ngoài trời</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6">
            <w:pP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7">
            <w:pPr>
              <w:rPr>
                <w:rFonts w:ascii="Montserrat" w:cs="Montserrat" w:eastAsia="Montserrat" w:hAnsi="Montserrat"/>
              </w:rPr>
            </w:pPr>
            <w:r w:rsidDel="00000000" w:rsidR="00000000" w:rsidRPr="00000000">
              <w:rPr>
                <w:rFonts w:ascii="Montserrat" w:cs="Montserrat" w:eastAsia="Montserrat" w:hAnsi="Montserrat"/>
                <w:rtl w:val="0"/>
              </w:rPr>
              <w:t xml:space="preserve">Tính trung bình theo khoảng thời gian nếu cần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8">
            <w:pPr>
              <w:rPr>
                <w:rFonts w:ascii="Montserrat" w:cs="Montserrat" w:eastAsia="Montserrat" w:hAnsi="Montserrat"/>
              </w:rPr>
            </w:pPr>
            <w:r w:rsidDel="00000000" w:rsidR="00000000" w:rsidRPr="00000000">
              <w:rPr>
                <w:rFonts w:ascii="Montserrat" w:cs="Montserrat" w:eastAsia="Montserrat" w:hAnsi="Montserrat"/>
                <w:rtl w:val="0"/>
              </w:rPr>
              <w:t xml:space="preserve">Làm biểu đồ mượt hơn</w:t>
            </w:r>
          </w:p>
        </w:tc>
      </w:tr>
    </w:tbl>
    <w:p w:rsidR="00000000" w:rsidDel="00000000" w:rsidP="00000000" w:rsidRDefault="00000000" w:rsidRPr="00000000" w14:paraId="00001269">
      <w:pPr>
        <w:rPr>
          <w:rFonts w:ascii="Montserrat" w:cs="Montserrat" w:eastAsia="Montserrat" w:hAnsi="Montserrat"/>
        </w:rPr>
      </w:pPr>
      <w:r w:rsidDel="00000000" w:rsidR="00000000" w:rsidRPr="00000000">
        <w:rPr>
          <w:rFonts w:ascii="Montserrat" w:cs="Montserrat" w:eastAsia="Montserrat" w:hAnsi="Montserrat"/>
          <w:rtl w:val="0"/>
        </w:rPr>
        <w:t xml:space="preserve">Phân biệt dữ liệu: </w:t>
      </w:r>
    </w:p>
    <w:p w:rsidR="00000000" w:rsidDel="00000000" w:rsidP="00000000" w:rsidRDefault="00000000" w:rsidRPr="00000000" w14:paraId="0000126A">
      <w:pPr>
        <w:rPr>
          <w:rFonts w:ascii="Montserrat" w:cs="Montserrat" w:eastAsia="Montserrat" w:hAnsi="Montserrat"/>
        </w:rPr>
      </w:pPr>
      <w:r w:rsidDel="00000000" w:rsidR="00000000" w:rsidRPr="00000000">
        <w:rPr>
          <w:rtl w:val="0"/>
        </w:rPr>
      </w:r>
    </w:p>
    <w:tbl>
      <w:tblPr>
        <w:tblStyle w:val="Table148"/>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5420"/>
        <w:tblGridChange w:id="0">
          <w:tblGrid>
            <w:gridCol w:w="1880"/>
            <w:gridCol w:w="542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B">
            <w:pPr>
              <w:rPr>
                <w:rFonts w:ascii="Montserrat" w:cs="Montserrat" w:eastAsia="Montserrat" w:hAnsi="Montserrat"/>
              </w:rPr>
            </w:pPr>
            <w:r w:rsidDel="00000000" w:rsidR="00000000" w:rsidRPr="00000000">
              <w:rPr>
                <w:rFonts w:ascii="Montserrat" w:cs="Montserrat" w:eastAsia="Montserrat" w:hAnsi="Montserrat"/>
                <w:rtl w:val="0"/>
              </w:rPr>
              <w:t xml:space="preserve">Loại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C">
            <w:pPr>
              <w:rPr>
                <w:rFonts w:ascii="Montserrat" w:cs="Montserrat" w:eastAsia="Montserrat" w:hAnsi="Montserrat"/>
              </w:rPr>
            </w:pPr>
            <w:r w:rsidDel="00000000" w:rsidR="00000000" w:rsidRPr="00000000">
              <w:rPr>
                <w:rFonts w:ascii="Montserrat" w:cs="Montserrat" w:eastAsia="Montserrat" w:hAnsi="Montserrat"/>
                <w:rtl w:val="0"/>
              </w:rPr>
              <w:t xml:space="preserve">Cách sử dụng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D">
            <w:pPr>
              <w:rPr>
                <w:rFonts w:ascii="Montserrat" w:cs="Montserrat" w:eastAsia="Montserrat" w:hAnsi="Montserrat"/>
              </w:rPr>
            </w:pPr>
            <w:r w:rsidDel="00000000" w:rsidR="00000000" w:rsidRPr="00000000">
              <w:rPr>
                <w:rFonts w:ascii="Montserrat" w:cs="Montserrat" w:eastAsia="Montserrat" w:hAnsi="Montserrat"/>
                <w:rtl w:val="0"/>
              </w:rPr>
              <w:t xml:space="preserve">Dữ liệu hợp lệ</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E">
            <w:pPr>
              <w:rPr>
                <w:rFonts w:ascii="Montserrat" w:cs="Montserrat" w:eastAsia="Montserrat" w:hAnsi="Montserrat"/>
              </w:rPr>
            </w:pPr>
            <w:r w:rsidDel="00000000" w:rsidR="00000000" w:rsidRPr="00000000">
              <w:rPr>
                <w:rFonts w:ascii="Montserrat" w:cs="Montserrat" w:eastAsia="Montserrat" w:hAnsi="Montserrat"/>
                <w:rtl w:val="0"/>
              </w:rPr>
              <w:t xml:space="preserve">Dùng để vẽ biểu đồ cảm biến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6F">
            <w:pPr>
              <w:rPr>
                <w:rFonts w:ascii="Montserrat" w:cs="Montserrat" w:eastAsia="Montserrat" w:hAnsi="Montserrat"/>
              </w:rPr>
            </w:pPr>
            <w:r w:rsidDel="00000000" w:rsidR="00000000" w:rsidRPr="00000000">
              <w:rPr>
                <w:rFonts w:ascii="Montserrat" w:cs="Montserrat" w:eastAsia="Montserrat" w:hAnsi="Montserrat"/>
                <w:rtl w:val="0"/>
              </w:rPr>
              <w:t xml:space="preserve">Dữ liệu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0">
            <w:pPr>
              <w:rPr>
                <w:rFonts w:ascii="Montserrat" w:cs="Montserrat" w:eastAsia="Montserrat" w:hAnsi="Montserrat"/>
              </w:rPr>
            </w:pPr>
            <w:r w:rsidDel="00000000" w:rsidR="00000000" w:rsidRPr="00000000">
              <w:rPr>
                <w:rFonts w:ascii="Montserrat" w:cs="Montserrat" w:eastAsia="Montserrat" w:hAnsi="Montserrat"/>
                <w:rtl w:val="0"/>
              </w:rPr>
              <w:t xml:space="preserve">Dùng để đánh giá độ ổn định và khả năng xử lý lỗi</w:t>
            </w:r>
          </w:p>
        </w:tc>
      </w:tr>
    </w:tbl>
    <w:p w:rsidR="00000000" w:rsidDel="00000000" w:rsidP="00000000" w:rsidRDefault="00000000" w:rsidRPr="00000000" w14:paraId="00001271">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72">
      <w:pPr>
        <w:rPr>
          <w:rFonts w:ascii="Montserrat" w:cs="Montserrat" w:eastAsia="Montserrat" w:hAnsi="Montserrat"/>
        </w:rPr>
      </w:pPr>
      <w:r w:rsidDel="00000000" w:rsidR="00000000" w:rsidRPr="00000000">
        <w:rPr>
          <w:rFonts w:ascii="Montserrat" w:cs="Montserrat" w:eastAsia="Montserrat" w:hAnsi="Montserrat"/>
          <w:rtl w:val="0"/>
        </w:rPr>
        <w:t xml:space="preserve">5. tạo biểu đồ dữ liệu</w:t>
      </w:r>
    </w:p>
    <w:p w:rsidR="00000000" w:rsidDel="00000000" w:rsidP="00000000" w:rsidRDefault="00000000" w:rsidRPr="00000000" w14:paraId="00001273">
      <w:pPr>
        <w:rPr>
          <w:rFonts w:ascii="Montserrat" w:cs="Montserrat" w:eastAsia="Montserrat" w:hAnsi="Montserrat"/>
        </w:rPr>
      </w:pPr>
      <w:r w:rsidDel="00000000" w:rsidR="00000000" w:rsidRPr="00000000">
        <w:rPr>
          <w:rtl w:val="0"/>
        </w:rPr>
      </w:r>
    </w:p>
    <w:tbl>
      <w:tblPr>
        <w:tblStyle w:val="Table149"/>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4535"/>
        <w:tblGridChange w:id="0">
          <w:tblGrid>
            <w:gridCol w:w="2780"/>
            <w:gridCol w:w="453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4">
            <w:pPr>
              <w:rPr>
                <w:rFonts w:ascii="Montserrat" w:cs="Montserrat" w:eastAsia="Montserrat" w:hAnsi="Montserrat"/>
              </w:rPr>
            </w:pPr>
            <w:r w:rsidDel="00000000" w:rsidR="00000000" w:rsidRPr="00000000">
              <w:rPr>
                <w:rFonts w:ascii="Montserrat" w:cs="Montserrat" w:eastAsia="Montserrat" w:hAnsi="Montserrat"/>
                <w:rtl w:val="0"/>
              </w:rPr>
              <w:t xml:space="preserve">Tên biểu đồ</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5">
            <w:pP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6">
            <w:pPr>
              <w:rPr>
                <w:rFonts w:ascii="Montserrat" w:cs="Montserrat" w:eastAsia="Montserrat" w:hAnsi="Montserrat"/>
              </w:rPr>
            </w:pPr>
            <w:r w:rsidDel="00000000" w:rsidR="00000000" w:rsidRPr="00000000">
              <w:rPr>
                <w:rFonts w:ascii="Montserrat" w:cs="Montserrat" w:eastAsia="Montserrat" w:hAnsi="Montserrat"/>
                <w:rtl w:val="0"/>
              </w:rPr>
              <w:t xml:space="preserve">temperature_humidity.png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7">
            <w:pPr>
              <w:rPr>
                <w:rFonts w:ascii="Montserrat" w:cs="Montserrat" w:eastAsia="Montserrat" w:hAnsi="Montserrat"/>
              </w:rPr>
            </w:pPr>
            <w:r w:rsidDel="00000000" w:rsidR="00000000" w:rsidRPr="00000000">
              <w:rPr>
                <w:rFonts w:ascii="Montserrat" w:cs="Montserrat" w:eastAsia="Montserrat" w:hAnsi="Montserrat"/>
                <w:rtl w:val="0"/>
              </w:rPr>
              <w:t xml:space="preserve">Nhiệt độ và độ ẩm theo thời gian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8">
            <w:pPr>
              <w:rPr>
                <w:rFonts w:ascii="Montserrat" w:cs="Montserrat" w:eastAsia="Montserrat" w:hAnsi="Montserrat"/>
              </w:rPr>
            </w:pPr>
            <w:r w:rsidDel="00000000" w:rsidR="00000000" w:rsidRPr="00000000">
              <w:rPr>
                <w:rFonts w:ascii="Montserrat" w:cs="Montserrat" w:eastAsia="Montserrat" w:hAnsi="Montserrat"/>
                <w:rtl w:val="0"/>
              </w:rPr>
              <w:t xml:space="preserve">mq135_raw_voltage.png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9">
            <w:pPr>
              <w:rPr>
                <w:rFonts w:ascii="Montserrat" w:cs="Montserrat" w:eastAsia="Montserrat" w:hAnsi="Montserrat"/>
              </w:rPr>
            </w:pPr>
            <w:r w:rsidDel="00000000" w:rsidR="00000000" w:rsidRPr="00000000">
              <w:rPr>
                <w:rFonts w:ascii="Montserrat" w:cs="Montserrat" w:eastAsia="Montserrat" w:hAnsi="Montserrat"/>
                <w:rtl w:val="0"/>
              </w:rPr>
              <w:t xml:space="preserve">Giá trị MQ135 raw/voltage theo thời gian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A">
            <w:pPr>
              <w:rPr>
                <w:rFonts w:ascii="Montserrat" w:cs="Montserrat" w:eastAsia="Montserrat" w:hAnsi="Montserrat"/>
              </w:rPr>
            </w:pPr>
            <w:r w:rsidDel="00000000" w:rsidR="00000000" w:rsidRPr="00000000">
              <w:rPr>
                <w:rFonts w:ascii="Montserrat" w:cs="Montserrat" w:eastAsia="Montserrat" w:hAnsi="Montserrat"/>
                <w:rtl w:val="0"/>
              </w:rPr>
              <w:t xml:space="preserve">dust_raw_density.png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B">
            <w:pPr>
              <w:rPr>
                <w:rFonts w:ascii="Montserrat" w:cs="Montserrat" w:eastAsia="Montserrat" w:hAnsi="Montserrat"/>
              </w:rPr>
            </w:pPr>
            <w:r w:rsidDel="00000000" w:rsidR="00000000" w:rsidRPr="00000000">
              <w:rPr>
                <w:rFonts w:ascii="Montserrat" w:cs="Montserrat" w:eastAsia="Montserrat" w:hAnsi="Montserrat"/>
                <w:rtl w:val="0"/>
              </w:rPr>
              <w:t xml:space="preserve">Giá trị GP2Y raw/dust density theo thời gian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C">
            <w:pPr>
              <w:rPr>
                <w:rFonts w:ascii="Montserrat" w:cs="Montserrat" w:eastAsia="Montserrat" w:hAnsi="Montserrat"/>
              </w:rPr>
            </w:pPr>
            <w:r w:rsidDel="00000000" w:rsidR="00000000" w:rsidRPr="00000000">
              <w:rPr>
                <w:rFonts w:ascii="Montserrat" w:cs="Montserrat" w:eastAsia="Montserrat" w:hAnsi="Montserrat"/>
                <w:rtl w:val="0"/>
              </w:rPr>
              <w:t xml:space="preserve">wifi_cache_status.png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D">
            <w:pPr>
              <w:rPr>
                <w:rFonts w:ascii="Montserrat" w:cs="Montserrat" w:eastAsia="Montserrat" w:hAnsi="Montserrat"/>
              </w:rPr>
            </w:pPr>
            <w:r w:rsidDel="00000000" w:rsidR="00000000" w:rsidRPr="00000000">
              <w:rPr>
                <w:rFonts w:ascii="Montserrat" w:cs="Montserrat" w:eastAsia="Montserrat" w:hAnsi="Montserrat"/>
                <w:rtl w:val="0"/>
              </w:rPr>
              <w:t xml:space="preserve">Trạng thái gửi cloud/cache khi mất mạng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E">
            <w:pPr>
              <w:rPr>
                <w:rFonts w:ascii="Montserrat" w:cs="Montserrat" w:eastAsia="Montserrat" w:hAnsi="Montserrat"/>
              </w:rPr>
            </w:pPr>
            <w:r w:rsidDel="00000000" w:rsidR="00000000" w:rsidRPr="00000000">
              <w:rPr>
                <w:rFonts w:ascii="Montserrat" w:cs="Montserrat" w:eastAsia="Montserrat" w:hAnsi="Montserrat"/>
                <w:rtl w:val="0"/>
              </w:rPr>
              <w:t xml:space="preserve">alert_status.png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F">
            <w:pPr>
              <w:rPr>
                <w:rFonts w:ascii="Montserrat" w:cs="Montserrat" w:eastAsia="Montserrat" w:hAnsi="Montserrat"/>
              </w:rPr>
            </w:pPr>
            <w:r w:rsidDel="00000000" w:rsidR="00000000" w:rsidRPr="00000000">
              <w:rPr>
                <w:rFonts w:ascii="Montserrat" w:cs="Montserrat" w:eastAsia="Montserrat" w:hAnsi="Montserrat"/>
                <w:rtl w:val="0"/>
              </w:rPr>
              <w:t xml:space="preserve">Các thời điểm kích hoạt cảnh báo</w:t>
            </w:r>
          </w:p>
        </w:tc>
      </w:tr>
    </w:tbl>
    <w:p w:rsidR="00000000" w:rsidDel="00000000" w:rsidP="00000000" w:rsidRDefault="00000000" w:rsidRPr="00000000" w14:paraId="000012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Ý nghĩa của từng biểu đồ:</w:t>
      </w:r>
    </w:p>
    <w:p w:rsidR="00000000" w:rsidDel="00000000" w:rsidP="00000000" w:rsidRDefault="00000000" w:rsidRPr="00000000" w14:paraId="00001281">
      <w:pPr>
        <w:numPr>
          <w:ilvl w:val="0"/>
          <w:numId w:val="4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Biểu đồ nhiệt độ/độ ẩm giúp kiểm tra DHT22 hoạt động ổn định.</w:t>
      </w:r>
    </w:p>
    <w:p w:rsidR="00000000" w:rsidDel="00000000" w:rsidP="00000000" w:rsidRDefault="00000000" w:rsidRPr="00000000" w14:paraId="00001282">
      <w:pPr>
        <w:numPr>
          <w:ilvl w:val="0"/>
          <w:numId w:val="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Biểu đồ MQ135 giúp quan sát xu hướng thay đổi khí gas tổng quát.</w:t>
      </w:r>
    </w:p>
    <w:p w:rsidR="00000000" w:rsidDel="00000000" w:rsidP="00000000" w:rsidRDefault="00000000" w:rsidRPr="00000000" w14:paraId="00001283">
      <w:pPr>
        <w:numPr>
          <w:ilvl w:val="0"/>
          <w:numId w:val="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Biểu đồ GP2Y giúp quan sát phản ứng của cảm biến bụi.</w:t>
      </w:r>
    </w:p>
    <w:p w:rsidR="00000000" w:rsidDel="00000000" w:rsidP="00000000" w:rsidRDefault="00000000" w:rsidRPr="00000000" w14:paraId="00001284">
      <w:pPr>
        <w:numPr>
          <w:ilvl w:val="0"/>
          <w:numId w:val="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Biểu đồ Wi-Fi/cache chứng minh cơ chế offline caching có hoạt động.</w:t>
      </w:r>
    </w:p>
    <w:p w:rsidR="00000000" w:rsidDel="00000000" w:rsidP="00000000" w:rsidRDefault="00000000" w:rsidRPr="00000000" w14:paraId="00001285">
      <w:pPr>
        <w:numPr>
          <w:ilvl w:val="0"/>
          <w:numId w:val="4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Biểu đồ alert cho thấy hệ thống không chỉ đo mà còn phản hồi theo trạng thái.</w:t>
      </w:r>
    </w:p>
    <w:p w:rsidR="00000000" w:rsidDel="00000000" w:rsidP="00000000" w:rsidRDefault="00000000" w:rsidRPr="00000000" w14:paraId="00001286">
      <w:pPr>
        <w:rPr>
          <w:rFonts w:ascii="Montserrat" w:cs="Montserrat" w:eastAsia="Montserrat" w:hAnsi="Montserrat"/>
        </w:rPr>
      </w:pPr>
      <w:r w:rsidDel="00000000" w:rsidR="00000000" w:rsidRPr="00000000">
        <w:rPr>
          <w:rFonts w:ascii="Montserrat" w:cs="Montserrat" w:eastAsia="Montserrat" w:hAnsi="Montserrat"/>
          <w:rtl w:val="0"/>
        </w:rPr>
        <w:t xml:space="preserve">Chú ý: biểu đồ không dùng để khẳng định độ chính xác tuyệt đối của cảm biến, mà dùng để chứng minh hệ thống hoạt động và có khả năng ghi nhận xu hướng. </w:t>
      </w:r>
    </w:p>
    <w:p w:rsidR="00000000" w:rsidDel="00000000" w:rsidP="00000000" w:rsidRDefault="00000000" w:rsidRPr="00000000" w14:paraId="00001287">
      <w:pPr>
        <w:rPr>
          <w:rFonts w:ascii="Montserrat" w:cs="Montserrat" w:eastAsia="Montserrat" w:hAnsi="Montserrat"/>
        </w:rPr>
      </w:pPr>
      <w:r w:rsidDel="00000000" w:rsidR="00000000" w:rsidRPr="00000000">
        <w:rPr>
          <w:rFonts w:ascii="Montserrat" w:cs="Montserrat" w:eastAsia="Montserrat" w:hAnsi="Montserrat"/>
          <w:rtl w:val="0"/>
        </w:rPr>
        <w:t xml:space="preserve">6. Kiểm tra supabase: </w:t>
      </w:r>
    </w:p>
    <w:p w:rsidR="00000000" w:rsidDel="00000000" w:rsidP="00000000" w:rsidRDefault="00000000" w:rsidRPr="00000000" w14:paraId="00001288">
      <w:pPr>
        <w:rPr>
          <w:rFonts w:ascii="Montserrat" w:cs="Montserrat" w:eastAsia="Montserrat" w:hAnsi="Montserrat"/>
        </w:rPr>
      </w:pPr>
      <w:r w:rsidDel="00000000" w:rsidR="00000000" w:rsidRPr="00000000">
        <w:rPr>
          <w:rtl w:val="0"/>
        </w:rPr>
      </w:r>
    </w:p>
    <w:tbl>
      <w:tblPr>
        <w:tblStyle w:val="Table150"/>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4625"/>
        <w:tblGridChange w:id="0">
          <w:tblGrid>
            <w:gridCol w:w="3980"/>
            <w:gridCol w:w="462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89">
            <w:pPr>
              <w:rPr>
                <w:rFonts w:ascii="Montserrat" w:cs="Montserrat" w:eastAsia="Montserrat" w:hAnsi="Montserrat"/>
              </w:rPr>
            </w:pPr>
            <w:r w:rsidDel="00000000" w:rsidR="00000000" w:rsidRPr="00000000">
              <w:rPr>
                <w:rFonts w:ascii="Montserrat" w:cs="Montserrat" w:eastAsia="Montserrat" w:hAnsi="Montserrat"/>
                <w:rtl w:val="0"/>
              </w:rPr>
              <w:t xml:space="preserve">Nội dung kiểm tra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8A">
            <w:pPr>
              <w:rPr>
                <w:rFonts w:ascii="Montserrat" w:cs="Montserrat" w:eastAsia="Montserrat" w:hAnsi="Montserrat"/>
              </w:rPr>
            </w:pPr>
            <w:r w:rsidDel="00000000" w:rsidR="00000000" w:rsidRPr="00000000">
              <w:rPr>
                <w:rFonts w:ascii="Montserrat" w:cs="Montserrat" w:eastAsia="Montserrat" w:hAnsi="Montserrat"/>
                <w:rtl w:val="0"/>
              </w:rPr>
              <w:t xml:space="preserve">Mục tiêu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8B">
            <w:pPr>
              <w:rPr>
                <w:rFonts w:ascii="Montserrat" w:cs="Montserrat" w:eastAsia="Montserrat" w:hAnsi="Montserrat"/>
              </w:rPr>
            </w:pPr>
            <w:r w:rsidDel="00000000" w:rsidR="00000000" w:rsidRPr="00000000">
              <w:rPr>
                <w:rFonts w:ascii="Montserrat" w:cs="Montserrat" w:eastAsia="Montserrat" w:hAnsi="Montserrat"/>
                <w:rtl w:val="0"/>
              </w:rPr>
              <w:t xml:space="preserve">Endpoint đúng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8C">
            <w:pPr>
              <w:rPr>
                <w:rFonts w:ascii="Montserrat" w:cs="Montserrat" w:eastAsia="Montserrat" w:hAnsi="Montserrat"/>
              </w:rPr>
            </w:pPr>
            <w:r w:rsidDel="00000000" w:rsidR="00000000" w:rsidRPr="00000000">
              <w:rPr>
                <w:rFonts w:ascii="Montserrat" w:cs="Montserrat" w:eastAsia="Montserrat" w:hAnsi="Montserrat"/>
                <w:rtl w:val="0"/>
              </w:rPr>
              <w:t xml:space="preserve">ESP32 gửi đến đúng bảng dữ liệu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8D">
            <w:pPr>
              <w:rPr>
                <w:rFonts w:ascii="Montserrat" w:cs="Montserrat" w:eastAsia="Montserrat" w:hAnsi="Montserrat"/>
              </w:rPr>
            </w:pPr>
            <w:r w:rsidDel="00000000" w:rsidR="00000000" w:rsidRPr="00000000">
              <w:rPr>
                <w:rFonts w:ascii="Montserrat" w:cs="Montserrat" w:eastAsia="Montserrat" w:hAnsi="Montserrat"/>
                <w:rtl w:val="0"/>
              </w:rPr>
              <w:t xml:space="preserve">API key hợp lệ</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8E">
            <w:pPr>
              <w:rPr>
                <w:rFonts w:ascii="Montserrat" w:cs="Montserrat" w:eastAsia="Montserrat" w:hAnsi="Montserrat"/>
              </w:rPr>
            </w:pPr>
            <w:r w:rsidDel="00000000" w:rsidR="00000000" w:rsidRPr="00000000">
              <w:rPr>
                <w:rFonts w:ascii="Montserrat" w:cs="Montserrat" w:eastAsia="Montserrat" w:hAnsi="Montserrat"/>
                <w:rtl w:val="0"/>
              </w:rPr>
              <w:t xml:space="preserve">Supabase chấp nhận request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8F">
            <w:pPr>
              <w:rPr>
                <w:rFonts w:ascii="Montserrat" w:cs="Montserrat" w:eastAsia="Montserrat" w:hAnsi="Montserrat"/>
              </w:rPr>
            </w:pPr>
            <w:r w:rsidDel="00000000" w:rsidR="00000000" w:rsidRPr="00000000">
              <w:rPr>
                <w:rFonts w:ascii="Montserrat" w:cs="Montserrat" w:eastAsia="Montserrat" w:hAnsi="Montserrat"/>
                <w:rtl w:val="0"/>
              </w:rPr>
              <w:t xml:space="preserve">JSON đúng cấu trúc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0">
            <w:pPr>
              <w:rPr>
                <w:rFonts w:ascii="Montserrat" w:cs="Montserrat" w:eastAsia="Montserrat" w:hAnsi="Montserrat"/>
              </w:rPr>
            </w:pPr>
            <w:r w:rsidDel="00000000" w:rsidR="00000000" w:rsidRPr="00000000">
              <w:rPr>
                <w:rFonts w:ascii="Montserrat" w:cs="Montserrat" w:eastAsia="Montserrat" w:hAnsi="Montserrat"/>
                <w:rtl w:val="0"/>
              </w:rPr>
              <w:t xml:space="preserve">Các cột khớp với database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1">
            <w:pPr>
              <w:rPr>
                <w:rFonts w:ascii="Montserrat" w:cs="Montserrat" w:eastAsia="Montserrat" w:hAnsi="Montserrat"/>
              </w:rPr>
            </w:pPr>
            <w:r w:rsidDel="00000000" w:rsidR="00000000" w:rsidRPr="00000000">
              <w:rPr>
                <w:rFonts w:ascii="Montserrat" w:cs="Montserrat" w:eastAsia="Montserrat" w:hAnsi="Montserrat"/>
                <w:rtl w:val="0"/>
              </w:rPr>
              <w:t xml:space="preserve">HTTP code thành công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2">
            <w:pPr>
              <w:rPr>
                <w:rFonts w:ascii="Montserrat" w:cs="Montserrat" w:eastAsia="Montserrat" w:hAnsi="Montserrat"/>
              </w:rPr>
            </w:pPr>
            <w:r w:rsidDel="00000000" w:rsidR="00000000" w:rsidRPr="00000000">
              <w:rPr>
                <w:rFonts w:ascii="Montserrat" w:cs="Montserrat" w:eastAsia="Montserrat" w:hAnsi="Montserrat"/>
                <w:rtl w:val="0"/>
              </w:rPr>
              <w:t xml:space="preserve">Nhận mã 200/201 hoặc trạng thái tương ứng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3">
            <w:pPr>
              <w:rPr>
                <w:rFonts w:ascii="Montserrat" w:cs="Montserrat" w:eastAsia="Montserrat" w:hAnsi="Montserrat"/>
              </w:rPr>
            </w:pPr>
            <w:r w:rsidDel="00000000" w:rsidR="00000000" w:rsidRPr="00000000">
              <w:rPr>
                <w:rFonts w:ascii="Montserrat" w:cs="Montserrat" w:eastAsia="Montserrat" w:hAnsi="Montserrat"/>
                <w:rtl w:val="0"/>
              </w:rPr>
              <w:t xml:space="preserve">Dữ liệu xuất hiện trên dashboard/table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4">
            <w:pPr>
              <w:rPr>
                <w:rFonts w:ascii="Montserrat" w:cs="Montserrat" w:eastAsia="Montserrat" w:hAnsi="Montserrat"/>
              </w:rPr>
            </w:pPr>
            <w:r w:rsidDel="00000000" w:rsidR="00000000" w:rsidRPr="00000000">
              <w:rPr>
                <w:rFonts w:ascii="Montserrat" w:cs="Montserrat" w:eastAsia="Montserrat" w:hAnsi="Montserrat"/>
                <w:rtl w:val="0"/>
              </w:rPr>
              <w:t xml:space="preserve">Xác nhận cloud lưu thành công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5">
            <w:pPr>
              <w:rPr>
                <w:rFonts w:ascii="Montserrat" w:cs="Montserrat" w:eastAsia="Montserrat" w:hAnsi="Montserrat"/>
              </w:rPr>
            </w:pPr>
            <w:r w:rsidDel="00000000" w:rsidR="00000000" w:rsidRPr="00000000">
              <w:rPr>
                <w:rFonts w:ascii="Montserrat" w:cs="Montserrat" w:eastAsia="Montserrat" w:hAnsi="Montserrat"/>
                <w:rtl w:val="0"/>
              </w:rPr>
              <w:t xml:space="preserve">Timestamp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6">
            <w:pPr>
              <w:rPr>
                <w:rFonts w:ascii="Montserrat" w:cs="Montserrat" w:eastAsia="Montserrat" w:hAnsi="Montserrat"/>
              </w:rPr>
            </w:pPr>
            <w:r w:rsidDel="00000000" w:rsidR="00000000" w:rsidRPr="00000000">
              <w:rPr>
                <w:rFonts w:ascii="Montserrat" w:cs="Montserrat" w:eastAsia="Montserrat" w:hAnsi="Montserrat"/>
                <w:rtl w:val="0"/>
              </w:rPr>
              <w:t xml:space="preserve">Phục vụ sắp xếp dữ liệu theo thời gian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7">
            <w:pPr>
              <w:rPr>
                <w:rFonts w:ascii="Montserrat" w:cs="Montserrat" w:eastAsia="Montserrat" w:hAnsi="Montserrat"/>
              </w:rPr>
            </w:pPr>
            <w:r w:rsidDel="00000000" w:rsidR="00000000" w:rsidRPr="00000000">
              <w:rPr>
                <w:rFonts w:ascii="Montserrat" w:cs="Montserrat" w:eastAsia="Montserrat" w:hAnsi="Montserrat"/>
                <w:rtl w:val="0"/>
              </w:rPr>
              <w:t xml:space="preserve">Trạng thái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98">
            <w:pPr>
              <w:rPr>
                <w:rFonts w:ascii="Montserrat" w:cs="Montserrat" w:eastAsia="Montserrat" w:hAnsi="Montserrat"/>
              </w:rPr>
            </w:pPr>
            <w:r w:rsidDel="00000000" w:rsidR="00000000" w:rsidRPr="00000000">
              <w:rPr>
                <w:rFonts w:ascii="Montserrat" w:cs="Montserrat" w:eastAsia="Montserrat" w:hAnsi="Montserrat"/>
                <w:rtl w:val="0"/>
              </w:rPr>
              <w:t xml:space="preserve">Có thể phân biệt dữ liệu hợp lệ và lỗi</w:t>
            </w:r>
          </w:p>
        </w:tc>
      </w:tr>
    </w:tbl>
    <w:p w:rsidR="00000000" w:rsidDel="00000000" w:rsidP="00000000" w:rsidRDefault="00000000" w:rsidRPr="00000000" w14:paraId="00001299">
      <w:pPr>
        <w:rPr>
          <w:rFonts w:ascii="Montserrat" w:cs="Montserrat" w:eastAsia="Montserrat" w:hAnsi="Montserrat"/>
        </w:rPr>
      </w:pPr>
      <w:r w:rsidDel="00000000" w:rsidR="00000000" w:rsidRPr="00000000">
        <w:rPr>
          <w:rFonts w:ascii="Montserrat" w:cs="Montserrat" w:eastAsia="Montserrat" w:hAnsi="Montserrat"/>
          <w:rtl w:val="0"/>
        </w:rPr>
        <w:t xml:space="preserve">JSON logic:</w:t>
      </w:r>
    </w:p>
    <w:p w:rsidR="00000000" w:rsidDel="00000000" w:rsidP="00000000" w:rsidRDefault="00000000" w:rsidRPr="00000000" w14:paraId="0000129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129B">
      <w:pPr>
        <w:rPr>
          <w:rFonts w:ascii="Montserrat" w:cs="Montserrat" w:eastAsia="Montserrat" w:hAnsi="Montserrat"/>
        </w:rPr>
      </w:pPr>
      <w:r w:rsidDel="00000000" w:rsidR="00000000" w:rsidRPr="00000000">
        <w:rPr>
          <w:rFonts w:ascii="Montserrat" w:cs="Montserrat" w:eastAsia="Montserrat" w:hAnsi="Montserrat"/>
          <w:rtl w:val="0"/>
        </w:rPr>
        <w:t xml:space="preserve">  "temperature": 30.1,</w:t>
      </w:r>
    </w:p>
    <w:p w:rsidR="00000000" w:rsidDel="00000000" w:rsidP="00000000" w:rsidRDefault="00000000" w:rsidRPr="00000000" w14:paraId="0000129C">
      <w:pPr>
        <w:rPr>
          <w:rFonts w:ascii="Montserrat" w:cs="Montserrat" w:eastAsia="Montserrat" w:hAnsi="Montserrat"/>
        </w:rPr>
      </w:pPr>
      <w:r w:rsidDel="00000000" w:rsidR="00000000" w:rsidRPr="00000000">
        <w:rPr>
          <w:rFonts w:ascii="Montserrat" w:cs="Montserrat" w:eastAsia="Montserrat" w:hAnsi="Montserrat"/>
          <w:rtl w:val="0"/>
        </w:rPr>
        <w:t xml:space="preserve">  "humidity": 70.5,</w:t>
      </w:r>
    </w:p>
    <w:p w:rsidR="00000000" w:rsidDel="00000000" w:rsidP="00000000" w:rsidRDefault="00000000" w:rsidRPr="00000000" w14:paraId="0000129D">
      <w:pPr>
        <w:rPr>
          <w:rFonts w:ascii="Montserrat" w:cs="Montserrat" w:eastAsia="Montserrat" w:hAnsi="Montserrat"/>
        </w:rPr>
      </w:pPr>
      <w:r w:rsidDel="00000000" w:rsidR="00000000" w:rsidRPr="00000000">
        <w:rPr>
          <w:rFonts w:ascii="Montserrat" w:cs="Montserrat" w:eastAsia="Montserrat" w:hAnsi="Montserrat"/>
          <w:rtl w:val="0"/>
        </w:rPr>
        <w:t xml:space="preserve">  "mq135_raw": 1800,</w:t>
      </w:r>
    </w:p>
    <w:p w:rsidR="00000000" w:rsidDel="00000000" w:rsidP="00000000" w:rsidRDefault="00000000" w:rsidRPr="00000000" w14:paraId="0000129E">
      <w:pPr>
        <w:rPr>
          <w:rFonts w:ascii="Montserrat" w:cs="Montserrat" w:eastAsia="Montserrat" w:hAnsi="Montserrat"/>
        </w:rPr>
      </w:pPr>
      <w:r w:rsidDel="00000000" w:rsidR="00000000" w:rsidRPr="00000000">
        <w:rPr>
          <w:rFonts w:ascii="Montserrat" w:cs="Montserrat" w:eastAsia="Montserrat" w:hAnsi="Montserrat"/>
          <w:rtl w:val="0"/>
        </w:rPr>
        <w:t xml:space="preserve">  "mq135_voltage": 1.45,</w:t>
      </w:r>
    </w:p>
    <w:p w:rsidR="00000000" w:rsidDel="00000000" w:rsidP="00000000" w:rsidRDefault="00000000" w:rsidRPr="00000000" w14:paraId="0000129F">
      <w:pPr>
        <w:rPr>
          <w:rFonts w:ascii="Montserrat" w:cs="Montserrat" w:eastAsia="Montserrat" w:hAnsi="Montserrat"/>
        </w:rPr>
      </w:pPr>
      <w:r w:rsidDel="00000000" w:rsidR="00000000" w:rsidRPr="00000000">
        <w:rPr>
          <w:rFonts w:ascii="Montserrat" w:cs="Montserrat" w:eastAsia="Montserrat" w:hAnsi="Montserrat"/>
          <w:rtl w:val="0"/>
        </w:rPr>
        <w:t xml:space="preserve">  "dust_raw": 410,</w:t>
      </w:r>
    </w:p>
    <w:p w:rsidR="00000000" w:rsidDel="00000000" w:rsidP="00000000" w:rsidRDefault="00000000" w:rsidRPr="00000000" w14:paraId="000012A0">
      <w:pPr>
        <w:rPr>
          <w:rFonts w:ascii="Montserrat" w:cs="Montserrat" w:eastAsia="Montserrat" w:hAnsi="Montserrat"/>
        </w:rPr>
      </w:pPr>
      <w:r w:rsidDel="00000000" w:rsidR="00000000" w:rsidRPr="00000000">
        <w:rPr>
          <w:rFonts w:ascii="Montserrat" w:cs="Montserrat" w:eastAsia="Montserrat" w:hAnsi="Montserrat"/>
          <w:rtl w:val="0"/>
        </w:rPr>
        <w:t xml:space="preserve">  "dust_density": 0.0,</w:t>
      </w:r>
    </w:p>
    <w:p w:rsidR="00000000" w:rsidDel="00000000" w:rsidP="00000000" w:rsidRDefault="00000000" w:rsidRPr="00000000" w14:paraId="000012A1">
      <w:pPr>
        <w:rPr>
          <w:rFonts w:ascii="Montserrat" w:cs="Montserrat" w:eastAsia="Montserrat" w:hAnsi="Montserrat"/>
        </w:rPr>
      </w:pPr>
      <w:r w:rsidDel="00000000" w:rsidR="00000000" w:rsidRPr="00000000">
        <w:rPr>
          <w:rFonts w:ascii="Montserrat" w:cs="Montserrat" w:eastAsia="Montserrat" w:hAnsi="Montserrat"/>
          <w:rtl w:val="0"/>
        </w:rPr>
        <w:t xml:space="preserve">  "status": "SENSOR_OK"</w:t>
      </w:r>
    </w:p>
    <w:p w:rsidR="00000000" w:rsidDel="00000000" w:rsidP="00000000" w:rsidRDefault="00000000" w:rsidRPr="00000000" w14:paraId="000012A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12A3">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A4">
      <w:pPr>
        <w:rPr>
          <w:rFonts w:ascii="Montserrat" w:cs="Montserrat" w:eastAsia="Montserrat" w:hAnsi="Montserrat"/>
        </w:rPr>
      </w:pPr>
      <w:r w:rsidDel="00000000" w:rsidR="00000000" w:rsidRPr="00000000">
        <w:rPr>
          <w:rFonts w:ascii="Montserrat" w:cs="Montserrat" w:eastAsia="Montserrat" w:hAnsi="Montserrat"/>
          <w:rtl w:val="0"/>
        </w:rPr>
        <w:t xml:space="preserve">lỗi dữ liệu: </w:t>
      </w:r>
    </w:p>
    <w:p w:rsidR="00000000" w:rsidDel="00000000" w:rsidP="00000000" w:rsidRDefault="00000000" w:rsidRPr="00000000" w14:paraId="000012A5">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12A6">
      <w:pPr>
        <w:rPr>
          <w:rFonts w:ascii="Montserrat" w:cs="Montserrat" w:eastAsia="Montserrat" w:hAnsi="Montserrat"/>
        </w:rPr>
      </w:pPr>
      <w:r w:rsidDel="00000000" w:rsidR="00000000" w:rsidRPr="00000000">
        <w:rPr>
          <w:rFonts w:ascii="Montserrat" w:cs="Montserrat" w:eastAsia="Montserrat" w:hAnsi="Montserrat"/>
          <w:rtl w:val="0"/>
        </w:rPr>
        <w:t xml:space="preserve">  "temperature": null,</w:t>
      </w:r>
    </w:p>
    <w:p w:rsidR="00000000" w:rsidDel="00000000" w:rsidP="00000000" w:rsidRDefault="00000000" w:rsidRPr="00000000" w14:paraId="000012A7">
      <w:pPr>
        <w:rPr>
          <w:rFonts w:ascii="Montserrat" w:cs="Montserrat" w:eastAsia="Montserrat" w:hAnsi="Montserrat"/>
        </w:rPr>
      </w:pPr>
      <w:r w:rsidDel="00000000" w:rsidR="00000000" w:rsidRPr="00000000">
        <w:rPr>
          <w:rFonts w:ascii="Montserrat" w:cs="Montserrat" w:eastAsia="Montserrat" w:hAnsi="Montserrat"/>
          <w:rtl w:val="0"/>
        </w:rPr>
        <w:t xml:space="preserve">  "humidity": null,</w:t>
      </w:r>
    </w:p>
    <w:p w:rsidR="00000000" w:rsidDel="00000000" w:rsidP="00000000" w:rsidRDefault="00000000" w:rsidRPr="00000000" w14:paraId="000012A8">
      <w:pPr>
        <w:rPr>
          <w:rFonts w:ascii="Montserrat" w:cs="Montserrat" w:eastAsia="Montserrat" w:hAnsi="Montserrat"/>
        </w:rPr>
      </w:pPr>
      <w:r w:rsidDel="00000000" w:rsidR="00000000" w:rsidRPr="00000000">
        <w:rPr>
          <w:rFonts w:ascii="Montserrat" w:cs="Montserrat" w:eastAsia="Montserrat" w:hAnsi="Montserrat"/>
          <w:rtl w:val="0"/>
        </w:rPr>
        <w:t xml:space="preserve">  "mq135_raw": 1810,</w:t>
      </w:r>
    </w:p>
    <w:p w:rsidR="00000000" w:rsidDel="00000000" w:rsidP="00000000" w:rsidRDefault="00000000" w:rsidRPr="00000000" w14:paraId="000012A9">
      <w:pPr>
        <w:rPr>
          <w:rFonts w:ascii="Montserrat" w:cs="Montserrat" w:eastAsia="Montserrat" w:hAnsi="Montserrat"/>
        </w:rPr>
      </w:pPr>
      <w:r w:rsidDel="00000000" w:rsidR="00000000" w:rsidRPr="00000000">
        <w:rPr>
          <w:rFonts w:ascii="Montserrat" w:cs="Montserrat" w:eastAsia="Montserrat" w:hAnsi="Montserrat"/>
          <w:rtl w:val="0"/>
        </w:rPr>
        <w:t xml:space="preserve">  "mq135_voltage": 1.46,</w:t>
      </w:r>
    </w:p>
    <w:p w:rsidR="00000000" w:rsidDel="00000000" w:rsidP="00000000" w:rsidRDefault="00000000" w:rsidRPr="00000000" w14:paraId="000012AA">
      <w:pPr>
        <w:rPr>
          <w:rFonts w:ascii="Montserrat" w:cs="Montserrat" w:eastAsia="Montserrat" w:hAnsi="Montserrat"/>
        </w:rPr>
      </w:pPr>
      <w:r w:rsidDel="00000000" w:rsidR="00000000" w:rsidRPr="00000000">
        <w:rPr>
          <w:rFonts w:ascii="Montserrat" w:cs="Montserrat" w:eastAsia="Montserrat" w:hAnsi="Montserrat"/>
          <w:rtl w:val="0"/>
        </w:rPr>
        <w:t xml:space="preserve">  "dust_raw": 405,</w:t>
      </w:r>
    </w:p>
    <w:p w:rsidR="00000000" w:rsidDel="00000000" w:rsidP="00000000" w:rsidRDefault="00000000" w:rsidRPr="00000000" w14:paraId="000012AB">
      <w:pPr>
        <w:rPr>
          <w:rFonts w:ascii="Montserrat" w:cs="Montserrat" w:eastAsia="Montserrat" w:hAnsi="Montserrat"/>
        </w:rPr>
      </w:pPr>
      <w:r w:rsidDel="00000000" w:rsidR="00000000" w:rsidRPr="00000000">
        <w:rPr>
          <w:rFonts w:ascii="Montserrat" w:cs="Montserrat" w:eastAsia="Montserrat" w:hAnsi="Montserrat"/>
          <w:rtl w:val="0"/>
        </w:rPr>
        <w:t xml:space="preserve">  "dust_density": 0.0,</w:t>
      </w:r>
    </w:p>
    <w:p w:rsidR="00000000" w:rsidDel="00000000" w:rsidP="00000000" w:rsidRDefault="00000000" w:rsidRPr="00000000" w14:paraId="000012AC">
      <w:pPr>
        <w:rPr>
          <w:rFonts w:ascii="Montserrat" w:cs="Montserrat" w:eastAsia="Montserrat" w:hAnsi="Montserrat"/>
        </w:rPr>
      </w:pPr>
      <w:r w:rsidDel="00000000" w:rsidR="00000000" w:rsidRPr="00000000">
        <w:rPr>
          <w:rFonts w:ascii="Montserrat" w:cs="Montserrat" w:eastAsia="Montserrat" w:hAnsi="Montserrat"/>
          <w:rtl w:val="0"/>
        </w:rPr>
        <w:t xml:space="preserve">  "status": "SENSOR_DHT_ERROR"</w:t>
      </w:r>
    </w:p>
    <w:p w:rsidR="00000000" w:rsidDel="00000000" w:rsidP="00000000" w:rsidRDefault="00000000" w:rsidRPr="00000000" w14:paraId="000012AD">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12AE">
      <w:pPr>
        <w:rPr>
          <w:rFonts w:ascii="Montserrat" w:cs="Montserrat" w:eastAsia="Montserrat" w:hAnsi="Montserrat"/>
        </w:rPr>
      </w:pPr>
      <w:r w:rsidDel="00000000" w:rsidR="00000000" w:rsidRPr="00000000">
        <w:rPr>
          <w:rFonts w:ascii="Montserrat" w:cs="Montserrat" w:eastAsia="Montserrat" w:hAnsi="Montserrat"/>
          <w:rtl w:val="0"/>
        </w:rPr>
        <w:t xml:space="preserve">=&gt; Nhận xét: dùng null và status hợp lý hơn so với đưa giá trị 0 cho nhiệt độ/độ ẩm, vì giá trị 0 có thể bị hiểu nhầm là dữ liệu đo thật.</w:t>
      </w:r>
    </w:p>
    <w:p w:rsidR="00000000" w:rsidDel="00000000" w:rsidP="00000000" w:rsidRDefault="00000000" w:rsidRPr="00000000" w14:paraId="000012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B0">
      <w:pPr>
        <w:rPr>
          <w:rFonts w:ascii="Montserrat" w:cs="Montserrat" w:eastAsia="Montserrat" w:hAnsi="Montserrat"/>
        </w:rPr>
      </w:pPr>
      <w:r w:rsidDel="00000000" w:rsidR="00000000" w:rsidRPr="00000000">
        <w:rPr>
          <w:rFonts w:ascii="Montserrat" w:cs="Montserrat" w:eastAsia="Montserrat" w:hAnsi="Montserrat"/>
          <w:rtl w:val="0"/>
        </w:rPr>
        <w:t xml:space="preserve">7. Kiểm tra Supabase EDGE FUNCTIONS và Telegram Bot</w:t>
      </w:r>
    </w:p>
    <w:p w:rsidR="00000000" w:rsidDel="00000000" w:rsidP="00000000" w:rsidRDefault="00000000" w:rsidRPr="00000000" w14:paraId="000012B1">
      <w:pPr>
        <w:rPr>
          <w:rFonts w:ascii="Montserrat" w:cs="Montserrat" w:eastAsia="Montserrat" w:hAnsi="Montserrat"/>
        </w:rPr>
      </w:pPr>
      <w:r w:rsidDel="00000000" w:rsidR="00000000" w:rsidRPr="00000000">
        <w:rPr>
          <w:rFonts w:ascii="Montserrat" w:cs="Montserrat" w:eastAsia="Montserrat" w:hAnsi="Montserrat"/>
          <w:rtl w:val="0"/>
        </w:rPr>
        <w:t xml:space="preserve">ESP32 gửi dữ liệu lên Supabase</w:t>
      </w:r>
    </w:p>
    <w:p w:rsidR="00000000" w:rsidDel="00000000" w:rsidP="00000000" w:rsidRDefault="00000000" w:rsidRPr="00000000" w14:paraId="000012B2">
      <w:pPr>
        <w:rPr>
          <w:rFonts w:ascii="Montserrat" w:cs="Montserrat" w:eastAsia="Montserrat" w:hAnsi="Montserrat"/>
        </w:rPr>
      </w:pPr>
      <w:r w:rsidDel="00000000" w:rsidR="00000000" w:rsidRPr="00000000">
        <w:rPr>
          <w:rFonts w:ascii="Montserrat" w:cs="Montserrat" w:eastAsia="Montserrat" w:hAnsi="Montserrat"/>
          <w:rtl w:val="0"/>
        </w:rPr>
        <w:t xml:space="preserve">→ Supabase lưu bản ghi mới</w:t>
      </w:r>
    </w:p>
    <w:p w:rsidR="00000000" w:rsidDel="00000000" w:rsidP="00000000" w:rsidRDefault="00000000" w:rsidRPr="00000000" w14:paraId="000012B3">
      <w:pPr>
        <w:rPr>
          <w:rFonts w:ascii="Montserrat" w:cs="Montserrat" w:eastAsia="Montserrat" w:hAnsi="Montserrat"/>
        </w:rPr>
      </w:pPr>
      <w:r w:rsidDel="00000000" w:rsidR="00000000" w:rsidRPr="00000000">
        <w:rPr>
          <w:rFonts w:ascii="Montserrat" w:cs="Montserrat" w:eastAsia="Montserrat" w:hAnsi="Montserrat"/>
          <w:rtl w:val="0"/>
        </w:rPr>
        <w:t xml:space="preserve">→ Edge Function kiểm tra điều kiện cảnh báo</w:t>
      </w:r>
    </w:p>
    <w:p w:rsidR="00000000" w:rsidDel="00000000" w:rsidP="00000000" w:rsidRDefault="00000000" w:rsidRPr="00000000" w14:paraId="000012B4">
      <w:pPr>
        <w:rPr>
          <w:rFonts w:ascii="Montserrat" w:cs="Montserrat" w:eastAsia="Montserrat" w:hAnsi="Montserrat"/>
        </w:rPr>
      </w:pPr>
      <w:r w:rsidDel="00000000" w:rsidR="00000000" w:rsidRPr="00000000">
        <w:rPr>
          <w:rFonts w:ascii="Montserrat" w:cs="Montserrat" w:eastAsia="Montserrat" w:hAnsi="Montserrat"/>
          <w:rtl w:val="0"/>
        </w:rPr>
        <w:t xml:space="preserve">→ Nếu vượt ngưỡng thì gửi thông báo qua Telegram Bot</w:t>
      </w:r>
    </w:p>
    <w:p w:rsidR="00000000" w:rsidDel="00000000" w:rsidP="00000000" w:rsidRDefault="00000000" w:rsidRPr="00000000" w14:paraId="000012B5">
      <w:pPr>
        <w:rPr>
          <w:rFonts w:ascii="Montserrat" w:cs="Montserrat" w:eastAsia="Montserrat" w:hAnsi="Montserrat"/>
        </w:rPr>
      </w:pPr>
      <w:r w:rsidDel="00000000" w:rsidR="00000000" w:rsidRPr="00000000">
        <w:rPr>
          <w:rtl w:val="0"/>
        </w:rPr>
      </w:r>
    </w:p>
    <w:tbl>
      <w:tblPr>
        <w:tblStyle w:val="Table1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824774017414"/>
        <w:gridCol w:w="5199.687037006211"/>
        <w:tblGridChange w:id="0">
          <w:tblGrid>
            <w:gridCol w:w="3825.824774017414"/>
            <w:gridCol w:w="5199.687037006211"/>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6">
            <w:pPr>
              <w:rPr>
                <w:rFonts w:ascii="Montserrat" w:cs="Montserrat" w:eastAsia="Montserrat" w:hAnsi="Montserrat"/>
              </w:rPr>
            </w:pPr>
            <w:r w:rsidDel="00000000" w:rsidR="00000000" w:rsidRPr="00000000">
              <w:rPr>
                <w:rFonts w:ascii="Montserrat" w:cs="Montserrat" w:eastAsia="Montserrat" w:hAnsi="Montserrat"/>
                <w:rtl w:val="0"/>
              </w:rPr>
              <w:t xml:space="preserve">Đại lượng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7">
            <w:pPr>
              <w:rPr>
                <w:rFonts w:ascii="Montserrat" w:cs="Montserrat" w:eastAsia="Montserrat" w:hAnsi="Montserrat"/>
              </w:rPr>
            </w:pPr>
            <w:r w:rsidDel="00000000" w:rsidR="00000000" w:rsidRPr="00000000">
              <w:rPr>
                <w:rFonts w:ascii="Montserrat" w:cs="Montserrat" w:eastAsia="Montserrat" w:hAnsi="Montserrat"/>
                <w:rtl w:val="0"/>
              </w:rPr>
              <w:t xml:space="preserve">Điều kiện cảnh báo dự kiến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8">
            <w:pPr>
              <w:rPr>
                <w:rFonts w:ascii="Montserrat" w:cs="Montserrat" w:eastAsia="Montserrat" w:hAnsi="Montserrat"/>
              </w:rPr>
            </w:pPr>
            <w:r w:rsidDel="00000000" w:rsidR="00000000" w:rsidRPr="00000000">
              <w:rPr>
                <w:rFonts w:ascii="Montserrat" w:cs="Montserrat" w:eastAsia="Montserrat" w:hAnsi="Montserrat"/>
                <w:rtl w:val="0"/>
              </w:rPr>
              <w:t xml:space="preserve">MQ135 raw/voltage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9">
            <w:pPr>
              <w:rPr>
                <w:rFonts w:ascii="Montserrat" w:cs="Montserrat" w:eastAsia="Montserrat" w:hAnsi="Montserrat"/>
              </w:rPr>
            </w:pPr>
            <w:r w:rsidDel="00000000" w:rsidR="00000000" w:rsidRPr="00000000">
              <w:rPr>
                <w:rFonts w:ascii="Montserrat" w:cs="Montserrat" w:eastAsia="Montserrat" w:hAnsi="Montserrat"/>
                <w:rtl w:val="0"/>
              </w:rPr>
              <w:t xml:space="preserve">Vượt ngưỡng khí gas đặt trước</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A">
            <w:pPr>
              <w:rPr>
                <w:rFonts w:ascii="Montserrat" w:cs="Montserrat" w:eastAsia="Montserrat" w:hAnsi="Montserrat"/>
              </w:rPr>
            </w:pPr>
            <w:r w:rsidDel="00000000" w:rsidR="00000000" w:rsidRPr="00000000">
              <w:rPr>
                <w:rFonts w:ascii="Montserrat" w:cs="Montserrat" w:eastAsia="Montserrat" w:hAnsi="Montserrat"/>
                <w:rtl w:val="0"/>
              </w:rPr>
              <w:t xml:space="preserve">Dust density/raw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B">
            <w:pPr>
              <w:rPr>
                <w:rFonts w:ascii="Montserrat" w:cs="Montserrat" w:eastAsia="Montserrat" w:hAnsi="Montserrat"/>
              </w:rPr>
            </w:pPr>
            <w:r w:rsidDel="00000000" w:rsidR="00000000" w:rsidRPr="00000000">
              <w:rPr>
                <w:rFonts w:ascii="Montserrat" w:cs="Montserrat" w:eastAsia="Montserrat" w:hAnsi="Montserrat"/>
                <w:rtl w:val="0"/>
              </w:rPr>
              <w:t xml:space="preserve">Vượt ngưỡng bụi tương đối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C">
            <w:pPr>
              <w:rPr>
                <w:rFonts w:ascii="Montserrat" w:cs="Montserrat" w:eastAsia="Montserrat" w:hAnsi="Montserrat"/>
              </w:rPr>
            </w:pPr>
            <w:r w:rsidDel="00000000" w:rsidR="00000000" w:rsidRPr="00000000">
              <w:rPr>
                <w:rFonts w:ascii="Montserrat" w:cs="Montserrat" w:eastAsia="Montserrat" w:hAnsi="Montserrat"/>
                <w:rtl w:val="0"/>
              </w:rPr>
              <w:t xml:space="preserve">Nhiệt độ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D">
            <w:pPr>
              <w:rPr>
                <w:rFonts w:ascii="Montserrat" w:cs="Montserrat" w:eastAsia="Montserrat" w:hAnsi="Montserrat"/>
              </w:rPr>
            </w:pPr>
            <w:r w:rsidDel="00000000" w:rsidR="00000000" w:rsidRPr="00000000">
              <w:rPr>
                <w:rFonts w:ascii="Montserrat" w:cs="Montserrat" w:eastAsia="Montserrat" w:hAnsi="Montserrat"/>
                <w:rtl w:val="0"/>
              </w:rPr>
              <w:t xml:space="preserve">Vượt ngưỡng nhiệt độ cao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E">
            <w:pPr>
              <w:rPr>
                <w:rFonts w:ascii="Montserrat" w:cs="Montserrat" w:eastAsia="Montserrat" w:hAnsi="Montserrat"/>
              </w:rPr>
            </w:pPr>
            <w:r w:rsidDel="00000000" w:rsidR="00000000" w:rsidRPr="00000000">
              <w:rPr>
                <w:rFonts w:ascii="Montserrat" w:cs="Montserrat" w:eastAsia="Montserrat" w:hAnsi="Montserrat"/>
                <w:rtl w:val="0"/>
              </w:rPr>
              <w:t xml:space="preserve">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BF">
            <w:pPr>
              <w:rPr>
                <w:rFonts w:ascii="Montserrat" w:cs="Montserrat" w:eastAsia="Montserrat" w:hAnsi="Montserrat"/>
              </w:rPr>
            </w:pPr>
            <w:r w:rsidDel="00000000" w:rsidR="00000000" w:rsidRPr="00000000">
              <w:rPr>
                <w:rFonts w:ascii="Montserrat" w:cs="Montserrat" w:eastAsia="Montserrat" w:hAnsi="Montserrat"/>
                <w:rtl w:val="0"/>
              </w:rPr>
              <w:t xml:space="preserve">Vượt ngưỡng độ ẩm cao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C0">
            <w:pPr>
              <w:rPr>
                <w:rFonts w:ascii="Montserrat" w:cs="Montserrat" w:eastAsia="Montserrat" w:hAnsi="Montserrat"/>
              </w:rPr>
            </w:pPr>
            <w:r w:rsidDel="00000000" w:rsidR="00000000" w:rsidRPr="00000000">
              <w:rPr>
                <w:rFonts w:ascii="Montserrat" w:cs="Montserrat" w:eastAsia="Montserrat" w:hAnsi="Montserrat"/>
                <w:rtl w:val="0"/>
              </w:rPr>
              <w:t xml:space="preserve">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C1">
            <w:pPr>
              <w:rPr>
                <w:rFonts w:ascii="Montserrat" w:cs="Montserrat" w:eastAsia="Montserrat" w:hAnsi="Montserrat"/>
              </w:rPr>
            </w:pPr>
            <w:r w:rsidDel="00000000" w:rsidR="00000000" w:rsidRPr="00000000">
              <w:rPr>
                <w:rFonts w:ascii="Montserrat" w:cs="Montserrat" w:eastAsia="Montserrat" w:hAnsi="Montserrat"/>
                <w:rtl w:val="0"/>
              </w:rPr>
              <w:t xml:space="preserve">Có lỗi cảm biến hoặc lỗi hệ thống</w:t>
            </w:r>
          </w:p>
        </w:tc>
      </w:tr>
    </w:tbl>
    <w:p w:rsidR="00000000" w:rsidDel="00000000" w:rsidP="00000000" w:rsidRDefault="00000000" w:rsidRPr="00000000" w14:paraId="000012C2">
      <w:pPr>
        <w:rPr>
          <w:rFonts w:ascii="Montserrat" w:cs="Montserrat" w:eastAsia="Montserrat" w:hAnsi="Montserrat"/>
        </w:rPr>
      </w:pPr>
      <w:r w:rsidDel="00000000" w:rsidR="00000000" w:rsidRPr="00000000">
        <w:rPr>
          <w:rFonts w:ascii="Montserrat" w:cs="Montserrat" w:eastAsia="Montserrat" w:hAnsi="Montserrat"/>
          <w:rtl w:val="0"/>
        </w:rPr>
        <w:t xml:space="preserve">Nội dung tin nhắn telegram dự kiến: </w:t>
      </w:r>
    </w:p>
    <w:p w:rsidR="00000000" w:rsidDel="00000000" w:rsidP="00000000" w:rsidRDefault="00000000" w:rsidRPr="00000000" w14:paraId="000012C3">
      <w:pPr>
        <w:rPr>
          <w:rFonts w:ascii="Montserrat" w:cs="Montserrat" w:eastAsia="Montserrat" w:hAnsi="Montserrat"/>
        </w:rPr>
      </w:pPr>
      <w:r w:rsidDel="00000000" w:rsidR="00000000" w:rsidRPr="00000000">
        <w:rPr>
          <w:rFonts w:ascii="Montserrat" w:cs="Montserrat" w:eastAsia="Montserrat" w:hAnsi="Montserrat"/>
          <w:rtl w:val="0"/>
        </w:rPr>
        <w:t xml:space="preserve">Canh bao chat luong khong khi</w:t>
      </w:r>
    </w:p>
    <w:p w:rsidR="00000000" w:rsidDel="00000000" w:rsidP="00000000" w:rsidRDefault="00000000" w:rsidRPr="00000000" w14:paraId="000012C4">
      <w:pPr>
        <w:rPr>
          <w:rFonts w:ascii="Montserrat" w:cs="Montserrat" w:eastAsia="Montserrat" w:hAnsi="Montserrat"/>
        </w:rPr>
      </w:pPr>
      <w:r w:rsidDel="00000000" w:rsidR="00000000" w:rsidRPr="00000000">
        <w:rPr>
          <w:rFonts w:ascii="Montserrat" w:cs="Montserrat" w:eastAsia="Montserrat" w:hAnsi="Montserrat"/>
          <w:rtl w:val="0"/>
        </w:rPr>
        <w:t xml:space="preserve">Trang thai: XAU</w:t>
      </w:r>
    </w:p>
    <w:p w:rsidR="00000000" w:rsidDel="00000000" w:rsidP="00000000" w:rsidRDefault="00000000" w:rsidRPr="00000000" w14:paraId="000012C5">
      <w:pPr>
        <w:rPr>
          <w:rFonts w:ascii="Montserrat" w:cs="Montserrat" w:eastAsia="Montserrat" w:hAnsi="Montserrat"/>
        </w:rPr>
      </w:pPr>
      <w:r w:rsidDel="00000000" w:rsidR="00000000" w:rsidRPr="00000000">
        <w:rPr>
          <w:rFonts w:ascii="Montserrat" w:cs="Montserrat" w:eastAsia="Montserrat" w:hAnsi="Montserrat"/>
          <w:rtl w:val="0"/>
        </w:rPr>
        <w:t xml:space="preserve">Nhiet do: ...</w:t>
      </w:r>
    </w:p>
    <w:p w:rsidR="00000000" w:rsidDel="00000000" w:rsidP="00000000" w:rsidRDefault="00000000" w:rsidRPr="00000000" w14:paraId="000012C6">
      <w:pPr>
        <w:rPr>
          <w:rFonts w:ascii="Montserrat" w:cs="Montserrat" w:eastAsia="Montserrat" w:hAnsi="Montserrat"/>
        </w:rPr>
      </w:pPr>
      <w:r w:rsidDel="00000000" w:rsidR="00000000" w:rsidRPr="00000000">
        <w:rPr>
          <w:rFonts w:ascii="Montserrat" w:cs="Montserrat" w:eastAsia="Montserrat" w:hAnsi="Montserrat"/>
          <w:rtl w:val="0"/>
        </w:rPr>
        <w:t xml:space="preserve">Do am: ...</w:t>
      </w:r>
    </w:p>
    <w:p w:rsidR="00000000" w:rsidDel="00000000" w:rsidP="00000000" w:rsidRDefault="00000000" w:rsidRPr="00000000" w14:paraId="000012C7">
      <w:pPr>
        <w:rPr>
          <w:rFonts w:ascii="Montserrat" w:cs="Montserrat" w:eastAsia="Montserrat" w:hAnsi="Montserrat"/>
        </w:rPr>
      </w:pPr>
      <w:r w:rsidDel="00000000" w:rsidR="00000000" w:rsidRPr="00000000">
        <w:rPr>
          <w:rFonts w:ascii="Montserrat" w:cs="Montserrat" w:eastAsia="Montserrat" w:hAnsi="Montserrat"/>
          <w:rtl w:val="0"/>
        </w:rPr>
        <w:t xml:space="preserve">MQ135: ...</w:t>
      </w:r>
    </w:p>
    <w:p w:rsidR="00000000" w:rsidDel="00000000" w:rsidP="00000000" w:rsidRDefault="00000000" w:rsidRPr="00000000" w14:paraId="000012C8">
      <w:pPr>
        <w:rPr>
          <w:rFonts w:ascii="Montserrat" w:cs="Montserrat" w:eastAsia="Montserrat" w:hAnsi="Montserrat"/>
        </w:rPr>
      </w:pPr>
      <w:r w:rsidDel="00000000" w:rsidR="00000000" w:rsidRPr="00000000">
        <w:rPr>
          <w:rFonts w:ascii="Montserrat" w:cs="Montserrat" w:eastAsia="Montserrat" w:hAnsi="Montserrat"/>
          <w:rtl w:val="0"/>
        </w:rPr>
        <w:t xml:space="preserve">Bui: ...</w:t>
      </w:r>
    </w:p>
    <w:p w:rsidR="00000000" w:rsidDel="00000000" w:rsidP="00000000" w:rsidRDefault="00000000" w:rsidRPr="00000000" w14:paraId="000012C9">
      <w:pPr>
        <w:rPr>
          <w:rFonts w:ascii="Montserrat" w:cs="Montserrat" w:eastAsia="Montserrat" w:hAnsi="Montserrat"/>
        </w:rPr>
      </w:pPr>
      <w:r w:rsidDel="00000000" w:rsidR="00000000" w:rsidRPr="00000000">
        <w:rPr>
          <w:rFonts w:ascii="Montserrat" w:cs="Montserrat" w:eastAsia="Montserrat" w:hAnsi="Montserrat"/>
          <w:rtl w:val="0"/>
        </w:rPr>
        <w:t xml:space="preserve">Thoi gian: ...</w:t>
      </w:r>
    </w:p>
    <w:p w:rsidR="00000000" w:rsidDel="00000000" w:rsidP="00000000" w:rsidRDefault="00000000" w:rsidRPr="00000000" w14:paraId="000012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CB">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CC">
      <w:pPr>
        <w:rPr>
          <w:rFonts w:ascii="Montserrat" w:cs="Montserrat" w:eastAsia="Montserrat" w:hAnsi="Montserrat"/>
        </w:rPr>
      </w:pPr>
      <w:r w:rsidDel="00000000" w:rsidR="00000000" w:rsidRPr="00000000">
        <w:rPr>
          <w:rFonts w:ascii="Montserrat" w:cs="Montserrat" w:eastAsia="Montserrat" w:hAnsi="Montserrat"/>
          <w:rtl w:val="0"/>
        </w:rPr>
        <w:t xml:space="preserve">Note: Telegram Bot là chức năng cảnh báo từ xa, còn LED/buzzer là cảnh báo tại chỗ. Hai cơ chế này bổ sung cho nhau: </w:t>
      </w:r>
    </w:p>
    <w:p w:rsidR="00000000" w:rsidDel="00000000" w:rsidP="00000000" w:rsidRDefault="00000000" w:rsidRPr="00000000" w14:paraId="000012CD">
      <w:pPr>
        <w:rPr>
          <w:rFonts w:ascii="Montserrat" w:cs="Montserrat" w:eastAsia="Montserrat" w:hAnsi="Montserrat"/>
        </w:rPr>
      </w:pPr>
      <w:r w:rsidDel="00000000" w:rsidR="00000000" w:rsidRPr="00000000">
        <w:rPr>
          <w:rtl w:val="0"/>
        </w:rPr>
      </w:r>
    </w:p>
    <w:tbl>
      <w:tblPr>
        <w:tblStyle w:val="Table152"/>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780"/>
        <w:gridCol w:w="2915"/>
        <w:tblGridChange w:id="0">
          <w:tblGrid>
            <w:gridCol w:w="1535"/>
            <w:gridCol w:w="2780"/>
            <w:gridCol w:w="291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CE">
            <w:pPr>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CF">
            <w:pPr>
              <w:rPr>
                <w:rFonts w:ascii="Montserrat" w:cs="Montserrat" w:eastAsia="Montserrat" w:hAnsi="Montserrat"/>
              </w:rPr>
            </w:pPr>
            <w:r w:rsidDel="00000000" w:rsidR="00000000" w:rsidRPr="00000000">
              <w:rPr>
                <w:rFonts w:ascii="Montserrat" w:cs="Montserrat" w:eastAsia="Montserrat" w:hAnsi="Montserrat"/>
                <w:rtl w:val="0"/>
              </w:rPr>
              <w:t xml:space="preserve">Ưu điểm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0">
            <w:pPr>
              <w:rPr>
                <w:rFonts w:ascii="Montserrat" w:cs="Montserrat" w:eastAsia="Montserrat" w:hAnsi="Montserrat"/>
              </w:rPr>
            </w:pPr>
            <w:r w:rsidDel="00000000" w:rsidR="00000000" w:rsidRPr="00000000">
              <w:rPr>
                <w:rFonts w:ascii="Montserrat" w:cs="Montserrat" w:eastAsia="Montserrat" w:hAnsi="Montserrat"/>
                <w:rtl w:val="0"/>
              </w:rPr>
              <w:t xml:space="preserve">Hạn chế</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1">
            <w:pPr>
              <w:rPr>
                <w:rFonts w:ascii="Montserrat" w:cs="Montserrat" w:eastAsia="Montserrat" w:hAnsi="Montserrat"/>
              </w:rPr>
            </w:pPr>
            <w:r w:rsidDel="00000000" w:rsidR="00000000" w:rsidRPr="00000000">
              <w:rPr>
                <w:rFonts w:ascii="Montserrat" w:cs="Montserrat" w:eastAsia="Montserrat" w:hAnsi="Montserrat"/>
                <w:rtl w:val="0"/>
              </w:rPr>
              <w:t xml:space="preserve">LED/buzzer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2">
            <w:pPr>
              <w:rPr>
                <w:rFonts w:ascii="Montserrat" w:cs="Montserrat" w:eastAsia="Montserrat" w:hAnsi="Montserrat"/>
              </w:rPr>
            </w:pPr>
            <w:r w:rsidDel="00000000" w:rsidR="00000000" w:rsidRPr="00000000">
              <w:rPr>
                <w:rFonts w:ascii="Montserrat" w:cs="Montserrat" w:eastAsia="Montserrat" w:hAnsi="Montserrat"/>
                <w:rtl w:val="0"/>
              </w:rPr>
              <w:t xml:space="preserve">Phản hồi ngay tại thiết bị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3">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phải ở gần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4">
            <w:pPr>
              <w:rPr>
                <w:rFonts w:ascii="Montserrat" w:cs="Montserrat" w:eastAsia="Montserrat" w:hAnsi="Montserrat"/>
              </w:rPr>
            </w:pPr>
            <w:r w:rsidDel="00000000" w:rsidR="00000000" w:rsidRPr="00000000">
              <w:rPr>
                <w:rFonts w:ascii="Montserrat" w:cs="Montserrat" w:eastAsia="Montserrat" w:hAnsi="Montserrat"/>
                <w:rtl w:val="0"/>
              </w:rPr>
              <w:t xml:space="preserve">Telegram Bot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5">
            <w:pPr>
              <w:rPr>
                <w:rFonts w:ascii="Montserrat" w:cs="Montserrat" w:eastAsia="Montserrat" w:hAnsi="Montserrat"/>
              </w:rPr>
            </w:pPr>
            <w:r w:rsidDel="00000000" w:rsidR="00000000" w:rsidRPr="00000000">
              <w:rPr>
                <w:rFonts w:ascii="Montserrat" w:cs="Montserrat" w:eastAsia="Montserrat" w:hAnsi="Montserrat"/>
                <w:rtl w:val="0"/>
              </w:rPr>
              <w:t xml:space="preserve">Nhận từ xa qua điện thoại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6">
            <w:pPr>
              <w:rPr>
                <w:rFonts w:ascii="Montserrat" w:cs="Montserrat" w:eastAsia="Montserrat" w:hAnsi="Montserrat"/>
              </w:rPr>
            </w:pPr>
            <w:r w:rsidDel="00000000" w:rsidR="00000000" w:rsidRPr="00000000">
              <w:rPr>
                <w:rFonts w:ascii="Montserrat" w:cs="Montserrat" w:eastAsia="Montserrat" w:hAnsi="Montserrat"/>
                <w:rtl w:val="0"/>
              </w:rPr>
              <w:t xml:space="preserve">Phụ thuộc Internet và cloud</w:t>
            </w:r>
          </w:p>
        </w:tc>
      </w:tr>
    </w:tbl>
    <w:p w:rsidR="00000000" w:rsidDel="00000000" w:rsidP="00000000" w:rsidRDefault="00000000" w:rsidRPr="00000000" w14:paraId="000012D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12D8">
      <w:pPr>
        <w:rPr>
          <w:rFonts w:ascii="Montserrat" w:cs="Montserrat" w:eastAsia="Montserrat" w:hAnsi="Montserrat"/>
        </w:rPr>
      </w:pPr>
      <w:r w:rsidDel="00000000" w:rsidR="00000000" w:rsidRPr="00000000">
        <w:rPr>
          <w:rtl w:val="0"/>
        </w:rPr>
      </w:r>
    </w:p>
    <w:p w:rsidR="00000000" w:rsidDel="00000000" w:rsidP="00000000" w:rsidRDefault="00000000" w:rsidRPr="00000000" w14:paraId="000012D9">
      <w:pPr>
        <w:rPr>
          <w:rFonts w:ascii="Montserrat" w:cs="Montserrat" w:eastAsia="Montserrat" w:hAnsi="Montserrat"/>
        </w:rPr>
      </w:pPr>
      <w:r w:rsidDel="00000000" w:rsidR="00000000" w:rsidRPr="00000000">
        <w:rPr>
          <w:rFonts w:ascii="Montserrat" w:cs="Montserrat" w:eastAsia="Montserrat" w:hAnsi="Montserrat"/>
          <w:rtl w:val="0"/>
        </w:rPr>
        <w:t xml:space="preserve">8. Test SPIFFS offline cache</w:t>
      </w:r>
    </w:p>
    <w:p w:rsidR="00000000" w:rsidDel="00000000" w:rsidP="00000000" w:rsidRDefault="00000000" w:rsidRPr="00000000" w14:paraId="000012DA">
      <w:pPr>
        <w:rPr>
          <w:rFonts w:ascii="Montserrat" w:cs="Montserrat" w:eastAsia="Montserrat" w:hAnsi="Montserrat"/>
        </w:rPr>
      </w:pPr>
      <w:r w:rsidDel="00000000" w:rsidR="00000000" w:rsidRPr="00000000">
        <w:rPr>
          <w:rFonts w:ascii="Montserrat" w:cs="Montserrat" w:eastAsia="Montserrat" w:hAnsi="Montserrat"/>
          <w:rtl w:val="0"/>
        </w:rPr>
        <w:t xml:space="preserve">Kịch bản test: </w:t>
      </w:r>
    </w:p>
    <w:p w:rsidR="00000000" w:rsidDel="00000000" w:rsidP="00000000" w:rsidRDefault="00000000" w:rsidRPr="00000000" w14:paraId="000012DB">
      <w:pPr>
        <w:rPr>
          <w:rFonts w:ascii="Montserrat" w:cs="Montserrat" w:eastAsia="Montserrat" w:hAnsi="Montserrat"/>
        </w:rPr>
      </w:pPr>
      <w:r w:rsidDel="00000000" w:rsidR="00000000" w:rsidRPr="00000000">
        <w:rPr>
          <w:rtl w:val="0"/>
        </w:rPr>
      </w:r>
    </w:p>
    <w:tbl>
      <w:tblPr>
        <w:tblStyle w:val="Table153"/>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330"/>
        <w:gridCol w:w="3605"/>
        <w:tblGridChange w:id="0">
          <w:tblGrid>
            <w:gridCol w:w="965"/>
            <w:gridCol w:w="2330"/>
            <w:gridCol w:w="360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C">
            <w:pPr>
              <w:rPr>
                <w:rFonts w:ascii="Montserrat" w:cs="Montserrat" w:eastAsia="Montserrat" w:hAnsi="Montserrat"/>
              </w:rPr>
            </w:pPr>
            <w:r w:rsidDel="00000000" w:rsidR="00000000" w:rsidRPr="00000000">
              <w:rPr>
                <w:rFonts w:ascii="Montserrat" w:cs="Montserrat" w:eastAsia="Montserrat" w:hAnsi="Montserrat"/>
                <w:rtl w:val="0"/>
              </w:rPr>
              <w:t xml:space="preserve">Mã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D">
            <w:pPr>
              <w:rPr>
                <w:rFonts w:ascii="Montserrat" w:cs="Montserrat" w:eastAsia="Montserrat" w:hAnsi="Montserrat"/>
              </w:rPr>
            </w:pPr>
            <w:r w:rsidDel="00000000" w:rsidR="00000000" w:rsidRPr="00000000">
              <w:rPr>
                <w:rFonts w:ascii="Montserrat" w:cs="Montserrat" w:eastAsia="Montserrat" w:hAnsi="Montserrat"/>
                <w:rtl w:val="0"/>
              </w:rPr>
              <w:t xml:space="preserve">Kịch bản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E">
            <w:pPr>
              <w:rPr>
                <w:rFonts w:ascii="Montserrat" w:cs="Montserrat" w:eastAsia="Montserrat" w:hAnsi="Montserrat"/>
              </w:rPr>
            </w:pPr>
            <w:r w:rsidDel="00000000" w:rsidR="00000000" w:rsidRPr="00000000">
              <w:rPr>
                <w:rFonts w:ascii="Montserrat" w:cs="Montserrat" w:eastAsia="Montserrat" w:hAnsi="Montserrat"/>
                <w:rtl w:val="0"/>
              </w:rPr>
              <w:t xml:space="preserve">Kết quả mong muốn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DF">
            <w:pPr>
              <w:rPr>
                <w:rFonts w:ascii="Montserrat" w:cs="Montserrat" w:eastAsia="Montserrat" w:hAnsi="Montserrat"/>
              </w:rPr>
            </w:pPr>
            <w:r w:rsidDel="00000000" w:rsidR="00000000" w:rsidRPr="00000000">
              <w:rPr>
                <w:rFonts w:ascii="Montserrat" w:cs="Montserrat" w:eastAsia="Montserrat" w:hAnsi="Montserrat"/>
                <w:rtl w:val="0"/>
              </w:rPr>
              <w:t xml:space="preserve">OC-01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0">
            <w:pPr>
              <w:rPr>
                <w:rFonts w:ascii="Montserrat" w:cs="Montserrat" w:eastAsia="Montserrat" w:hAnsi="Montserrat"/>
              </w:rPr>
            </w:pPr>
            <w:r w:rsidDel="00000000" w:rsidR="00000000" w:rsidRPr="00000000">
              <w:rPr>
                <w:rFonts w:ascii="Montserrat" w:cs="Montserrat" w:eastAsia="Montserrat" w:hAnsi="Montserrat"/>
                <w:rtl w:val="0"/>
              </w:rPr>
              <w:t xml:space="preserve">Wi-Fi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1">
            <w:pPr>
              <w:rPr>
                <w:rFonts w:ascii="Montserrat" w:cs="Montserrat" w:eastAsia="Montserrat" w:hAnsi="Montserrat"/>
              </w:rPr>
            </w:pPr>
            <w:r w:rsidDel="00000000" w:rsidR="00000000" w:rsidRPr="00000000">
              <w:rPr>
                <w:rFonts w:ascii="Montserrat" w:cs="Montserrat" w:eastAsia="Montserrat" w:hAnsi="Montserrat"/>
                <w:rtl w:val="0"/>
              </w:rPr>
              <w:t xml:space="preserve">Dữ liệu gửi trực tiếp lên Supabase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2">
            <w:pPr>
              <w:rPr>
                <w:rFonts w:ascii="Montserrat" w:cs="Montserrat" w:eastAsia="Montserrat" w:hAnsi="Montserrat"/>
              </w:rPr>
            </w:pPr>
            <w:r w:rsidDel="00000000" w:rsidR="00000000" w:rsidRPr="00000000">
              <w:rPr>
                <w:rFonts w:ascii="Montserrat" w:cs="Montserrat" w:eastAsia="Montserrat" w:hAnsi="Montserrat"/>
                <w:rtl w:val="0"/>
              </w:rPr>
              <w:t xml:space="preserve">OC-02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3">
            <w:pPr>
              <w:rPr>
                <w:rFonts w:ascii="Montserrat" w:cs="Montserrat" w:eastAsia="Montserrat" w:hAnsi="Montserrat"/>
              </w:rPr>
            </w:pPr>
            <w:r w:rsidDel="00000000" w:rsidR="00000000" w:rsidRPr="00000000">
              <w:rPr>
                <w:rFonts w:ascii="Montserrat" w:cs="Montserrat" w:eastAsia="Montserrat" w:hAnsi="Montserrat"/>
                <w:rtl w:val="0"/>
              </w:rPr>
              <w:t xml:space="preserve">Tắt Wi-Fi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4">
            <w:pPr>
              <w:rPr>
                <w:rFonts w:ascii="Montserrat" w:cs="Montserrat" w:eastAsia="Montserrat" w:hAnsi="Montserrat"/>
              </w:rPr>
            </w:pPr>
            <w:r w:rsidDel="00000000" w:rsidR="00000000" w:rsidRPr="00000000">
              <w:rPr>
                <w:rFonts w:ascii="Montserrat" w:cs="Montserrat" w:eastAsia="Montserrat" w:hAnsi="Montserrat"/>
                <w:rtl w:val="0"/>
              </w:rPr>
              <w:t xml:space="preserve">Dữ liệu lưu vào SPIFFS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5">
            <w:pPr>
              <w:rPr>
                <w:rFonts w:ascii="Montserrat" w:cs="Montserrat" w:eastAsia="Montserrat" w:hAnsi="Montserrat"/>
              </w:rPr>
            </w:pPr>
            <w:r w:rsidDel="00000000" w:rsidR="00000000" w:rsidRPr="00000000">
              <w:rPr>
                <w:rFonts w:ascii="Montserrat" w:cs="Montserrat" w:eastAsia="Montserrat" w:hAnsi="Montserrat"/>
                <w:rtl w:val="0"/>
              </w:rPr>
              <w:t xml:space="preserve">OC-03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6">
            <w:pPr>
              <w:rPr>
                <w:rFonts w:ascii="Montserrat" w:cs="Montserrat" w:eastAsia="Montserrat" w:hAnsi="Montserrat"/>
              </w:rPr>
            </w:pPr>
            <w:r w:rsidDel="00000000" w:rsidR="00000000" w:rsidRPr="00000000">
              <w:rPr>
                <w:rFonts w:ascii="Montserrat" w:cs="Montserrat" w:eastAsia="Montserrat" w:hAnsi="Montserrat"/>
                <w:rtl w:val="0"/>
              </w:rPr>
              <w:t xml:space="preserve">Bật lại Wi-Fi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7">
            <w:pPr>
              <w:rPr>
                <w:rFonts w:ascii="Montserrat" w:cs="Montserrat" w:eastAsia="Montserrat" w:hAnsi="Montserrat"/>
              </w:rPr>
            </w:pPr>
            <w:r w:rsidDel="00000000" w:rsidR="00000000" w:rsidRPr="00000000">
              <w:rPr>
                <w:rFonts w:ascii="Montserrat" w:cs="Montserrat" w:eastAsia="Montserrat" w:hAnsi="Montserrat"/>
                <w:rtl w:val="0"/>
              </w:rPr>
              <w:t xml:space="preserve">Dữ liệu cache được gửi lại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8">
            <w:pPr>
              <w:rPr>
                <w:rFonts w:ascii="Montserrat" w:cs="Montserrat" w:eastAsia="Montserrat" w:hAnsi="Montserrat"/>
              </w:rPr>
            </w:pPr>
            <w:r w:rsidDel="00000000" w:rsidR="00000000" w:rsidRPr="00000000">
              <w:rPr>
                <w:rFonts w:ascii="Montserrat" w:cs="Montserrat" w:eastAsia="Montserrat" w:hAnsi="Montserrat"/>
                <w:rtl w:val="0"/>
              </w:rPr>
              <w:t xml:space="preserve">OC-04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9">
            <w:pPr>
              <w:rPr>
                <w:rFonts w:ascii="Montserrat" w:cs="Montserrat" w:eastAsia="Montserrat" w:hAnsi="Montserrat"/>
              </w:rPr>
            </w:pPr>
            <w:r w:rsidDel="00000000" w:rsidR="00000000" w:rsidRPr="00000000">
              <w:rPr>
                <w:rFonts w:ascii="Montserrat" w:cs="Montserrat" w:eastAsia="Montserrat" w:hAnsi="Montserrat"/>
                <w:rtl w:val="0"/>
              </w:rPr>
              <w:t xml:space="preserve">HTTP POST lỗi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A">
            <w:pPr>
              <w:rPr>
                <w:rFonts w:ascii="Montserrat" w:cs="Montserrat" w:eastAsia="Montserrat" w:hAnsi="Montserrat"/>
              </w:rPr>
            </w:pPr>
            <w:r w:rsidDel="00000000" w:rsidR="00000000" w:rsidRPr="00000000">
              <w:rPr>
                <w:rFonts w:ascii="Montserrat" w:cs="Montserrat" w:eastAsia="Montserrat" w:hAnsi="Montserrat"/>
                <w:rtl w:val="0"/>
              </w:rPr>
              <w:t xml:space="preserve">Bản ghi được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B">
            <w:pPr>
              <w:rPr>
                <w:rFonts w:ascii="Montserrat" w:cs="Montserrat" w:eastAsia="Montserrat" w:hAnsi="Montserrat"/>
              </w:rPr>
            </w:pPr>
            <w:r w:rsidDel="00000000" w:rsidR="00000000" w:rsidRPr="00000000">
              <w:rPr>
                <w:rFonts w:ascii="Montserrat" w:cs="Montserrat" w:eastAsia="Montserrat" w:hAnsi="Montserrat"/>
                <w:rtl w:val="0"/>
              </w:rPr>
              <w:t xml:space="preserve">OC-05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C">
            <w:pPr>
              <w:rPr>
                <w:rFonts w:ascii="Montserrat" w:cs="Montserrat" w:eastAsia="Montserrat" w:hAnsi="Montserrat"/>
              </w:rPr>
            </w:pPr>
            <w:r w:rsidDel="00000000" w:rsidR="00000000" w:rsidRPr="00000000">
              <w:rPr>
                <w:rFonts w:ascii="Montserrat" w:cs="Montserrat" w:eastAsia="Montserrat" w:hAnsi="Montserrat"/>
                <w:rtl w:val="0"/>
              </w:rPr>
              <w:t xml:space="preserve">Cache rỗng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D">
            <w:pPr>
              <w:rPr>
                <w:rFonts w:ascii="Montserrat" w:cs="Montserrat" w:eastAsia="Montserrat" w:hAnsi="Montserrat"/>
              </w:rPr>
            </w:pPr>
            <w:r w:rsidDel="00000000" w:rsidR="00000000" w:rsidRPr="00000000">
              <w:rPr>
                <w:rFonts w:ascii="Montserrat" w:cs="Montserrat" w:eastAsia="Montserrat" w:hAnsi="Montserrat"/>
                <w:rtl w:val="0"/>
              </w:rPr>
              <w:t xml:space="preserve">Không gửi lại dữ liệu thừa</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E">
            <w:pPr>
              <w:rPr>
                <w:rFonts w:ascii="Montserrat" w:cs="Montserrat" w:eastAsia="Montserrat" w:hAnsi="Montserrat"/>
              </w:rPr>
            </w:pPr>
            <w:r w:rsidDel="00000000" w:rsidR="00000000" w:rsidRPr="00000000">
              <w:rPr>
                <w:rFonts w:ascii="Montserrat" w:cs="Montserrat" w:eastAsia="Montserrat" w:hAnsi="Montserrat"/>
                <w:rtl w:val="0"/>
              </w:rPr>
              <w:t xml:space="preserve">OC-06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F">
            <w:pPr>
              <w:rPr>
                <w:rFonts w:ascii="Montserrat" w:cs="Montserrat" w:eastAsia="Montserrat" w:hAnsi="Montserrat"/>
              </w:rPr>
            </w:pPr>
            <w:r w:rsidDel="00000000" w:rsidR="00000000" w:rsidRPr="00000000">
              <w:rPr>
                <w:rFonts w:ascii="Montserrat" w:cs="Montserrat" w:eastAsia="Montserrat" w:hAnsi="Montserrat"/>
                <w:rtl w:val="0"/>
              </w:rPr>
              <w:t xml:space="preserve">Cache có nhiều dòng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0">
            <w:pPr>
              <w:rPr>
                <w:rFonts w:ascii="Montserrat" w:cs="Montserrat" w:eastAsia="Montserrat" w:hAnsi="Montserrat"/>
              </w:rPr>
            </w:pPr>
            <w:r w:rsidDel="00000000" w:rsidR="00000000" w:rsidRPr="00000000">
              <w:rPr>
                <w:rFonts w:ascii="Montserrat" w:cs="Montserrat" w:eastAsia="Montserrat" w:hAnsi="Montserrat"/>
                <w:rtl w:val="0"/>
              </w:rPr>
              <w:t xml:space="preserve">Gửi lần lượt hoặc theo batch</w:t>
            </w:r>
          </w:p>
        </w:tc>
      </w:tr>
    </w:tbl>
    <w:p w:rsidR="00000000" w:rsidDel="00000000" w:rsidP="00000000" w:rsidRDefault="00000000" w:rsidRPr="00000000" w14:paraId="000012F1">
      <w:pPr>
        <w:rPr>
          <w:rFonts w:ascii="Montserrat" w:cs="Montserrat" w:eastAsia="Montserrat" w:hAnsi="Montserrat"/>
        </w:rPr>
      </w:pPr>
      <w:r w:rsidDel="00000000" w:rsidR="00000000" w:rsidRPr="00000000">
        <w:rPr>
          <w:rFonts w:ascii="Montserrat" w:cs="Montserrat" w:eastAsia="Montserrat" w:hAnsi="Montserrat"/>
          <w:rtl w:val="0"/>
        </w:rPr>
        <w:t xml:space="preserve">9. Chuẩn bị minh chứng</w:t>
      </w:r>
    </w:p>
    <w:p w:rsidR="00000000" w:rsidDel="00000000" w:rsidP="00000000" w:rsidRDefault="00000000" w:rsidRPr="00000000" w14:paraId="000012F2">
      <w:pPr>
        <w:rPr>
          <w:rFonts w:ascii="Montserrat" w:cs="Montserrat" w:eastAsia="Montserrat" w:hAnsi="Montserrat"/>
        </w:rPr>
      </w:pPr>
      <w:r w:rsidDel="00000000" w:rsidR="00000000" w:rsidRPr="00000000">
        <w:rPr>
          <w:rFonts w:ascii="Montserrat" w:cs="Montserrat" w:eastAsia="Montserrat" w:hAnsi="Montserrat"/>
          <w:rtl w:val="0"/>
        </w:rPr>
        <w:t xml:space="preserve">Các hình ảnh cần đưa vào báo cáo:</w:t>
      </w:r>
    </w:p>
    <w:p w:rsidR="00000000" w:rsidDel="00000000" w:rsidP="00000000" w:rsidRDefault="00000000" w:rsidRPr="00000000" w14:paraId="000012F3">
      <w:pPr>
        <w:rPr>
          <w:rFonts w:ascii="Montserrat" w:cs="Montserrat" w:eastAsia="Montserrat" w:hAnsi="Montserrat"/>
        </w:rPr>
      </w:pPr>
      <w:r w:rsidDel="00000000" w:rsidR="00000000" w:rsidRPr="00000000">
        <w:rPr>
          <w:rtl w:val="0"/>
        </w:rPr>
      </w:r>
    </w:p>
    <w:tbl>
      <w:tblPr>
        <w:tblStyle w:val="Table154"/>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010"/>
        <w:tblGridChange w:id="0">
          <w:tblGrid>
            <w:gridCol w:w="2570"/>
            <w:gridCol w:w="401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4">
            <w:pPr>
              <w:rPr>
                <w:rFonts w:ascii="Montserrat" w:cs="Montserrat" w:eastAsia="Montserrat" w:hAnsi="Montserrat"/>
              </w:rPr>
            </w:pPr>
            <w:r w:rsidDel="00000000" w:rsidR="00000000" w:rsidRPr="00000000">
              <w:rPr>
                <w:rFonts w:ascii="Montserrat" w:cs="Montserrat" w:eastAsia="Montserrat" w:hAnsi="Montserrat"/>
                <w:rtl w:val="0"/>
              </w:rPr>
              <w:t xml:space="preserve">Ảnh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5">
            <w:pP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6">
            <w:pPr>
              <w:rPr>
                <w:rFonts w:ascii="Montserrat" w:cs="Montserrat" w:eastAsia="Montserrat" w:hAnsi="Montserrat"/>
              </w:rPr>
            </w:pPr>
            <w:r w:rsidDel="00000000" w:rsidR="00000000" w:rsidRPr="00000000">
              <w:rPr>
                <w:rFonts w:ascii="Montserrat" w:cs="Montserrat" w:eastAsia="Montserrat" w:hAnsi="Montserrat"/>
                <w:rtl w:val="0"/>
              </w:rPr>
              <w:t xml:space="preserve">prototype_overview.png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7">
            <w:pPr>
              <w:rPr>
                <w:rFonts w:ascii="Montserrat" w:cs="Montserrat" w:eastAsia="Montserrat" w:hAnsi="Montserrat"/>
              </w:rPr>
            </w:pPr>
            <w:r w:rsidDel="00000000" w:rsidR="00000000" w:rsidRPr="00000000">
              <w:rPr>
                <w:rFonts w:ascii="Montserrat" w:cs="Montserrat" w:eastAsia="Montserrat" w:hAnsi="Montserrat"/>
                <w:rtl w:val="0"/>
              </w:rPr>
              <w:t xml:space="preserve">Tổng thể mô hình hệ thống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8">
            <w:pPr>
              <w:rPr>
                <w:rFonts w:ascii="Montserrat" w:cs="Montserrat" w:eastAsia="Montserrat" w:hAnsi="Montserrat"/>
              </w:rPr>
            </w:pPr>
            <w:r w:rsidDel="00000000" w:rsidR="00000000" w:rsidRPr="00000000">
              <w:rPr>
                <w:rFonts w:ascii="Montserrat" w:cs="Montserrat" w:eastAsia="Montserrat" w:hAnsi="Montserrat"/>
                <w:rtl w:val="0"/>
              </w:rPr>
              <w:t xml:space="preserve">wiring_detail.png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9">
            <w:pPr>
              <w:rPr>
                <w:rFonts w:ascii="Montserrat" w:cs="Montserrat" w:eastAsia="Montserrat" w:hAnsi="Montserrat"/>
              </w:rPr>
            </w:pPr>
            <w:r w:rsidDel="00000000" w:rsidR="00000000" w:rsidRPr="00000000">
              <w:rPr>
                <w:rFonts w:ascii="Montserrat" w:cs="Montserrat" w:eastAsia="Montserrat" w:hAnsi="Montserrat"/>
                <w:rtl w:val="0"/>
              </w:rPr>
              <w:t xml:space="preserve">Dây nối ESP32 với cảm biến và OLED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A">
            <w:pPr>
              <w:rPr>
                <w:rFonts w:ascii="Montserrat" w:cs="Montserrat" w:eastAsia="Montserrat" w:hAnsi="Montserrat"/>
              </w:rPr>
            </w:pPr>
            <w:r w:rsidDel="00000000" w:rsidR="00000000" w:rsidRPr="00000000">
              <w:rPr>
                <w:rFonts w:ascii="Montserrat" w:cs="Montserrat" w:eastAsia="Montserrat" w:hAnsi="Montserrat"/>
                <w:rtl w:val="0"/>
              </w:rPr>
              <w:t xml:space="preserve">sensor_chamber.png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B">
            <w:pPr>
              <w:rPr>
                <w:rFonts w:ascii="Montserrat" w:cs="Montserrat" w:eastAsia="Montserrat" w:hAnsi="Montserrat"/>
              </w:rPr>
            </w:pPr>
            <w:r w:rsidDel="00000000" w:rsidR="00000000" w:rsidRPr="00000000">
              <w:rPr>
                <w:rFonts w:ascii="Montserrat" w:cs="Montserrat" w:eastAsia="Montserrat" w:hAnsi="Montserrat"/>
                <w:rtl w:val="0"/>
              </w:rPr>
              <w:t xml:space="preserve">Buồng đo khí và vị trí cảm biến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C">
            <w:pPr>
              <w:rPr>
                <w:rFonts w:ascii="Montserrat" w:cs="Montserrat" w:eastAsia="Montserrat" w:hAnsi="Montserrat"/>
              </w:rPr>
            </w:pPr>
            <w:r w:rsidDel="00000000" w:rsidR="00000000" w:rsidRPr="00000000">
              <w:rPr>
                <w:rFonts w:ascii="Montserrat" w:cs="Montserrat" w:eastAsia="Montserrat" w:hAnsi="Montserrat"/>
                <w:rtl w:val="0"/>
              </w:rPr>
              <w:t xml:space="preserve">oled_display.png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D">
            <w:pPr>
              <w:rPr>
                <w:rFonts w:ascii="Montserrat" w:cs="Montserrat" w:eastAsia="Montserrat" w:hAnsi="Montserrat"/>
              </w:rPr>
            </w:pPr>
            <w:r w:rsidDel="00000000" w:rsidR="00000000" w:rsidRPr="00000000">
              <w:rPr>
                <w:rFonts w:ascii="Montserrat" w:cs="Montserrat" w:eastAsia="Montserrat" w:hAnsi="Montserrat"/>
                <w:rtl w:val="0"/>
              </w:rPr>
              <w:t xml:space="preserve">OLED hiển thị dữ liệu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E">
            <w:pPr>
              <w:rPr>
                <w:rFonts w:ascii="Montserrat" w:cs="Montserrat" w:eastAsia="Montserrat" w:hAnsi="Montserrat"/>
              </w:rPr>
            </w:pPr>
            <w:r w:rsidDel="00000000" w:rsidR="00000000" w:rsidRPr="00000000">
              <w:rPr>
                <w:rFonts w:ascii="Montserrat" w:cs="Montserrat" w:eastAsia="Montserrat" w:hAnsi="Montserrat"/>
                <w:rtl w:val="0"/>
              </w:rPr>
              <w:t xml:space="preserve">supabase_table.png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FF">
            <w:pPr>
              <w:rPr>
                <w:rFonts w:ascii="Montserrat" w:cs="Montserrat" w:eastAsia="Montserrat" w:hAnsi="Montserrat"/>
              </w:rPr>
            </w:pPr>
            <w:r w:rsidDel="00000000" w:rsidR="00000000" w:rsidRPr="00000000">
              <w:rPr>
                <w:rFonts w:ascii="Montserrat" w:cs="Montserrat" w:eastAsia="Montserrat" w:hAnsi="Montserrat"/>
                <w:rtl w:val="0"/>
              </w:rPr>
              <w:t xml:space="preserve">Dữ liệu đã được lưu trên Supabase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0">
            <w:pPr>
              <w:rPr>
                <w:rFonts w:ascii="Montserrat" w:cs="Montserrat" w:eastAsia="Montserrat" w:hAnsi="Montserrat"/>
              </w:rPr>
            </w:pPr>
            <w:r w:rsidDel="00000000" w:rsidR="00000000" w:rsidRPr="00000000">
              <w:rPr>
                <w:rFonts w:ascii="Montserrat" w:cs="Montserrat" w:eastAsia="Montserrat" w:hAnsi="Montserrat"/>
                <w:rtl w:val="0"/>
              </w:rPr>
              <w:t xml:space="preserve">telegram_alert.png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1">
            <w:pPr>
              <w:rPr>
                <w:rFonts w:ascii="Montserrat" w:cs="Montserrat" w:eastAsia="Montserrat" w:hAnsi="Montserrat"/>
              </w:rPr>
            </w:pPr>
            <w:r w:rsidDel="00000000" w:rsidR="00000000" w:rsidRPr="00000000">
              <w:rPr>
                <w:rFonts w:ascii="Montserrat" w:cs="Montserrat" w:eastAsia="Montserrat" w:hAnsi="Montserrat"/>
                <w:rtl w:val="0"/>
              </w:rPr>
              <w:t xml:space="preserve">Tin nhắn cảnh báo Telegram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2">
            <w:pPr>
              <w:rPr>
                <w:rFonts w:ascii="Montserrat" w:cs="Montserrat" w:eastAsia="Montserrat" w:hAnsi="Montserrat"/>
              </w:rPr>
            </w:pPr>
            <w:r w:rsidDel="00000000" w:rsidR="00000000" w:rsidRPr="00000000">
              <w:rPr>
                <w:rFonts w:ascii="Montserrat" w:cs="Montserrat" w:eastAsia="Montserrat" w:hAnsi="Montserrat"/>
                <w:rtl w:val="0"/>
              </w:rPr>
              <w:t xml:space="preserve">serial_log.png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3">
            <w:pPr>
              <w:rPr>
                <w:rFonts w:ascii="Montserrat" w:cs="Montserrat" w:eastAsia="Montserrat" w:hAnsi="Montserrat"/>
              </w:rPr>
            </w:pPr>
            <w:r w:rsidDel="00000000" w:rsidR="00000000" w:rsidRPr="00000000">
              <w:rPr>
                <w:rFonts w:ascii="Montserrat" w:cs="Montserrat" w:eastAsia="Montserrat" w:hAnsi="Montserrat"/>
                <w:rtl w:val="0"/>
              </w:rPr>
              <w:t xml:space="preserve">Log hoạt động các task và cache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4">
            <w:pPr>
              <w:rPr>
                <w:rFonts w:ascii="Montserrat" w:cs="Montserrat" w:eastAsia="Montserrat" w:hAnsi="Montserrat"/>
              </w:rPr>
            </w:pPr>
            <w:r w:rsidDel="00000000" w:rsidR="00000000" w:rsidRPr="00000000">
              <w:rPr>
                <w:rFonts w:ascii="Montserrat" w:cs="Montserrat" w:eastAsia="Montserrat" w:hAnsi="Montserrat"/>
                <w:rtl w:val="0"/>
              </w:rPr>
              <w:t xml:space="preserve">pcb_or_schematic.png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5">
            <w:pPr>
              <w:rPr>
                <w:rFonts w:ascii="Montserrat" w:cs="Montserrat" w:eastAsia="Montserrat" w:hAnsi="Montserrat"/>
              </w:rPr>
            </w:pPr>
            <w:r w:rsidDel="00000000" w:rsidR="00000000" w:rsidRPr="00000000">
              <w:rPr>
                <w:rFonts w:ascii="Montserrat" w:cs="Montserrat" w:eastAsia="Montserrat" w:hAnsi="Montserrat"/>
                <w:rtl w:val="0"/>
              </w:rPr>
              <w:t xml:space="preserve">Schematic/PCB nếu có</w:t>
            </w:r>
          </w:p>
        </w:tc>
      </w:tr>
    </w:tbl>
    <w:p w:rsidR="00000000" w:rsidDel="00000000" w:rsidP="00000000" w:rsidRDefault="00000000" w:rsidRPr="00000000" w14:paraId="000013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13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1308">
      <w:pPr>
        <w:rPr>
          <w:rFonts w:ascii="Montserrat" w:cs="Montserrat" w:eastAsia="Montserrat" w:hAnsi="Montserrat"/>
        </w:rPr>
      </w:pPr>
      <w:r w:rsidDel="00000000" w:rsidR="00000000" w:rsidRPr="00000000">
        <w:rPr>
          <w:rFonts w:ascii="Montserrat" w:cs="Montserrat" w:eastAsia="Montserrat" w:hAnsi="Montserrat"/>
          <w:rtl w:val="0"/>
        </w:rPr>
        <w:t xml:space="preserve">10. Prototype trước giai đoạn báo cáo</w:t>
      </w:r>
    </w:p>
    <w:p w:rsidR="00000000" w:rsidDel="00000000" w:rsidP="00000000" w:rsidRDefault="00000000" w:rsidRPr="00000000" w14:paraId="00001309">
      <w:pPr>
        <w:rPr>
          <w:rFonts w:ascii="Montserrat" w:cs="Montserrat" w:eastAsia="Montserrat" w:hAnsi="Montserrat"/>
        </w:rPr>
      </w:pPr>
      <w:r w:rsidDel="00000000" w:rsidR="00000000" w:rsidRPr="00000000">
        <w:rPr>
          <w:rtl w:val="0"/>
        </w:rPr>
      </w:r>
    </w:p>
    <w:tbl>
      <w:tblPr>
        <w:tblStyle w:val="Table155"/>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4490"/>
        <w:tblGridChange w:id="0">
          <w:tblGrid>
            <w:gridCol w:w="3650"/>
            <w:gridCol w:w="449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A">
            <w:pPr>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B">
            <w:pPr>
              <w:rPr>
                <w:rFonts w:ascii="Montserrat" w:cs="Montserrat" w:eastAsia="Montserrat" w:hAnsi="Montserrat"/>
              </w:rPr>
            </w:pPr>
            <w:r w:rsidDel="00000000" w:rsidR="00000000" w:rsidRPr="00000000">
              <w:rPr>
                <w:rFonts w:ascii="Montserrat" w:cs="Montserrat" w:eastAsia="Montserrat" w:hAnsi="Montserrat"/>
                <w:rtl w:val="0"/>
              </w:rPr>
              <w:t xml:space="preserve">Trạng thái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C">
            <w:pPr>
              <w:rPr>
                <w:rFonts w:ascii="Montserrat" w:cs="Montserrat" w:eastAsia="Montserrat" w:hAnsi="Montserrat"/>
              </w:rPr>
            </w:pPr>
            <w:r w:rsidDel="00000000" w:rsidR="00000000" w:rsidRPr="00000000">
              <w:rPr>
                <w:rFonts w:ascii="Montserrat" w:cs="Montserrat" w:eastAsia="Montserrat" w:hAnsi="Montserrat"/>
                <w:rtl w:val="0"/>
              </w:rPr>
              <w:t xml:space="preserve">Đọc 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D">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E">
            <w:pPr>
              <w:rPr>
                <w:rFonts w:ascii="Montserrat" w:cs="Montserrat" w:eastAsia="Montserrat" w:hAnsi="Montserrat"/>
              </w:rPr>
            </w:pPr>
            <w:r w:rsidDel="00000000" w:rsidR="00000000" w:rsidRPr="00000000">
              <w:rPr>
                <w:rFonts w:ascii="Montserrat" w:cs="Montserrat" w:eastAsia="Montserrat" w:hAnsi="Montserrat"/>
                <w:rtl w:val="0"/>
              </w:rPr>
              <w:t xml:space="preserve">Đọc 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0F">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0">
            <w:pPr>
              <w:rPr>
                <w:rFonts w:ascii="Montserrat" w:cs="Montserrat" w:eastAsia="Montserrat" w:hAnsi="Montserrat"/>
              </w:rPr>
            </w:pPr>
            <w:r w:rsidDel="00000000" w:rsidR="00000000" w:rsidRPr="00000000">
              <w:rPr>
                <w:rFonts w:ascii="Montserrat" w:cs="Montserrat" w:eastAsia="Montserrat" w:hAnsi="Montserrat"/>
                <w:rtl w:val="0"/>
              </w:rPr>
              <w:t xml:space="preserve">Đọc GP2Y1010AU0F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1">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2">
            <w:pPr>
              <w:rPr>
                <w:rFonts w:ascii="Montserrat" w:cs="Montserrat" w:eastAsia="Montserrat" w:hAnsi="Montserrat"/>
              </w:rPr>
            </w:pPr>
            <w:r w:rsidDel="00000000" w:rsidR="00000000" w:rsidRPr="00000000">
              <w:rPr>
                <w:rFonts w:ascii="Montserrat" w:cs="Montserrat" w:eastAsia="Montserrat" w:hAnsi="Montserrat"/>
                <w:rtl w:val="0"/>
              </w:rPr>
              <w:t xml:space="preserve">Hiển thị OLED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3">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4">
            <w:pPr>
              <w:rPr>
                <w:rFonts w:ascii="Montserrat" w:cs="Montserrat" w:eastAsia="Montserrat" w:hAnsi="Montserrat"/>
              </w:rPr>
            </w:pPr>
            <w:r w:rsidDel="00000000" w:rsidR="00000000" w:rsidRPr="00000000">
              <w:rPr>
                <w:rFonts w:ascii="Montserrat" w:cs="Montserrat" w:eastAsia="Montserrat" w:hAnsi="Montserrat"/>
                <w:rtl w:val="0"/>
              </w:rPr>
              <w:t xml:space="preserve">Cảnh báo LED/buzzer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5">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6">
            <w:pPr>
              <w:rPr>
                <w:rFonts w:ascii="Montserrat" w:cs="Montserrat" w:eastAsia="Montserrat" w:hAnsi="Montserrat"/>
              </w:rPr>
            </w:pPr>
            <w:r w:rsidDel="00000000" w:rsidR="00000000" w:rsidRPr="00000000">
              <w:rPr>
                <w:rFonts w:ascii="Montserrat" w:cs="Montserrat" w:eastAsia="Montserrat" w:hAnsi="Montserrat"/>
                <w:rtl w:val="0"/>
              </w:rPr>
              <w:t xml:space="preserve">Gửi Supabase HTTP POST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7">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8">
            <w:pPr>
              <w:rPr>
                <w:rFonts w:ascii="Montserrat" w:cs="Montserrat" w:eastAsia="Montserrat" w:hAnsi="Montserrat"/>
              </w:rPr>
            </w:pPr>
            <w:r w:rsidDel="00000000" w:rsidR="00000000" w:rsidRPr="00000000">
              <w:rPr>
                <w:rFonts w:ascii="Montserrat" w:cs="Montserrat" w:eastAsia="Montserrat" w:hAnsi="Montserrat"/>
                <w:rtl w:val="0"/>
              </w:rPr>
              <w:t xml:space="preserve">SPIFFS offline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9">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A">
            <w:pPr>
              <w:rPr>
                <w:rFonts w:ascii="Montserrat" w:cs="Montserrat" w:eastAsia="Montserrat" w:hAnsi="Montserrat"/>
              </w:rPr>
            </w:pPr>
            <w:r w:rsidDel="00000000" w:rsidR="00000000" w:rsidRPr="00000000">
              <w:rPr>
                <w:rFonts w:ascii="Montserrat" w:cs="Montserrat" w:eastAsia="Montserrat" w:hAnsi="Montserrat"/>
                <w:rtl w:val="0"/>
              </w:rPr>
              <w:t xml:space="preserve">Telegram alert qua Edge Functions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B">
            <w:pPr>
              <w:rPr>
                <w:rFonts w:ascii="Montserrat" w:cs="Montserrat" w:eastAsia="Montserrat" w:hAnsi="Montserrat"/>
              </w:rPr>
            </w:pPr>
            <w:r w:rsidDel="00000000" w:rsidR="00000000" w:rsidRPr="00000000">
              <w:rPr>
                <w:rFonts w:ascii="Montserrat" w:cs="Montserrat" w:eastAsia="Montserrat" w:hAnsi="Montserrat"/>
                <w:rtl w:val="0"/>
              </w:rPr>
              <w:t xml:space="preserve">Thực hiện/kiểm thử tùy mức hoàn thiện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C">
            <w:pPr>
              <w:rPr>
                <w:rFonts w:ascii="Montserrat" w:cs="Montserrat" w:eastAsia="Montserrat" w:hAnsi="Montserrat"/>
              </w:rPr>
            </w:pPr>
            <w:r w:rsidDel="00000000" w:rsidR="00000000" w:rsidRPr="00000000">
              <w:rPr>
                <w:rFonts w:ascii="Montserrat" w:cs="Montserrat" w:eastAsia="Montserrat" w:hAnsi="Montserrat"/>
                <w:rtl w:val="0"/>
              </w:rPr>
              <w:t xml:space="preserve">PCB/schematic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D">
            <w:pPr>
              <w:rPr>
                <w:rFonts w:ascii="Montserrat" w:cs="Montserrat" w:eastAsia="Montserrat" w:hAnsi="Montserrat"/>
              </w:rPr>
            </w:pPr>
            <w:r w:rsidDel="00000000" w:rsidR="00000000" w:rsidRPr="00000000">
              <w:rPr>
                <w:rFonts w:ascii="Montserrat" w:cs="Montserrat" w:eastAsia="Montserrat" w:hAnsi="Montserrat"/>
                <w:rtl w:val="0"/>
              </w:rPr>
              <w:t xml:space="preserve">Có tài liệu thiết kế</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E">
            <w:pPr>
              <w:rPr>
                <w:rFonts w:ascii="Montserrat" w:cs="Montserrat" w:eastAsia="Montserrat" w:hAnsi="Montserrat"/>
              </w:rPr>
            </w:pPr>
            <w:r w:rsidDel="00000000" w:rsidR="00000000" w:rsidRPr="00000000">
              <w:rPr>
                <w:rFonts w:ascii="Montserrat" w:cs="Montserrat" w:eastAsia="Montserrat" w:hAnsi="Montserrat"/>
                <w:rtl w:val="0"/>
              </w:rPr>
              <w:t xml:space="preserve">Hiệu chuẩn tuyệt đối ppm/PM2.5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1F">
            <w:pPr>
              <w:rPr>
                <w:rFonts w:ascii="Montserrat" w:cs="Montserrat" w:eastAsia="Montserrat" w:hAnsi="Montserrat"/>
              </w:rPr>
            </w:pPr>
            <w:r w:rsidDel="00000000" w:rsidR="00000000" w:rsidRPr="00000000">
              <w:rPr>
                <w:rFonts w:ascii="Montserrat" w:cs="Montserrat" w:eastAsia="Montserrat" w:hAnsi="Montserrat"/>
                <w:rtl w:val="0"/>
              </w:rPr>
              <w:t xml:space="preserve">Không thực hiện, đưa vào hướng phát triển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0">
            <w:pPr>
              <w:rPr>
                <w:rFonts w:ascii="Montserrat" w:cs="Montserrat" w:eastAsia="Montserrat" w:hAnsi="Montserrat"/>
              </w:rPr>
            </w:pPr>
            <w:r w:rsidDel="00000000" w:rsidR="00000000" w:rsidRPr="00000000">
              <w:rPr>
                <w:rFonts w:ascii="Montserrat" w:cs="Montserrat" w:eastAsia="Montserrat" w:hAnsi="Montserrat"/>
                <w:rtl w:val="0"/>
              </w:rPr>
              <w:t xml:space="preserve">Pin sạc/UPS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1">
            <w:pPr>
              <w:rPr>
                <w:rFonts w:ascii="Montserrat" w:cs="Montserrat" w:eastAsia="Montserrat" w:hAnsi="Montserrat"/>
              </w:rPr>
            </w:pPr>
            <w:r w:rsidDel="00000000" w:rsidR="00000000" w:rsidRPr="00000000">
              <w:rPr>
                <w:rFonts w:ascii="Montserrat" w:cs="Montserrat" w:eastAsia="Montserrat" w:hAnsi="Montserrat"/>
                <w:rtl w:val="0"/>
              </w:rPr>
              <w:t xml:space="preserve">Không thực hiện, đưa vào hướng phát triển</w:t>
            </w:r>
          </w:p>
        </w:tc>
      </w:tr>
    </w:tbl>
    <w:p w:rsidR="00000000" w:rsidDel="00000000" w:rsidP="00000000" w:rsidRDefault="00000000" w:rsidRPr="00000000" w14:paraId="000013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13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13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132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KẾT QUẢ ĐẠT ĐƯỢC</w:t>
      </w:r>
    </w:p>
    <w:p w:rsidR="00000000" w:rsidDel="00000000" w:rsidP="00000000" w:rsidRDefault="00000000" w:rsidRPr="00000000" w14:paraId="00001326">
      <w:pPr>
        <w:rPr>
          <w:rFonts w:ascii="Montserrat" w:cs="Montserrat" w:eastAsia="Montserrat" w:hAnsi="Montserrat"/>
        </w:rPr>
      </w:pPr>
      <w:r w:rsidDel="00000000" w:rsidR="00000000" w:rsidRPr="00000000">
        <w:rPr>
          <w:rtl w:val="0"/>
        </w:rPr>
      </w:r>
    </w:p>
    <w:tbl>
      <w:tblPr>
        <w:tblStyle w:val="Table1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6332140300646"/>
        <w:gridCol w:w="2797.9086614173234"/>
        <w:gridCol w:w="1764.0773085182539"/>
        <w:gridCol w:w="3917.8926270579823"/>
        <w:tblGridChange w:id="0">
          <w:tblGrid>
            <w:gridCol w:w="545.6332140300646"/>
            <w:gridCol w:w="2797.9086614173234"/>
            <w:gridCol w:w="1764.0773085182539"/>
            <w:gridCol w:w="3917.892627057982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7">
            <w:pPr>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8">
            <w:pPr>
              <w:rPr>
                <w:rFonts w:ascii="Montserrat" w:cs="Montserrat" w:eastAsia="Montserrat" w:hAnsi="Montserrat"/>
              </w:rPr>
            </w:pPr>
            <w:r w:rsidDel="00000000" w:rsidR="00000000" w:rsidRPr="00000000">
              <w:rPr>
                <w:rFonts w:ascii="Montserrat" w:cs="Montserrat" w:eastAsia="Montserrat" w:hAnsi="Montserrat"/>
                <w:rtl w:val="0"/>
              </w:rPr>
              <w:t xml:space="preserve">Kết quả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9">
            <w:pPr>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A">
            <w:pPr>
              <w:rPr>
                <w:rFonts w:ascii="Montserrat" w:cs="Montserrat" w:eastAsia="Montserrat" w:hAnsi="Montserrat"/>
              </w:rPr>
            </w:pPr>
            <w:r w:rsidDel="00000000" w:rsidR="00000000" w:rsidRPr="00000000">
              <w:rPr>
                <w:rFonts w:ascii="Montserrat" w:cs="Montserrat" w:eastAsia="Montserrat" w:hAnsi="Montserrat"/>
                <w:rtl w:val="0"/>
              </w:rPr>
              <w:t xml:space="preserve">Ghi chú</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B">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C">
            <w:pPr>
              <w:rPr>
                <w:rFonts w:ascii="Montserrat" w:cs="Montserrat" w:eastAsia="Montserrat" w:hAnsi="Montserrat"/>
              </w:rPr>
            </w:pPr>
            <w:r w:rsidDel="00000000" w:rsidR="00000000" w:rsidRPr="00000000">
              <w:rPr>
                <w:rFonts w:ascii="Montserrat" w:cs="Montserrat" w:eastAsia="Montserrat" w:hAnsi="Montserrat"/>
                <w:rtl w:val="0"/>
              </w:rPr>
              <w:t xml:space="preserve">Chạy thử hệ thống tích hợp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D">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E">
            <w:pPr>
              <w:rPr>
                <w:rFonts w:ascii="Montserrat" w:cs="Montserrat" w:eastAsia="Montserrat" w:hAnsi="Montserrat"/>
              </w:rPr>
            </w:pPr>
            <w:r w:rsidDel="00000000" w:rsidR="00000000" w:rsidRPr="00000000">
              <w:rPr>
                <w:rFonts w:ascii="Montserrat" w:cs="Montserrat" w:eastAsia="Montserrat" w:hAnsi="Montserrat"/>
                <w:rtl w:val="0"/>
              </w:rPr>
              <w:t xml:space="preserve">Cần ghi thêm dữ liệu nếu có thời gian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2F">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0">
            <w:pPr>
              <w:rPr>
                <w:rFonts w:ascii="Montserrat" w:cs="Montserrat" w:eastAsia="Montserrat" w:hAnsi="Montserrat"/>
              </w:rPr>
            </w:pPr>
            <w:r w:rsidDel="00000000" w:rsidR="00000000" w:rsidRPr="00000000">
              <w:rPr>
                <w:rFonts w:ascii="Montserrat" w:cs="Montserrat" w:eastAsia="Montserrat" w:hAnsi="Montserrat"/>
                <w:rtl w:val="0"/>
              </w:rPr>
              <w:t xml:space="preserve">Ghi dữ liệu từ Serial/Supabase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1">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2">
            <w:pPr>
              <w:rPr>
                <w:rFonts w:ascii="Montserrat" w:cs="Montserrat" w:eastAsia="Montserrat" w:hAnsi="Montserrat"/>
              </w:rPr>
            </w:pPr>
            <w:r w:rsidDel="00000000" w:rsidR="00000000" w:rsidRPr="00000000">
              <w:rPr>
                <w:rFonts w:ascii="Montserrat" w:cs="Montserrat" w:eastAsia="Montserrat" w:hAnsi="Montserrat"/>
                <w:rtl w:val="0"/>
              </w:rPr>
              <w:t xml:space="preserve">Chỉ dùng dữ liệu thật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3">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4">
            <w:pPr>
              <w:rPr>
                <w:rFonts w:ascii="Montserrat" w:cs="Montserrat" w:eastAsia="Montserrat" w:hAnsi="Montserrat"/>
              </w:rPr>
            </w:pPr>
            <w:r w:rsidDel="00000000" w:rsidR="00000000" w:rsidRPr="00000000">
              <w:rPr>
                <w:rFonts w:ascii="Montserrat" w:cs="Montserrat" w:eastAsia="Montserrat" w:hAnsi="Montserrat"/>
                <w:rtl w:val="0"/>
              </w:rPr>
              <w:t xml:space="preserve">Tiền xử lý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5">
            <w:pPr>
              <w:rPr>
                <w:rFonts w:ascii="Montserrat" w:cs="Montserrat" w:eastAsia="Montserrat" w:hAnsi="Montserrat"/>
              </w:rPr>
            </w:pPr>
            <w:r w:rsidDel="00000000" w:rsidR="00000000" w:rsidRPr="00000000">
              <w:rPr>
                <w:rFonts w:ascii="Montserrat" w:cs="Montserrat" w:eastAsia="Montserrat" w:hAnsi="Montserrat"/>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6">
            <w:pPr>
              <w:rPr>
                <w:rFonts w:ascii="Montserrat" w:cs="Montserrat" w:eastAsia="Montserrat" w:hAnsi="Montserrat"/>
              </w:rPr>
            </w:pPr>
            <w:r w:rsidDel="00000000" w:rsidR="00000000" w:rsidRPr="00000000">
              <w:rPr>
                <w:rFonts w:ascii="Montserrat" w:cs="Montserrat" w:eastAsia="Montserrat" w:hAnsi="Montserrat"/>
                <w:rtl w:val="0"/>
              </w:rPr>
              <w:t xml:space="preserve">Lọc lỗi và giữ trạng thái lỗi để phân tích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7">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8">
            <w:pPr>
              <w:rPr>
                <w:rFonts w:ascii="Montserrat" w:cs="Montserrat" w:eastAsia="Montserrat" w:hAnsi="Montserrat"/>
              </w:rPr>
            </w:pPr>
            <w:r w:rsidDel="00000000" w:rsidR="00000000" w:rsidRPr="00000000">
              <w:rPr>
                <w:rFonts w:ascii="Montserrat" w:cs="Montserrat" w:eastAsia="Montserrat" w:hAnsi="Montserrat"/>
                <w:rtl w:val="0"/>
              </w:rPr>
              <w:t xml:space="preserve">Chuẩn bị biểu đồ</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9">
            <w:pPr>
              <w:rPr>
                <w:rFonts w:ascii="Montserrat" w:cs="Montserrat" w:eastAsia="Montserrat" w:hAnsi="Montserrat"/>
              </w:rPr>
            </w:pPr>
            <w:r w:rsidDel="00000000" w:rsidR="00000000" w:rsidRPr="00000000">
              <w:rPr>
                <w:rFonts w:ascii="Montserrat" w:cs="Montserrat" w:eastAsia="Montserrat" w:hAnsi="Montserrat"/>
                <w:rtl w:val="0"/>
              </w:rPr>
              <w:t xml:space="preserve">85%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A">
            <w:pPr>
              <w:rPr>
                <w:rFonts w:ascii="Montserrat" w:cs="Montserrat" w:eastAsia="Montserrat" w:hAnsi="Montserrat"/>
              </w:rPr>
            </w:pPr>
            <w:r w:rsidDel="00000000" w:rsidR="00000000" w:rsidRPr="00000000">
              <w:rPr>
                <w:rFonts w:ascii="Montserrat" w:cs="Montserrat" w:eastAsia="Montserrat" w:hAnsi="Montserrat"/>
                <w:rtl w:val="0"/>
              </w:rPr>
              <w:t xml:space="preserve">Cần chèn số liệu thật vào báo cáo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B">
            <w:pPr>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C">
            <w:pPr>
              <w:rPr>
                <w:rFonts w:ascii="Montserrat" w:cs="Montserrat" w:eastAsia="Montserrat" w:hAnsi="Montserrat"/>
              </w:rPr>
            </w:pPr>
            <w:r w:rsidDel="00000000" w:rsidR="00000000" w:rsidRPr="00000000">
              <w:rPr>
                <w:rFonts w:ascii="Montserrat" w:cs="Montserrat" w:eastAsia="Montserrat" w:hAnsi="Montserrat"/>
                <w:rtl w:val="0"/>
              </w:rPr>
              <w:t xml:space="preserve">Kiểm tra Supabase HTTP POST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D">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E">
            <w:pPr>
              <w:rPr>
                <w:rFonts w:ascii="Montserrat" w:cs="Montserrat" w:eastAsia="Montserrat" w:hAnsi="Montserrat"/>
              </w:rPr>
            </w:pPr>
            <w:r w:rsidDel="00000000" w:rsidR="00000000" w:rsidRPr="00000000">
              <w:rPr>
                <w:rFonts w:ascii="Montserrat" w:cs="Montserrat" w:eastAsia="Montserrat" w:hAnsi="Montserrat"/>
                <w:rtl w:val="0"/>
              </w:rPr>
              <w:t xml:space="preserve">Dữ liệu lên cloud thành công khi mạng ổn định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3F">
            <w:pPr>
              <w:rPr>
                <w:rFonts w:ascii="Montserrat" w:cs="Montserrat" w:eastAsia="Montserrat" w:hAnsi="Montserrat"/>
              </w:rPr>
            </w:pPr>
            <w:r w:rsidDel="00000000" w:rsidR="00000000" w:rsidRPr="00000000">
              <w:rPr>
                <w:rFonts w:ascii="Montserrat" w:cs="Montserrat" w:eastAsia="Montserrat" w:hAnsi="Montserrat"/>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0">
            <w:pPr>
              <w:rPr>
                <w:rFonts w:ascii="Montserrat" w:cs="Montserrat" w:eastAsia="Montserrat" w:hAnsi="Montserrat"/>
              </w:rPr>
            </w:pPr>
            <w:r w:rsidDel="00000000" w:rsidR="00000000" w:rsidRPr="00000000">
              <w:rPr>
                <w:rFonts w:ascii="Montserrat" w:cs="Montserrat" w:eastAsia="Montserrat" w:hAnsi="Montserrat"/>
                <w:rtl w:val="0"/>
              </w:rPr>
              <w:t xml:space="preserve">Kiểm tra SPIFFS offline cache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1">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2">
            <w:pPr>
              <w:rPr>
                <w:rFonts w:ascii="Montserrat" w:cs="Montserrat" w:eastAsia="Montserrat" w:hAnsi="Montserrat"/>
              </w:rPr>
            </w:pPr>
            <w:r w:rsidDel="00000000" w:rsidR="00000000" w:rsidRPr="00000000">
              <w:rPr>
                <w:rFonts w:ascii="Montserrat" w:cs="Montserrat" w:eastAsia="Montserrat" w:hAnsi="Montserrat"/>
                <w:rtl w:val="0"/>
              </w:rPr>
              <w:t xml:space="preserve">Có cơ chế lưu và gửi lại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3">
            <w:pPr>
              <w:rPr>
                <w:rFonts w:ascii="Montserrat" w:cs="Montserrat" w:eastAsia="Montserrat" w:hAnsi="Montserrat"/>
              </w:rPr>
            </w:pPr>
            <w:r w:rsidDel="00000000" w:rsidR="00000000" w:rsidRPr="00000000">
              <w:rPr>
                <w:rFonts w:ascii="Montserrat" w:cs="Montserrat" w:eastAsia="Montserrat" w:hAnsi="Montserrat"/>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4">
            <w:pPr>
              <w:rPr>
                <w:rFonts w:ascii="Montserrat" w:cs="Montserrat" w:eastAsia="Montserrat" w:hAnsi="Montserrat"/>
              </w:rPr>
            </w:pPr>
            <w:r w:rsidDel="00000000" w:rsidR="00000000" w:rsidRPr="00000000">
              <w:rPr>
                <w:rFonts w:ascii="Montserrat" w:cs="Montserrat" w:eastAsia="Montserrat" w:hAnsi="Montserrat"/>
                <w:rtl w:val="0"/>
              </w:rPr>
              <w:t xml:space="preserve">Kiểm tra Telegram Bot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5">
            <w:pPr>
              <w:rPr>
                <w:rFonts w:ascii="Montserrat" w:cs="Montserrat" w:eastAsia="Montserrat" w:hAnsi="Montserrat"/>
              </w:rPr>
            </w:pPr>
            <w:r w:rsidDel="00000000" w:rsidR="00000000" w:rsidRPr="00000000">
              <w:rPr>
                <w:rFonts w:ascii="Montserrat" w:cs="Montserrat" w:eastAsia="Montserrat" w:hAnsi="Montserrat"/>
                <w:rtl w:val="0"/>
              </w:rPr>
              <w:t xml:space="preserve">80%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6">
            <w:pPr>
              <w:rPr>
                <w:rFonts w:ascii="Montserrat" w:cs="Montserrat" w:eastAsia="Montserrat" w:hAnsi="Montserrat"/>
              </w:rPr>
            </w:pPr>
            <w:r w:rsidDel="00000000" w:rsidR="00000000" w:rsidRPr="00000000">
              <w:rPr>
                <w:rFonts w:ascii="Montserrat" w:cs="Montserrat" w:eastAsia="Montserrat" w:hAnsi="Montserrat"/>
                <w:rtl w:val="0"/>
              </w:rPr>
              <w:t xml:space="preserve">Phụ thuộc Edge Function và token cấu hình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7">
            <w:pPr>
              <w:rPr>
                <w:rFonts w:ascii="Montserrat" w:cs="Montserrat" w:eastAsia="Montserrat" w:hAnsi="Montserrat"/>
              </w:rPr>
            </w:pPr>
            <w:r w:rsidDel="00000000" w:rsidR="00000000" w:rsidRPr="00000000">
              <w:rPr>
                <w:rFonts w:ascii="Montserrat" w:cs="Montserrat" w:eastAsia="Montserrat" w:hAnsi="Montserrat"/>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8">
            <w:pPr>
              <w:rPr>
                <w:rFonts w:ascii="Montserrat" w:cs="Montserrat" w:eastAsia="Montserrat" w:hAnsi="Montserrat"/>
              </w:rPr>
            </w:pPr>
            <w:r w:rsidDel="00000000" w:rsidR="00000000" w:rsidRPr="00000000">
              <w:rPr>
                <w:rFonts w:ascii="Montserrat" w:cs="Montserrat" w:eastAsia="Montserrat" w:hAnsi="Montserrat"/>
                <w:rtl w:val="0"/>
              </w:rPr>
              <w:t xml:space="preserve">Chụp ảnh prototype/wiring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9">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A">
            <w:pPr>
              <w:rPr>
                <w:rFonts w:ascii="Montserrat" w:cs="Montserrat" w:eastAsia="Montserrat" w:hAnsi="Montserrat"/>
              </w:rPr>
            </w:pPr>
            <w:r w:rsidDel="00000000" w:rsidR="00000000" w:rsidRPr="00000000">
              <w:rPr>
                <w:rFonts w:ascii="Montserrat" w:cs="Montserrat" w:eastAsia="Montserrat" w:hAnsi="Montserrat"/>
                <w:rtl w:val="0"/>
              </w:rPr>
              <w:t xml:space="preserve">Cần chọn ảnh rõ để đưa vào báo cáo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B">
            <w:pPr>
              <w:rPr>
                <w:rFonts w:ascii="Montserrat" w:cs="Montserrat" w:eastAsia="Montserrat" w:hAnsi="Montserrat"/>
              </w:rPr>
            </w:pPr>
            <w:r w:rsidDel="00000000" w:rsidR="00000000" w:rsidRPr="00000000">
              <w:rPr>
                <w:rFonts w:ascii="Montserrat" w:cs="Montserrat" w:eastAsia="Montserrat" w:hAnsi="Montserrat"/>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C">
            <w:pPr>
              <w:rPr>
                <w:rFonts w:ascii="Montserrat" w:cs="Montserrat" w:eastAsia="Montserrat" w:hAnsi="Montserrat"/>
              </w:rPr>
            </w:pPr>
            <w:r w:rsidDel="00000000" w:rsidR="00000000" w:rsidRPr="00000000">
              <w:rPr>
                <w:rFonts w:ascii="Montserrat" w:cs="Montserrat" w:eastAsia="Montserrat" w:hAnsi="Montserrat"/>
                <w:rtl w:val="0"/>
              </w:rPr>
              <w:t xml:space="preserve">Chốt prototype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D">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E">
            <w:pPr>
              <w:rPr>
                <w:rFonts w:ascii="Montserrat" w:cs="Montserrat" w:eastAsia="Montserrat" w:hAnsi="Montserrat"/>
              </w:rPr>
            </w:pPr>
            <w:r w:rsidDel="00000000" w:rsidR="00000000" w:rsidRPr="00000000">
              <w:rPr>
                <w:rFonts w:ascii="Montserrat" w:cs="Montserrat" w:eastAsia="Montserrat" w:hAnsi="Montserrat"/>
                <w:rtl w:val="0"/>
              </w:rPr>
              <w:t xml:space="preserve">Không thêm tính năng mới</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4F">
            <w:pPr>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0">
            <w:pPr>
              <w:rPr>
                <w:rFonts w:ascii="Montserrat" w:cs="Montserrat" w:eastAsia="Montserrat" w:hAnsi="Montserrat"/>
              </w:rPr>
            </w:pPr>
            <w:r w:rsidDel="00000000" w:rsidR="00000000" w:rsidRPr="00000000">
              <w:rPr>
                <w:rFonts w:ascii="Montserrat" w:cs="Montserrat" w:eastAsia="Montserrat" w:hAnsi="Montserrat"/>
                <w:rtl w:val="0"/>
              </w:rPr>
              <w:t xml:space="preserve">Lập kế hoạch báo cáo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1">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2">
            <w:pPr>
              <w:rPr>
                <w:rFonts w:ascii="Montserrat" w:cs="Montserrat" w:eastAsia="Montserrat" w:hAnsi="Montserrat"/>
              </w:rPr>
            </w:pPr>
            <w:r w:rsidDel="00000000" w:rsidR="00000000" w:rsidRPr="00000000">
              <w:rPr>
                <w:rFonts w:ascii="Montserrat" w:cs="Montserrat" w:eastAsia="Montserrat" w:hAnsi="Montserrat"/>
                <w:rtl w:val="0"/>
              </w:rPr>
              <w:t xml:space="preserve">Tuần 15-16 chuyển sang viết báo cáo</w:t>
            </w:r>
          </w:p>
        </w:tc>
      </w:tr>
    </w:tbl>
    <w:p w:rsidR="00000000" w:rsidDel="00000000" w:rsidP="00000000" w:rsidRDefault="00000000" w:rsidRPr="00000000" w14:paraId="0000135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135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135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VẤN ĐỀ GẶP PHẢI</w:t>
      </w:r>
    </w:p>
    <w:p w:rsidR="00000000" w:rsidDel="00000000" w:rsidP="00000000" w:rsidRDefault="00000000" w:rsidRPr="00000000" w14:paraId="00001356">
      <w:pPr>
        <w:rPr>
          <w:rFonts w:ascii="Montserrat" w:cs="Montserrat" w:eastAsia="Montserrat" w:hAnsi="Montserrat"/>
          <w:b w:val="1"/>
          <w:bCs w:val="1"/>
        </w:rPr>
      </w:pPr>
      <w:r w:rsidDel="00000000" w:rsidR="00000000" w:rsidRPr="00000000">
        <w:rPr>
          <w:rtl w:val="0"/>
        </w:rPr>
      </w:r>
    </w:p>
    <w:tbl>
      <w:tblPr>
        <w:tblStyle w:val="Table1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072225014427"/>
        <w:gridCol w:w="3338.0406172632684"/>
        <w:gridCol w:w="3487.398968745929"/>
        <w:tblGridChange w:id="0">
          <w:tblGrid>
            <w:gridCol w:w="2200.072225014427"/>
            <w:gridCol w:w="3338.0406172632684"/>
            <w:gridCol w:w="3487.39896874592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Giải pháp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Dữ liệu đo chưa đủ dài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Thời gian chạy thử còn hạn chế, chưa thể kết luận độ ổn định dài hạn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Trình bày rõ thời gian đo và giới hạn thử nghiệm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Cảm biến giá rẻ có sai số</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MQ135 và GP2Y chưa được hiệu chuẩn bằng thiết bị chuẩn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5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Chỉ đánh giá xu hướng tương đối, không khẳng định giá trị chuẩn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Telegram phụ thuộc cloud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Nếu Supabase hoặc Internet lỗi, cảnh báo từ xa không hoạt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Giữ LED/buzzer làm cảnh báo cục bộ độc lập</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Cache có thể gửi trùng nếu không quản lý tốt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Cần kiểm soát dữ liệu đã gửi thành công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Dùng timestamp/status, xóa hoặc cập nhật cache sau khi gửi thành công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Biểu đồ phụ thuộc chất lượng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Dữ liệu lỗi cần được lọc trước khi vẽ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Lọc theo status, không dùng dòng lỗi cho biểu đồ chính</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Ảnh prototype cần rõ ràng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Dây nối nhiều có thể làm hình ảnh khó quan sát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Chụp nhiều góc, có chú thích từng module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C">
            <w:pPr>
              <w:rPr>
                <w:rFonts w:ascii="Montserrat" w:cs="Montserrat" w:eastAsia="Montserrat" w:hAnsi="Montserrat"/>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D">
            <w:pPr>
              <w:rPr>
                <w:rFonts w:ascii="Montserrat" w:cs="Montserrat" w:eastAsia="Montserrat" w:hAnsi="Montserrat"/>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6E">
            <w:pPr>
              <w:rPr>
                <w:rFonts w:ascii="Montserrat" w:cs="Montserrat" w:eastAsia="Montserrat" w:hAnsi="Montserrat"/>
                <w:b w:val="1"/>
                <w:bCs w:val="1"/>
              </w:rPr>
            </w:pPr>
            <w:r w:rsidDel="00000000" w:rsidR="00000000" w:rsidRPr="00000000">
              <w:rPr>
                <w:rtl w:val="0"/>
              </w:rPr>
            </w:r>
          </w:p>
        </w:tc>
      </w:tr>
    </w:tbl>
    <w:p w:rsidR="00000000" w:rsidDel="00000000" w:rsidP="00000000" w:rsidRDefault="00000000" w:rsidRPr="00000000" w14:paraId="0000136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137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1371">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rtl w:val="0"/>
        </w:rPr>
        <w:t xml:space="preserve">BÀI HỌC KINH NGHIỆM VÀ ĐÁNH GIÁ</w:t>
      </w:r>
      <w:r w:rsidDel="00000000" w:rsidR="00000000" w:rsidRPr="00000000">
        <w:rPr>
          <w:rtl w:val="0"/>
        </w:rPr>
      </w:r>
    </w:p>
    <w:p w:rsidR="00000000" w:rsidDel="00000000" w:rsidP="00000000" w:rsidRDefault="00000000" w:rsidRPr="00000000" w14:paraId="00001372">
      <w:pPr>
        <w:numPr>
          <w:ilvl w:val="0"/>
          <w:numId w:val="5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Giai đoạn cuối của dự án nên tập trung ổn định hệ thống thay vì thêm nhiều chức năng mới.</w:t>
      </w:r>
    </w:p>
    <w:p w:rsidR="00000000" w:rsidDel="00000000" w:rsidP="00000000" w:rsidRDefault="00000000" w:rsidRPr="00000000" w14:paraId="00001373">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Dữ liệu thực nghiệm cần được xử lý trước khi đưa vào biểu đồ và báo cáo.</w:t>
      </w:r>
    </w:p>
    <w:p w:rsidR="00000000" w:rsidDel="00000000" w:rsidP="00000000" w:rsidRDefault="00000000" w:rsidRPr="00000000" w14:paraId="00001374">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Supabase giúp việc lưu trữ và xuất dữ liệu thuận tiện hơn so với chỉ dùng Serial Monitor.</w:t>
      </w:r>
    </w:p>
    <w:p w:rsidR="00000000" w:rsidDel="00000000" w:rsidP="00000000" w:rsidRDefault="00000000" w:rsidRPr="00000000" w14:paraId="00001375">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Edge Functions và Telegram Bot giúp hệ thống có khả năng cảnh báo từ xa, nhưng vẫn cần cảnh báo cục bộ để tránh phụ thuộc hoàn toàn vào Internet.</w:t>
      </w:r>
    </w:p>
    <w:p w:rsidR="00000000" w:rsidDel="00000000" w:rsidP="00000000" w:rsidRDefault="00000000" w:rsidRPr="00000000" w14:paraId="00001376">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cache bằng SPIFFS là cần thiết trong hệ thống IoT vì mất Wi-Fi là tình huống thực tế.</w:t>
      </w:r>
    </w:p>
    <w:p w:rsidR="00000000" w:rsidDel="00000000" w:rsidP="00000000" w:rsidRDefault="00000000" w:rsidRPr="00000000" w14:paraId="00001377">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phân biệt rõ dữ liệu đo thật, dữ liệu lỗi và dữ liệu đã xử lý.</w:t>
      </w:r>
    </w:p>
    <w:p w:rsidR="00000000" w:rsidDel="00000000" w:rsidP="00000000" w:rsidRDefault="00000000" w:rsidRPr="00000000" w14:paraId="00001378">
      <w:pPr>
        <w:numPr>
          <w:ilvl w:val="0"/>
          <w:numId w:val="5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Báo cáo kỹ thuật cần có ảnh prototype, bảng test case, biểu đồ và phần đánh giá hạn chế để tăng tính thuyết phục.</w:t>
      </w:r>
    </w:p>
    <w:p w:rsidR="00000000" w:rsidDel="00000000" w:rsidP="00000000" w:rsidRDefault="00000000" w:rsidRPr="00000000" w14:paraId="000013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ĐÁNH GIÁ CÁ NHÂN: </w:t>
      </w:r>
    </w:p>
    <w:tbl>
      <w:tblPr>
        <w:tblStyle w:val="Table1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6871465010538"/>
        <w:gridCol w:w="4052.5819230342695"/>
        <w:gridCol w:w="1093.231008095819"/>
        <w:gridCol w:w="2939.0117333924813"/>
        <w:tblGridChange w:id="0">
          <w:tblGrid>
            <w:gridCol w:w="940.6871465010538"/>
            <w:gridCol w:w="4052.5819230342695"/>
            <w:gridCol w:w="1093.231008095819"/>
            <w:gridCol w:w="2939.0117333924813"/>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Thành viên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Công việc đã thực hiện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7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Tự 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7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thử firmware tích hợp, Supabase, Edge Functions, Telegram Bot, SPIFFS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hoàn thiện hình ảnh/log cho báo cáo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tra prototype, dây nối, nguồn, buồng đo, hình ảnh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chọn ảnh rõ và chú thích kỹ</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dữ liệu, tiền xử lý, chuẩn bị biểu đồ và bảng kết quả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bổ sung số liệu thật nếu có thêm log</w:t>
            </w:r>
          </w:p>
        </w:tc>
      </w:tr>
    </w:tbl>
    <w:p w:rsidR="00000000" w:rsidDel="00000000" w:rsidP="00000000" w:rsidRDefault="00000000" w:rsidRPr="00000000" w14:paraId="0000138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ĐÁNH GIÁ CHUNG: </w:t>
      </w:r>
    </w:p>
    <w:p w:rsidR="00000000" w:rsidDel="00000000" w:rsidP="00000000" w:rsidRDefault="00000000" w:rsidRPr="00000000" w14:paraId="0000138B">
      <w:pPr>
        <w:rPr>
          <w:rFonts w:ascii="Montserrat" w:cs="Montserrat" w:eastAsia="Montserrat" w:hAnsi="Montserrat"/>
        </w:rPr>
      </w:pPr>
      <w:r w:rsidDel="00000000" w:rsidR="00000000" w:rsidRPr="00000000">
        <w:rPr>
          <w:rtl w:val="0"/>
        </w:rPr>
      </w:r>
    </w:p>
    <w:tbl>
      <w:tblPr>
        <w:tblStyle w:val="Table159"/>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320"/>
        <w:tblGridChange w:id="0">
          <w:tblGrid>
            <w:gridCol w:w="2330"/>
            <w:gridCol w:w="632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C">
            <w:pPr>
              <w:rPr>
                <w:rFonts w:ascii="Montserrat" w:cs="Montserrat" w:eastAsia="Montserrat" w:hAnsi="Montserrat"/>
              </w:rPr>
            </w:pPr>
            <w:r w:rsidDel="00000000" w:rsidR="00000000" w:rsidRPr="00000000">
              <w:rPr>
                <w:rFonts w:ascii="Montserrat" w:cs="Montserrat" w:eastAsia="Montserrat" w:hAnsi="Montserrat"/>
                <w:rtl w:val="0"/>
              </w:rPr>
              <w:t xml:space="preserve">Tiêu chí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D">
            <w:pPr>
              <w:rPr>
                <w:rFonts w:ascii="Montserrat" w:cs="Montserrat" w:eastAsia="Montserrat" w:hAnsi="Montserrat"/>
              </w:rPr>
            </w:pPr>
            <w:r w:rsidDel="00000000" w:rsidR="00000000" w:rsidRPr="00000000">
              <w:rPr>
                <w:rFonts w:ascii="Montserrat" w:cs="Montserrat" w:eastAsia="Montserrat" w:hAnsi="Montserrat"/>
                <w:rtl w:val="0"/>
              </w:rPr>
              <w:t xml:space="preserve">Đánh giá</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E">
            <w:pPr>
              <w:rPr>
                <w:rFonts w:ascii="Montserrat" w:cs="Montserrat" w:eastAsia="Montserrat" w:hAnsi="Montserrat"/>
              </w:rPr>
            </w:pPr>
            <w:r w:rsidDel="00000000" w:rsidR="00000000" w:rsidRPr="00000000">
              <w:rPr>
                <w:rFonts w:ascii="Montserrat" w:cs="Montserrat" w:eastAsia="Montserrat" w:hAnsi="Montserrat"/>
                <w:rtl w:val="0"/>
              </w:rPr>
              <w:t xml:space="preserve">Tiến độ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F">
            <w:pPr>
              <w:rPr>
                <w:rFonts w:ascii="Montserrat" w:cs="Montserrat" w:eastAsia="Montserrat" w:hAnsi="Montserrat"/>
              </w:rPr>
            </w:pPr>
            <w:r w:rsidDel="00000000" w:rsidR="00000000" w:rsidRPr="00000000">
              <w:rPr>
                <w:rFonts w:ascii="Montserrat" w:cs="Montserrat" w:eastAsia="Montserrat" w:hAnsi="Montserrat"/>
                <w:rtl w:val="0"/>
              </w:rPr>
              <w:t xml:space="preserve">Đạt mục tiêu Tuần 14</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0">
            <w:pPr>
              <w:rPr>
                <w:rFonts w:ascii="Montserrat" w:cs="Montserrat" w:eastAsia="Montserrat" w:hAnsi="Montserrat"/>
              </w:rPr>
            </w:pPr>
            <w:r w:rsidDel="00000000" w:rsidR="00000000" w:rsidRPr="00000000">
              <w:rPr>
                <w:rFonts w:ascii="Montserrat" w:cs="Montserrat" w:eastAsia="Montserrat" w:hAnsi="Montserrat"/>
                <w:rtl w:val="0"/>
              </w:rPr>
              <w:t xml:space="preserve">Chất lượng prototype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1">
            <w:pPr>
              <w:rPr>
                <w:rFonts w:ascii="Montserrat" w:cs="Montserrat" w:eastAsia="Montserrat" w:hAnsi="Montserrat"/>
              </w:rPr>
            </w:pPr>
            <w:r w:rsidDel="00000000" w:rsidR="00000000" w:rsidRPr="00000000">
              <w:rPr>
                <w:rFonts w:ascii="Montserrat" w:cs="Montserrat" w:eastAsia="Montserrat" w:hAnsi="Montserrat"/>
                <w:rtl w:val="0"/>
              </w:rPr>
              <w:t xml:space="preserve">Đủ điều kiện chuyển sang báo cáo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2">
            <w:pPr>
              <w:rPr>
                <w:rFonts w:ascii="Montserrat" w:cs="Montserrat" w:eastAsia="Montserrat" w:hAnsi="Montserrat"/>
              </w:rPr>
            </w:pPr>
            <w:r w:rsidDel="00000000" w:rsidR="00000000" w:rsidRPr="00000000">
              <w:rPr>
                <w:rFonts w:ascii="Montserrat" w:cs="Montserrat" w:eastAsia="Montserrat" w:hAnsi="Montserrat"/>
                <w:rtl w:val="0"/>
              </w:rPr>
              <w:t xml:space="preserve">Chất lượng firmware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3">
            <w:pPr>
              <w:rPr>
                <w:rFonts w:ascii="Montserrat" w:cs="Montserrat" w:eastAsia="Montserrat" w:hAnsi="Montserrat"/>
              </w:rPr>
            </w:pPr>
            <w:r w:rsidDel="00000000" w:rsidR="00000000" w:rsidRPr="00000000">
              <w:rPr>
                <w:rFonts w:ascii="Montserrat" w:cs="Montserrat" w:eastAsia="Montserrat" w:hAnsi="Montserrat"/>
                <w:rtl w:val="0"/>
              </w:rPr>
              <w:t xml:space="preserve">Có điểm nhấn FreeRTOS, Mutex, Supabase và SPIFFS</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4">
            <w:pPr>
              <w:rPr>
                <w:rFonts w:ascii="Montserrat" w:cs="Montserrat" w:eastAsia="Montserrat" w:hAnsi="Montserrat"/>
              </w:rPr>
            </w:pPr>
            <w:r w:rsidDel="00000000" w:rsidR="00000000" w:rsidRPr="00000000">
              <w:rPr>
                <w:rFonts w:ascii="Montserrat" w:cs="Montserrat" w:eastAsia="Montserrat" w:hAnsi="Montserrat"/>
                <w:rtl w:val="0"/>
              </w:rPr>
              <w:t xml:space="preserve">Chất lượng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5">
            <w:pPr>
              <w:rPr>
                <w:rFonts w:ascii="Montserrat" w:cs="Montserrat" w:eastAsia="Montserrat" w:hAnsi="Montserrat"/>
              </w:rPr>
            </w:pPr>
            <w:r w:rsidDel="00000000" w:rsidR="00000000" w:rsidRPr="00000000">
              <w:rPr>
                <w:rFonts w:ascii="Montserrat" w:cs="Montserrat" w:eastAsia="Montserrat" w:hAnsi="Montserrat"/>
                <w:rtl w:val="0"/>
              </w:rPr>
              <w:t xml:space="preserve">Có quy trình ghi và xử lý, cần bổ sung log thật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6">
            <w:pPr>
              <w:rPr>
                <w:rFonts w:ascii="Montserrat" w:cs="Montserrat" w:eastAsia="Montserrat" w:hAnsi="Montserrat"/>
              </w:rPr>
            </w:pPr>
            <w:r w:rsidDel="00000000" w:rsidR="00000000" w:rsidRPr="00000000">
              <w:rPr>
                <w:rFonts w:ascii="Montserrat" w:cs="Montserrat" w:eastAsia="Montserrat" w:hAnsi="Montserrat"/>
                <w:rtl w:val="0"/>
              </w:rPr>
              <w:t xml:space="preserve">Tính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7">
            <w:pPr>
              <w:rPr>
                <w:rFonts w:ascii="Montserrat" w:cs="Montserrat" w:eastAsia="Montserrat" w:hAnsi="Montserrat"/>
              </w:rPr>
            </w:pPr>
            <w:r w:rsidDel="00000000" w:rsidR="00000000" w:rsidRPr="00000000">
              <w:rPr>
                <w:rFonts w:ascii="Montserrat" w:cs="Montserrat" w:eastAsia="Montserrat" w:hAnsi="Montserrat"/>
                <w:rtl w:val="0"/>
              </w:rPr>
              <w:t xml:space="preserve">Chấp nhận được ở mức bài tập lớn, cần đánh giá dài hạn hơn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8">
            <w:pPr>
              <w:rPr>
                <w:rFonts w:ascii="Montserrat" w:cs="Montserrat" w:eastAsia="Montserrat" w:hAnsi="Montserrat"/>
              </w:rPr>
            </w:pPr>
            <w:r w:rsidDel="00000000" w:rsidR="00000000" w:rsidRPr="00000000">
              <w:rPr>
                <w:rFonts w:ascii="Montserrat" w:cs="Montserrat" w:eastAsia="Montserrat" w:hAnsi="Montserrat"/>
                <w:rtl w:val="0"/>
              </w:rPr>
              <w:t xml:space="preserve">Kết luận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9">
            <w:pPr>
              <w:rPr>
                <w:rFonts w:ascii="Montserrat" w:cs="Montserrat" w:eastAsia="Montserrat" w:hAnsi="Montserrat"/>
              </w:rPr>
            </w:pPr>
            <w:r w:rsidDel="00000000" w:rsidR="00000000" w:rsidRPr="00000000">
              <w:rPr>
                <w:rFonts w:ascii="Montserrat" w:cs="Montserrat" w:eastAsia="Montserrat" w:hAnsi="Montserrat"/>
                <w:rtl w:val="0"/>
              </w:rPr>
              <w:t xml:space="preserve">Tuần 14 hoàn thành giai đoạn kỹ thuật chính của dự án</w:t>
            </w:r>
          </w:p>
        </w:tc>
      </w:tr>
    </w:tbl>
    <w:p w:rsidR="00000000" w:rsidDel="00000000" w:rsidP="00000000" w:rsidRDefault="00000000" w:rsidRPr="00000000" w14:paraId="0000139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139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139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KẾ HOẠCH TIẾP THEO:</w:t>
      </w:r>
    </w:p>
    <w:p w:rsidR="00000000" w:rsidDel="00000000" w:rsidP="00000000" w:rsidRDefault="00000000" w:rsidRPr="00000000" w14:paraId="0000139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Buổi làm việc tuần 15+16</w:t>
      </w:r>
    </w:p>
    <w:p w:rsidR="00000000" w:rsidDel="00000000" w:rsidP="00000000" w:rsidRDefault="00000000" w:rsidRPr="00000000" w14:paraId="0000139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Nội dung:</w:t>
      </w:r>
    </w:p>
    <w:p w:rsidR="00000000" w:rsidDel="00000000" w:rsidP="00000000" w:rsidRDefault="00000000" w:rsidRPr="00000000" w14:paraId="0000139F">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Bắt đầu viết báo cáo</w:t>
      </w:r>
    </w:p>
    <w:p w:rsidR="00000000" w:rsidDel="00000000" w:rsidP="00000000" w:rsidRDefault="00000000" w:rsidRPr="00000000" w14:paraId="000013A0">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Chèn sơ đồ khối, usecase, kiến trúc hệ thống</w:t>
      </w:r>
    </w:p>
    <w:p w:rsidR="00000000" w:rsidDel="00000000" w:rsidP="00000000" w:rsidRDefault="00000000" w:rsidRPr="00000000" w14:paraId="000013A1">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bảng phân công nhiệm vụ và bảng yêu cầu chức năng/phi chức năng.</w:t>
      </w:r>
    </w:p>
    <w:p w:rsidR="00000000" w:rsidDel="00000000" w:rsidP="00000000" w:rsidRDefault="00000000" w:rsidRPr="00000000" w14:paraId="000013A2">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Chọn ảnh prototype và ảnh Supabase/OLED/Telegram để đưa vào báo cáo.</w:t>
      </w:r>
    </w:p>
    <w:p w:rsidR="00000000" w:rsidDel="00000000" w:rsidP="00000000" w:rsidRDefault="00000000" w:rsidRPr="00000000" w14:paraId="000013A3">
      <w:pPr>
        <w:numPr>
          <w:ilvl w:val="0"/>
          <w:numId w:val="48"/>
        </w:numPr>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13A4">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thiện Chương 1: Giới thiệu đề tài.</w:t>
      </w:r>
    </w:p>
    <w:p w:rsidR="00000000" w:rsidDel="00000000" w:rsidP="00000000" w:rsidRDefault="00000000" w:rsidRPr="00000000" w14:paraId="000013A5">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thiện Chương 2: Khảo sát và phân tích yêu cầu.</w:t>
      </w:r>
    </w:p>
    <w:p w:rsidR="00000000" w:rsidDel="00000000" w:rsidP="00000000" w:rsidRDefault="00000000" w:rsidRPr="00000000" w14:paraId="000013A6">
      <w:pPr>
        <w:numPr>
          <w:ilvl w:val="0"/>
          <w:numId w:val="48"/>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thiện Chương 3: Nền tảng lý thuyết và công nghệ sử dụng.</w:t>
      </w:r>
    </w:p>
    <w:p w:rsidR="00000000" w:rsidDel="00000000" w:rsidP="00000000" w:rsidRDefault="00000000" w:rsidRPr="00000000" w14:paraId="000013A7">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Hoàn thiện Chương 4, Chương 5, Chương 6.</w:t>
      </w:r>
    </w:p>
    <w:p w:rsidR="00000000" w:rsidDel="00000000" w:rsidP="00000000" w:rsidRDefault="00000000" w:rsidRPr="00000000" w14:paraId="000013A8">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Chèn kết quả kiểm thử, biểu đồ, bảng đánh giá.</w:t>
      </w:r>
    </w:p>
    <w:p w:rsidR="00000000" w:rsidDel="00000000" w:rsidP="00000000" w:rsidRDefault="00000000" w:rsidRPr="00000000" w14:paraId="000013A9">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Hoàn thiện slide thuyết trình.</w:t>
      </w:r>
    </w:p>
    <w:p w:rsidR="00000000" w:rsidDel="00000000" w:rsidP="00000000" w:rsidRDefault="00000000" w:rsidRPr="00000000" w14:paraId="000013AA">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Chuẩn bị video demo.</w:t>
      </w:r>
    </w:p>
    <w:p w:rsidR="00000000" w:rsidDel="00000000" w:rsidP="00000000" w:rsidRDefault="00000000" w:rsidRPr="00000000" w14:paraId="000013AB">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Rà soát lỗi chính tả, định dạng và tài liệu tham khảo.</w:t>
      </w:r>
    </w:p>
    <w:p w:rsidR="00000000" w:rsidDel="00000000" w:rsidP="00000000" w:rsidRDefault="00000000" w:rsidRPr="00000000" w14:paraId="000013AC">
      <w:pPr>
        <w:numPr>
          <w:ilvl w:val="0"/>
          <w:numId w:val="48"/>
        </w:numPr>
        <w:ind w:left="720" w:hanging="360"/>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9bxf7acg4nmz"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Tuần 15+16</w:t>
      </w:r>
      <w:r w:rsidDel="00000000" w:rsidR="00000000" w:rsidRPr="00000000">
        <w:rPr>
          <w:rtl w:val="0"/>
        </w:rPr>
      </w:r>
    </w:p>
    <w:p w:rsidR="00000000" w:rsidDel="00000000" w:rsidP="00000000" w:rsidRDefault="00000000" w:rsidRPr="00000000" w14:paraId="000013AE">
      <w:pPr>
        <w:rPr/>
        <w:sectPr>
          <w:type w:val="nextPage"/>
          <w:pgSz w:h="16834" w:w="11909" w:orient="portrait"/>
          <w:pgMar w:bottom="1440" w:top="1440" w:left="1440" w:right="1440" w:header="720" w:footer="720"/>
          <w:pgNumType w:start="1"/>
        </w:sectPr>
      </w:pPr>
      <w:r w:rsidDel="00000000" w:rsidR="00000000" w:rsidRPr="00000000">
        <w:rPr>
          <w:rtl w:val="0"/>
        </w:rPr>
        <w:t xml:space="preserve">Nhóm thực hiện viết báo cáo, hoàn thiện đóng gói sản phẩm</w:t>
      </w:r>
    </w:p>
    <w:p w:rsidR="00000000" w:rsidDel="00000000" w:rsidP="00000000" w:rsidRDefault="00000000" w:rsidRPr="00000000" w14:paraId="000013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sx05x67no3m"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Tài liệu tham khảo</w:t>
      </w:r>
      <w:r w:rsidDel="00000000" w:rsidR="00000000" w:rsidRPr="00000000">
        <w:rPr>
          <w:rtl w:val="0"/>
        </w:rPr>
      </w:r>
    </w:p>
    <w:p w:rsidR="00000000" w:rsidDel="00000000" w:rsidP="00000000" w:rsidRDefault="00000000" w:rsidRPr="00000000" w14:paraId="000013B0">
      <w:pPr>
        <w:widowControl w:val="0"/>
        <w:spacing w:before="156" w:line="276" w:lineRule="auto"/>
        <w:ind w:left="177" w:firstLine="1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15461"/>
          <w:sz w:val="24"/>
          <w:szCs w:val="24"/>
          <w:rtl w:val="0"/>
        </w:rPr>
        <w:t xml:space="preserve">10. </w:t>
      </w:r>
      <w:r w:rsidDel="00000000" w:rsidR="00000000" w:rsidRPr="00000000">
        <w:rPr>
          <w:rFonts w:ascii="Times New Roman" w:cs="Times New Roman" w:eastAsia="Times New Roman" w:hAnsi="Times New Roman"/>
          <w:b w:val="1"/>
          <w:bCs w:val="1"/>
          <w:color w:val="415461"/>
          <w:sz w:val="24"/>
          <w:szCs w:val="24"/>
          <w:rtl w:val="0"/>
        </w:rPr>
        <w:t xml:space="preserve">Tài liệu tham khảo: </w:t>
      </w:r>
      <w:r w:rsidDel="00000000" w:rsidR="00000000" w:rsidRPr="00000000">
        <w:rPr>
          <w:rFonts w:ascii="Times New Roman" w:cs="Times New Roman" w:eastAsia="Times New Roman" w:hAnsi="Times New Roman"/>
          <w:color w:val="415461"/>
          <w:sz w:val="24"/>
          <w:szCs w:val="24"/>
          <w:rtl w:val="0"/>
        </w:rPr>
        <w:t xml:space="preserve">Nguồn thông tin đã sử dụng</w:t>
      </w:r>
      <w:r w:rsidDel="00000000" w:rsidR="00000000" w:rsidRPr="00000000">
        <w:rPr>
          <w:rtl w:val="0"/>
        </w:rPr>
      </w:r>
    </w:p>
    <w:p w:rsidR="00000000" w:rsidDel="00000000" w:rsidP="00000000" w:rsidRDefault="00000000" w:rsidRPr="00000000" w14:paraId="000013B1">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Espressif Systems, "ESP32-WROOM-32 Datasheet," Version 3.3, 2023. [Online]. Available: </w:t>
      </w:r>
      <w:hyperlink r:id="rId30">
        <w:r w:rsidDel="00000000" w:rsidR="00000000" w:rsidRPr="00000000">
          <w:rPr>
            <w:rFonts w:ascii="Times New Roman" w:cs="Times New Roman" w:eastAsia="Times New Roman" w:hAnsi="Times New Roman"/>
            <w:color w:val="467886"/>
            <w:sz w:val="24"/>
            <w:szCs w:val="24"/>
            <w:u w:val="single"/>
            <w:rtl w:val="0"/>
          </w:rPr>
          <w:t xml:space="preserve">https://www.espressif.com/sites/default/files/documentation/esp32-wroom-32_datasheet_en.pdf</w:t>
        </w:r>
      </w:hyperlink>
      <w:r w:rsidDel="00000000" w:rsidR="00000000" w:rsidRPr="00000000">
        <w:rPr>
          <w:rtl w:val="0"/>
        </w:rPr>
      </w:r>
    </w:p>
    <w:p w:rsidR="00000000" w:rsidDel="00000000" w:rsidP="00000000" w:rsidRDefault="00000000" w:rsidRPr="00000000" w14:paraId="000013B2">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Plantower, "Digital universal particle concentration sensor PMS7003 manual," 2016. [Online]. Available: </w:t>
      </w:r>
      <w:hyperlink r:id="rId31">
        <w:r w:rsidDel="00000000" w:rsidR="00000000" w:rsidRPr="00000000">
          <w:rPr>
            <w:rFonts w:ascii="Times New Roman" w:cs="Times New Roman" w:eastAsia="Times New Roman" w:hAnsi="Times New Roman"/>
            <w:color w:val="467886"/>
            <w:sz w:val="24"/>
            <w:szCs w:val="24"/>
            <w:u w:val="single"/>
            <w:rtl w:val="0"/>
          </w:rPr>
          <w:t xml:space="preserve">https://download.kamami.pl/p564009-p564009-PMS7003%20series%20data%20manua_English_V2.5.pdf</w:t>
        </w:r>
      </w:hyperlink>
      <w:r w:rsidDel="00000000" w:rsidR="00000000" w:rsidRPr="00000000">
        <w:rPr>
          <w:rtl w:val="0"/>
        </w:rPr>
      </w:r>
    </w:p>
    <w:p w:rsidR="00000000" w:rsidDel="00000000" w:rsidP="00000000" w:rsidRDefault="00000000" w:rsidRPr="00000000" w14:paraId="000013B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Bosch Sensortec, "BME280 Combined humidity and pressure sensor," Document revision 1.6, 2021. [Online]. Available: </w:t>
      </w:r>
      <w:hyperlink r:id="rId32">
        <w:r w:rsidDel="00000000" w:rsidR="00000000" w:rsidRPr="00000000">
          <w:rPr>
            <w:rFonts w:ascii="Times New Roman" w:cs="Times New Roman" w:eastAsia="Times New Roman" w:hAnsi="Times New Roman"/>
            <w:color w:val="467886"/>
            <w:sz w:val="24"/>
            <w:szCs w:val="24"/>
            <w:u w:val="single"/>
            <w:rtl w:val="0"/>
          </w:rPr>
          <w:t xml:space="preserve">https://www.bosch-sensortec.com/media/boschsensortec/downloads/datasheets/bst-bme280-ds002.pdf</w:t>
        </w:r>
      </w:hyperlink>
      <w:r w:rsidDel="00000000" w:rsidR="00000000" w:rsidRPr="00000000">
        <w:rPr>
          <w:rtl w:val="0"/>
        </w:rPr>
      </w:r>
    </w:p>
    <w:p w:rsidR="00000000" w:rsidDel="00000000" w:rsidP="00000000" w:rsidRDefault="00000000" w:rsidRPr="00000000" w14:paraId="000013B4">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Winsen Electronics, "Intelligent Infrared CO2 Module MH-Z19B User's Manual," 2019. [Online]. Available: </w:t>
      </w:r>
      <w:hyperlink r:id="rId33">
        <w:r w:rsidDel="00000000" w:rsidR="00000000" w:rsidRPr="00000000">
          <w:rPr>
            <w:rFonts w:ascii="Times New Roman" w:cs="Times New Roman" w:eastAsia="Times New Roman" w:hAnsi="Times New Roman"/>
            <w:color w:val="467886"/>
            <w:sz w:val="24"/>
            <w:szCs w:val="24"/>
            <w:u w:val="single"/>
            <w:rtl w:val="0"/>
          </w:rPr>
          <w:t xml:space="preserve">https://www.winsen-sensor.com/d/files/infrared-gas-sensor/mh-z19b-co2-ver1_0.pdf</w:t>
        </w:r>
      </w:hyperlink>
      <w:r w:rsidDel="00000000" w:rsidR="00000000" w:rsidRPr="00000000">
        <w:rPr>
          <w:rtl w:val="0"/>
        </w:rPr>
      </w:r>
    </w:p>
    <w:p w:rsidR="00000000" w:rsidDel="00000000" w:rsidP="00000000" w:rsidRDefault="00000000" w:rsidRPr="00000000" w14:paraId="000013B5">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Solomon Systech, "SSD1306: 128 x 64 Dot Matrix OLED/PLED Segment/Common Driver with Controller," 2012. [Online]. Available: </w:t>
      </w:r>
      <w:hyperlink r:id="rId34">
        <w:r w:rsidDel="00000000" w:rsidR="00000000" w:rsidRPr="00000000">
          <w:rPr>
            <w:rFonts w:ascii="Times New Roman" w:cs="Times New Roman" w:eastAsia="Times New Roman" w:hAnsi="Times New Roman"/>
            <w:color w:val="467886"/>
            <w:sz w:val="24"/>
            <w:szCs w:val="24"/>
            <w:u w:val="single"/>
            <w:rtl w:val="0"/>
          </w:rPr>
          <w:t xml:space="preserve">https://cdn-shop.adafruit.com/datasheets/SSD1306.pdf</w:t>
        </w:r>
      </w:hyperlink>
      <w:r w:rsidDel="00000000" w:rsidR="00000000" w:rsidRPr="00000000">
        <w:rPr>
          <w:rtl w:val="0"/>
        </w:rPr>
      </w:r>
    </w:p>
    <w:p w:rsidR="00000000" w:rsidDel="00000000" w:rsidP="00000000" w:rsidRDefault="00000000" w:rsidRPr="00000000" w14:paraId="000013B6">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Bộ Tài nguyên và Môi trường Việt Nam, "QCVN 05:2023/BTNMT - Quy chuẩn kỹ thuật quốc gia về chất lượng không khí xung quanh," Hà Nội, Việt Nam, 2023. [Online]. Available: </w:t>
      </w:r>
      <w:hyperlink r:id="rId35">
        <w:r w:rsidDel="00000000" w:rsidR="00000000" w:rsidRPr="00000000">
          <w:rPr>
            <w:rFonts w:ascii="Times New Roman" w:cs="Times New Roman" w:eastAsia="Times New Roman" w:hAnsi="Times New Roman"/>
            <w:color w:val="467886"/>
            <w:sz w:val="24"/>
            <w:szCs w:val="24"/>
            <w:u w:val="single"/>
            <w:rtl w:val="0"/>
          </w:rPr>
          <w:t xml:space="preserve">https://monre.gov.vn/</w:t>
        </w:r>
      </w:hyperlink>
      <w:r w:rsidDel="00000000" w:rsidR="00000000" w:rsidRPr="00000000">
        <w:rPr>
          <w:rtl w:val="0"/>
        </w:rPr>
      </w:r>
    </w:p>
    <w:p w:rsidR="00000000" w:rsidDel="00000000" w:rsidP="00000000" w:rsidRDefault="00000000" w:rsidRPr="00000000" w14:paraId="000013B7">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U.S. Environmental Protection Agency, "Technical Assistance Document for the Reporting of Daily Air Quality Index (AQI)," EPA-454/B-18-007, 2018. [Online]. Available: </w:t>
      </w:r>
      <w:hyperlink r:id="rId36">
        <w:r w:rsidDel="00000000" w:rsidR="00000000" w:rsidRPr="00000000">
          <w:rPr>
            <w:rFonts w:ascii="Times New Roman" w:cs="Times New Roman" w:eastAsia="Times New Roman" w:hAnsi="Times New Roman"/>
            <w:color w:val="467886"/>
            <w:sz w:val="24"/>
            <w:szCs w:val="24"/>
            <w:u w:val="single"/>
            <w:rtl w:val="0"/>
          </w:rPr>
          <w:t xml:space="preserve">https://www.epa.gov/sites/default/files/2014-05/documents/aqi_rg.pdf</w:t>
        </w:r>
      </w:hyperlink>
      <w:r w:rsidDel="00000000" w:rsidR="00000000" w:rsidRPr="00000000">
        <w:rPr>
          <w:rtl w:val="0"/>
        </w:rPr>
      </w:r>
    </w:p>
    <w:p w:rsidR="00000000" w:rsidDel="00000000" w:rsidP="00000000" w:rsidRDefault="00000000" w:rsidRPr="00000000" w14:paraId="000013B8">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World Health Organization, "WHO global air quality guidelines: particulate matter (PM2.5 and PM10), ozone, nitrogen dioxide, sulfur dioxide and carbon monoxide," Geneva, Switzerland, 2021. [Online]. Available: </w:t>
      </w:r>
      <w:hyperlink r:id="rId37">
        <w:r w:rsidDel="00000000" w:rsidR="00000000" w:rsidRPr="00000000">
          <w:rPr>
            <w:rFonts w:ascii="Times New Roman" w:cs="Times New Roman" w:eastAsia="Times New Roman" w:hAnsi="Times New Roman"/>
            <w:color w:val="467886"/>
            <w:sz w:val="24"/>
            <w:szCs w:val="24"/>
            <w:u w:val="single"/>
            <w:rtl w:val="0"/>
          </w:rPr>
          <w:t xml:space="preserve">https://www.who.int/publications/i/item/9789240034228</w:t>
        </w:r>
      </w:hyperlink>
      <w:r w:rsidDel="00000000" w:rsidR="00000000" w:rsidRPr="00000000">
        <w:rPr>
          <w:rtl w:val="0"/>
        </w:rPr>
      </w:r>
    </w:p>
    <w:p w:rsidR="00000000" w:rsidDel="00000000" w:rsidP="00000000" w:rsidRDefault="00000000" w:rsidRPr="00000000" w14:paraId="000013B9">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 Zheng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"Evaluation of a Low-Cost Aerosol Sensor (PMS7003) and Its Compatibility with Cloud-Based IoT Frameworks,"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18, no. 10, p. 3249, 2018. [Online]. Available: </w:t>
      </w:r>
      <w:hyperlink r:id="rId38">
        <w:r w:rsidDel="00000000" w:rsidR="00000000" w:rsidRPr="00000000">
          <w:rPr>
            <w:rFonts w:ascii="Times New Roman" w:cs="Times New Roman" w:eastAsia="Times New Roman" w:hAnsi="Times New Roman"/>
            <w:color w:val="467886"/>
            <w:sz w:val="24"/>
            <w:szCs w:val="24"/>
            <w:u w:val="single"/>
            <w:rtl w:val="0"/>
          </w:rPr>
          <w:t xml:space="preserve">https://doi.org/10.3390/s18103249</w:t>
        </w:r>
      </w:hyperlink>
      <w:r w:rsidDel="00000000" w:rsidR="00000000" w:rsidRPr="00000000">
        <w:rPr>
          <w:rtl w:val="0"/>
        </w:rPr>
      </w:r>
    </w:p>
    <w:p w:rsidR="00000000" w:rsidDel="00000000" w:rsidP="00000000" w:rsidRDefault="00000000" w:rsidRPr="00000000" w14:paraId="000013BA">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J. J. Lamb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 Low-Cost, Open-Source IoT Air Quality Monitor,"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23, no. 5, p. 2731, 2023. [Online]. Available: </w:t>
      </w:r>
      <w:hyperlink r:id="rId39">
        <w:r w:rsidDel="00000000" w:rsidR="00000000" w:rsidRPr="00000000">
          <w:rPr>
            <w:rFonts w:ascii="Times New Roman" w:cs="Times New Roman" w:eastAsia="Times New Roman" w:hAnsi="Times New Roman"/>
            <w:color w:val="467886"/>
            <w:sz w:val="24"/>
            <w:szCs w:val="24"/>
            <w:u w:val="single"/>
            <w:rtl w:val="0"/>
          </w:rPr>
          <w:t xml:space="preserve">https://doi.org/10.3390/s23052731</w:t>
        </w:r>
      </w:hyperlink>
      <w:r w:rsidDel="00000000" w:rsidR="00000000" w:rsidRPr="00000000">
        <w:rPr>
          <w:rtl w:val="0"/>
        </w:rPr>
      </w:r>
    </w:p>
    <w:p w:rsidR="00000000" w:rsidDel="00000000" w:rsidP="00000000" w:rsidRDefault="00000000" w:rsidRPr="00000000" w14:paraId="000013BB">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 S. Hossain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 comprehensive review on IoT based indoor air quality monitoring system," </w:t>
      </w:r>
      <w:r w:rsidDel="00000000" w:rsidR="00000000" w:rsidRPr="00000000">
        <w:rPr>
          <w:rFonts w:ascii="Times New Roman" w:cs="Times New Roman" w:eastAsia="Times New Roman" w:hAnsi="Times New Roman"/>
          <w:i w:val="1"/>
          <w:iCs w:val="1"/>
          <w:sz w:val="24"/>
          <w:szCs w:val="24"/>
          <w:rtl w:val="0"/>
        </w:rPr>
        <w:t xml:space="preserve">Journal of Cleaner Production</w:t>
      </w:r>
      <w:r w:rsidDel="00000000" w:rsidR="00000000" w:rsidRPr="00000000">
        <w:rPr>
          <w:rFonts w:ascii="Times New Roman" w:cs="Times New Roman" w:eastAsia="Times New Roman" w:hAnsi="Times New Roman"/>
          <w:sz w:val="24"/>
          <w:szCs w:val="24"/>
          <w:rtl w:val="0"/>
        </w:rPr>
        <w:t xml:space="preserve">, vol. 393, p. 136825, 2023. [Online]. Available: </w:t>
      </w:r>
      <w:hyperlink r:id="rId40">
        <w:r w:rsidDel="00000000" w:rsidR="00000000" w:rsidRPr="00000000">
          <w:rPr>
            <w:rFonts w:ascii="Times New Roman" w:cs="Times New Roman" w:eastAsia="Times New Roman" w:hAnsi="Times New Roman"/>
            <w:color w:val="467886"/>
            <w:sz w:val="24"/>
            <w:szCs w:val="24"/>
            <w:u w:val="single"/>
            <w:rtl w:val="0"/>
          </w:rPr>
          <w:t xml:space="preserve">https://doi.org/10.1016/j.jclepro.2023.136825</w:t>
        </w:r>
      </w:hyperlink>
      <w:r w:rsidDel="00000000" w:rsidR="00000000" w:rsidRPr="00000000">
        <w:rPr>
          <w:rtl w:val="0"/>
        </w:rPr>
      </w:r>
    </w:p>
    <w:p w:rsidR="00000000" w:rsidDel="00000000" w:rsidP="00000000" w:rsidRDefault="00000000" w:rsidRPr="00000000" w14:paraId="000013BC">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 S. Munawar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"Development of an IoT-Based Air Quality Monitoring System," </w:t>
      </w:r>
      <w:r w:rsidDel="00000000" w:rsidR="00000000" w:rsidRPr="00000000">
        <w:rPr>
          <w:rFonts w:ascii="Times New Roman" w:cs="Times New Roman" w:eastAsia="Times New Roman" w:hAnsi="Times New Roman"/>
          <w:i w:val="1"/>
          <w:iCs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vol. 13, no. 1, p. 415, 2023. [Online]. Available: </w:t>
      </w:r>
      <w:hyperlink r:id="rId41">
        <w:r w:rsidDel="00000000" w:rsidR="00000000" w:rsidRPr="00000000">
          <w:rPr>
            <w:rFonts w:ascii="Times New Roman" w:cs="Times New Roman" w:eastAsia="Times New Roman" w:hAnsi="Times New Roman"/>
            <w:color w:val="467886"/>
            <w:sz w:val="24"/>
            <w:szCs w:val="24"/>
            <w:u w:val="single"/>
            <w:rtl w:val="0"/>
          </w:rPr>
          <w:t xml:space="preserve">https://doi.org/10.3390/app13010415</w:t>
        </w:r>
      </w:hyperlink>
      <w:r w:rsidDel="00000000" w:rsidR="00000000" w:rsidRPr="00000000">
        <w:rPr>
          <w:rtl w:val="0"/>
        </w:rPr>
      </w:r>
    </w:p>
    <w:p w:rsidR="00000000" w:rsidDel="00000000" w:rsidP="00000000" w:rsidRDefault="00000000" w:rsidRPr="00000000" w14:paraId="000013BD">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Random Nerd Tutorials, "ESP32 Data Logging Temperature to MicroSD Card," 2023. [Online]. Available: </w:t>
      </w:r>
      <w:hyperlink r:id="rId42">
        <w:r w:rsidDel="00000000" w:rsidR="00000000" w:rsidRPr="00000000">
          <w:rPr>
            <w:rFonts w:ascii="Times New Roman" w:cs="Times New Roman" w:eastAsia="Times New Roman" w:hAnsi="Times New Roman"/>
            <w:color w:val="467886"/>
            <w:sz w:val="24"/>
            <w:szCs w:val="24"/>
            <w:u w:val="single"/>
            <w:rtl w:val="0"/>
          </w:rPr>
          <w:t xml:space="preserve">https://randomnerdtutorials.com/esp32-data-logging-temperature-to-microsd-card/</w:t>
        </w:r>
      </w:hyperlink>
      <w:r w:rsidDel="00000000" w:rsidR="00000000" w:rsidRPr="00000000">
        <w:rPr>
          <w:rtl w:val="0"/>
        </w:rPr>
      </w:r>
    </w:p>
    <w:p w:rsidR="00000000" w:rsidDel="00000000" w:rsidP="00000000" w:rsidRDefault="00000000" w:rsidRPr="00000000" w14:paraId="000013BE">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Random Nerd Tutorials, "ESP32 with BME280 Sensor using Arduino IDE (Pressure, Temperature, Humidity)," 2023. [Online]. Available: </w:t>
      </w:r>
      <w:hyperlink r:id="rId43">
        <w:r w:rsidDel="00000000" w:rsidR="00000000" w:rsidRPr="00000000">
          <w:rPr>
            <w:rFonts w:ascii="Times New Roman" w:cs="Times New Roman" w:eastAsia="Times New Roman" w:hAnsi="Times New Roman"/>
            <w:color w:val="467886"/>
            <w:sz w:val="24"/>
            <w:szCs w:val="24"/>
            <w:u w:val="single"/>
            <w:rtl w:val="0"/>
          </w:rPr>
          <w:t xml:space="preserve">https://randomnerdtutorials.com/esp32-bme280-sensor-arduino-ide-i2c-spi/</w:t>
        </w:r>
      </w:hyperlink>
      <w:r w:rsidDel="00000000" w:rsidR="00000000" w:rsidRPr="00000000">
        <w:rPr>
          <w:rtl w:val="0"/>
        </w:rPr>
      </w:r>
    </w:p>
    <w:p w:rsidR="00000000" w:rsidDel="00000000" w:rsidP="00000000" w:rsidRDefault="00000000" w:rsidRPr="00000000" w14:paraId="000013BF">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 Santos và S. Santos, </w:t>
      </w:r>
      <w:r w:rsidDel="00000000" w:rsidR="00000000" w:rsidRPr="00000000">
        <w:rPr>
          <w:rFonts w:ascii="Times New Roman" w:cs="Times New Roman" w:eastAsia="Times New Roman" w:hAnsi="Times New Roman"/>
          <w:i w:val="1"/>
          <w:iCs w:val="1"/>
          <w:sz w:val="24"/>
          <w:szCs w:val="24"/>
          <w:rtl w:val="0"/>
        </w:rPr>
        <w:t xml:space="preserve">MicroPython Programming with ESP32 and ESP8266</w:t>
      </w:r>
      <w:r w:rsidDel="00000000" w:rsidR="00000000" w:rsidRPr="00000000">
        <w:rPr>
          <w:rFonts w:ascii="Times New Roman" w:cs="Times New Roman" w:eastAsia="Times New Roman" w:hAnsi="Times New Roman"/>
          <w:sz w:val="24"/>
          <w:szCs w:val="24"/>
          <w:rtl w:val="0"/>
        </w:rPr>
        <w:t xml:space="preserve">. Maker Advisor, 2019. [Online]. Available: </w:t>
      </w:r>
      <w:hyperlink r:id="rId44">
        <w:r w:rsidDel="00000000" w:rsidR="00000000" w:rsidRPr="00000000">
          <w:rPr>
            <w:rFonts w:ascii="Times New Roman" w:cs="Times New Roman" w:eastAsia="Times New Roman" w:hAnsi="Times New Roman"/>
            <w:color w:val="467886"/>
            <w:sz w:val="24"/>
            <w:szCs w:val="24"/>
            <w:u w:val="single"/>
            <w:rtl w:val="0"/>
          </w:rPr>
          <w:t xml:space="preserve">https://makeradvisor.com/</w:t>
        </w:r>
      </w:hyperlink>
      <w:r w:rsidDel="00000000" w:rsidR="00000000" w:rsidRPr="00000000">
        <w:rPr>
          <w:rtl w:val="0"/>
        </w:rPr>
      </w:r>
    </w:p>
    <w:p w:rsidR="00000000" w:rsidDel="00000000" w:rsidP="00000000" w:rsidRDefault="00000000" w:rsidRPr="00000000" w14:paraId="000013C0">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https://www.youtube.com/playlist?list=PLNOoPYV6F8JUrdHOaDoiVF9lL-abLcfk8</w:t>
      </w:r>
    </w:p>
    <w:p w:rsidR="00000000" w:rsidDel="00000000" w:rsidP="00000000" w:rsidRDefault="00000000" w:rsidRPr="00000000" w14:paraId="000013C1">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ESP32 DevKit V1 Datasheet.</w:t>
      </w:r>
    </w:p>
    <w:p w:rsidR="00000000" w:rsidDel="00000000" w:rsidP="00000000" w:rsidRDefault="00000000" w:rsidRPr="00000000" w14:paraId="000013C3">
      <w:pPr>
        <w:rPr/>
      </w:pPr>
      <w:r w:rsidDel="00000000" w:rsidR="00000000" w:rsidRPr="00000000">
        <w:rPr>
          <w:rtl w:val="0"/>
        </w:rPr>
        <w:t xml:space="preserve">ESP32 Arduino Core Documentation.</w:t>
      </w:r>
    </w:p>
    <w:p w:rsidR="00000000" w:rsidDel="00000000" w:rsidP="00000000" w:rsidRDefault="00000000" w:rsidRPr="00000000" w14:paraId="000013C4">
      <w:pPr>
        <w:rPr/>
      </w:pPr>
      <w:r w:rsidDel="00000000" w:rsidR="00000000" w:rsidRPr="00000000">
        <w:rPr>
          <w:rtl w:val="0"/>
        </w:rPr>
        <w:t xml:space="preserve">FreeRTOS API Reference.</w:t>
      </w:r>
    </w:p>
    <w:p w:rsidR="00000000" w:rsidDel="00000000" w:rsidP="00000000" w:rsidRDefault="00000000" w:rsidRPr="00000000" w14:paraId="000013C5">
      <w:pPr>
        <w:rPr/>
      </w:pPr>
      <w:r w:rsidDel="00000000" w:rsidR="00000000" w:rsidRPr="00000000">
        <w:rPr>
          <w:rtl w:val="0"/>
        </w:rPr>
        <w:t xml:space="preserve">PlatformIO Documentation.</w:t>
      </w:r>
    </w:p>
    <w:p w:rsidR="00000000" w:rsidDel="00000000" w:rsidP="00000000" w:rsidRDefault="00000000" w:rsidRPr="00000000" w14:paraId="000013C6">
      <w:pPr>
        <w:rPr/>
      </w:pPr>
      <w:r w:rsidDel="00000000" w:rsidR="00000000" w:rsidRPr="00000000">
        <w:rPr>
          <w:rtl w:val="0"/>
        </w:rPr>
        <w:t xml:space="preserve">Datasheet DHT22.</w:t>
      </w:r>
    </w:p>
    <w:p w:rsidR="00000000" w:rsidDel="00000000" w:rsidP="00000000" w:rsidRDefault="00000000" w:rsidRPr="00000000" w14:paraId="000013C7">
      <w:pPr>
        <w:rPr/>
      </w:pPr>
      <w:r w:rsidDel="00000000" w:rsidR="00000000" w:rsidRPr="00000000">
        <w:rPr>
          <w:rtl w:val="0"/>
        </w:rPr>
        <w:t xml:space="preserve">Tài liệu kỹ thuật MQ135.</w:t>
      </w:r>
    </w:p>
    <w:p w:rsidR="00000000" w:rsidDel="00000000" w:rsidP="00000000" w:rsidRDefault="00000000" w:rsidRPr="00000000" w14:paraId="000013C8">
      <w:pPr>
        <w:rPr/>
      </w:pPr>
      <w:r w:rsidDel="00000000" w:rsidR="00000000" w:rsidRPr="00000000">
        <w:rPr>
          <w:rtl w:val="0"/>
        </w:rPr>
        <w:t xml:space="preserve">Datasheet GP2Y1010AU0F.</w:t>
      </w:r>
    </w:p>
    <w:p w:rsidR="00000000" w:rsidDel="00000000" w:rsidP="00000000" w:rsidRDefault="00000000" w:rsidRPr="00000000" w14:paraId="000013C9">
      <w:pPr>
        <w:rPr/>
      </w:pPr>
      <w:r w:rsidDel="00000000" w:rsidR="00000000" w:rsidRPr="00000000">
        <w:rPr>
          <w:rtl w:val="0"/>
        </w:rPr>
        <w:t xml:space="preserve">Adafruit SSD1306 Library Documentation.</w:t>
      </w:r>
    </w:p>
    <w:p w:rsidR="00000000" w:rsidDel="00000000" w:rsidP="00000000" w:rsidRDefault="00000000" w:rsidRPr="00000000" w14:paraId="000013CA">
      <w:pPr>
        <w:rPr/>
      </w:pPr>
      <w:r w:rsidDel="00000000" w:rsidR="00000000" w:rsidRPr="00000000">
        <w:rPr>
          <w:rtl w:val="0"/>
        </w:rPr>
        <w:t xml:space="preserve">Supabase REST API Documentation.</w:t>
      </w:r>
    </w:p>
    <w:p w:rsidR="00000000" w:rsidDel="00000000" w:rsidP="00000000" w:rsidRDefault="00000000" w:rsidRPr="00000000" w14:paraId="000013CB">
      <w:pPr>
        <w:rPr/>
      </w:pPr>
      <w:r w:rsidDel="00000000" w:rsidR="00000000" w:rsidRPr="00000000">
        <w:rPr>
          <w:rtl w:val="0"/>
        </w:rPr>
        <w:t xml:space="preserve">ESP32 SPIFFS Documentation.</w:t>
      </w:r>
    </w:p>
    <w:p w:rsidR="00000000" w:rsidDel="00000000" w:rsidP="00000000" w:rsidRDefault="00000000" w:rsidRPr="00000000" w14:paraId="000013C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a1wpl2u7n7"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 sao của Tuần 2(20/03/2026)_sửa theo mẫu, upda…</w:t>
      </w:r>
      <w:r w:rsidDel="00000000" w:rsidR="00000000" w:rsidRPr="00000000">
        <w:rPr>
          <w:rtl w:val="0"/>
        </w:rPr>
      </w:r>
    </w:p>
    <w:p w:rsidR="00000000" w:rsidDel="00000000" w:rsidP="00000000" w:rsidRDefault="00000000" w:rsidRPr="00000000" w14:paraId="000013CE">
      <w:pPr>
        <w:spacing w:before="4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Tuần 2: Xây dựng yêu cầu hệ thống và chỉ tiêu kỹ thuật sơ bộ</w:t>
      </w:r>
    </w:p>
    <w:p w:rsidR="00000000" w:rsidDel="00000000" w:rsidP="00000000" w:rsidRDefault="00000000" w:rsidRPr="00000000" w14:paraId="000013CF">
      <w:pPr>
        <w:spacing w:after="8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Buổi làm việc số: 02</w:t>
      </w:r>
    </w:p>
    <w:p w:rsidR="00000000" w:rsidDel="00000000" w:rsidP="00000000" w:rsidRDefault="00000000" w:rsidRPr="00000000" w14:paraId="000013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Ngày/Giờ: 20/03/2026, 20:00 - 22:15</w:t>
        <w:br w:type="textWrapping"/>
        <w:t xml:space="preserve"> Địa điểm: Họp online qua Microsoft Teams</w:t>
        <w:br w:type="textWrapping"/>
        <w:t xml:space="preserve"> Thành viên tham gia:</w:t>
      </w:r>
    </w:p>
    <w:p w:rsidR="00000000" w:rsidDel="00000000" w:rsidP="00000000" w:rsidRDefault="00000000" w:rsidRPr="00000000" w14:paraId="000013D1">
      <w:pPr>
        <w:numPr>
          <w:ilvl w:val="0"/>
          <w:numId w:val="7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p w:rsidR="00000000" w:rsidDel="00000000" w:rsidP="00000000" w:rsidRDefault="00000000" w:rsidRPr="00000000" w14:paraId="000013D2">
      <w:pPr>
        <w:numPr>
          <w:ilvl w:val="0"/>
          <w:numId w:val="7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p w:rsidR="00000000" w:rsidDel="00000000" w:rsidP="00000000" w:rsidRDefault="00000000" w:rsidRPr="00000000" w14:paraId="000013D3">
      <w:pPr>
        <w:numPr>
          <w:ilvl w:val="0"/>
          <w:numId w:val="7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p w:rsidR="00000000" w:rsidDel="00000000" w:rsidP="00000000" w:rsidRDefault="00000000" w:rsidRPr="00000000" w14:paraId="000013D4">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MỤC TIÊU BUỔI LÀM VIỆC</w:t>
      </w:r>
    </w:p>
    <w:p w:rsidR="00000000" w:rsidDel="00000000" w:rsidP="00000000" w:rsidRDefault="00000000" w:rsidRPr="00000000" w14:paraId="000013D5">
      <w:pPr>
        <w:numPr>
          <w:ilvl w:val="0"/>
          <w:numId w:val="9"/>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lại phạm vi đề tài ở tuaàn 1</w:t>
      </w:r>
    </w:p>
    <w:p w:rsidR="00000000" w:rsidDel="00000000" w:rsidP="00000000" w:rsidRDefault="00000000" w:rsidRPr="00000000" w14:paraId="000013D6">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chức năng cho hệ thống.</w:t>
      </w:r>
    </w:p>
    <w:p w:rsidR="00000000" w:rsidDel="00000000" w:rsidP="00000000" w:rsidRDefault="00000000" w:rsidRPr="00000000" w14:paraId="000013D7">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phi chức năng cho hệ thống.</w:t>
      </w:r>
    </w:p>
    <w:p w:rsidR="00000000" w:rsidDel="00000000" w:rsidP="00000000" w:rsidRDefault="00000000" w:rsidRPr="00000000" w14:paraId="000013D8">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Đề xuất chỉ tiêu kỹ thuật sơ bộ cho nguyên mẫu.</w:t>
      </w:r>
    </w:p>
    <w:p w:rsidR="00000000" w:rsidDel="00000000" w:rsidP="00000000" w:rsidRDefault="00000000" w:rsidRPr="00000000" w14:paraId="000013D9">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Làm rõ các nội dung thuộc phạm vi thực hiện và các nội dung đưa vào hướng phát triển.</w:t>
      </w:r>
    </w:p>
    <w:p w:rsidR="00000000" w:rsidDel="00000000" w:rsidP="00000000" w:rsidRDefault="00000000" w:rsidRPr="00000000" w14:paraId="000013DA">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cơ sở để Tuần 3 thiết kế sơ đồ khối hệ thống.</w:t>
      </w:r>
    </w:p>
    <w:p w:rsidR="00000000" w:rsidDel="00000000" w:rsidP="00000000" w:rsidRDefault="00000000" w:rsidRPr="00000000" w14:paraId="000013DB">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KẾ HOẠCH THỰC HIỆN</w:t>
      </w:r>
    </w:p>
    <w:tbl>
      <w:tblPr>
        <w:tblStyle w:val="Table1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8057800753927"/>
        <w:gridCol w:w="7435.706030948231"/>
        <w:tblGridChange w:id="0">
          <w:tblGrid>
            <w:gridCol w:w="1589.8057800753927"/>
            <w:gridCol w:w="7435.706030948231"/>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DC">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Thời gian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DD">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 công việc</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DE">
            <w:pPr>
              <w:rPr>
                <w:rFonts w:ascii="Montserrat" w:cs="Montserrat" w:eastAsia="Montserrat" w:hAnsi="Montserrat"/>
              </w:rPr>
            </w:pPr>
            <w:r w:rsidDel="00000000" w:rsidR="00000000" w:rsidRPr="00000000">
              <w:rPr>
                <w:rFonts w:ascii="Montserrat" w:cs="Montserrat" w:eastAsia="Montserrat" w:hAnsi="Montserrat"/>
                <w:rtl w:val="0"/>
              </w:rPr>
              <w:t xml:space="preserve">20:00 - 20:20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DF">
            <w:pPr>
              <w:rPr>
                <w:rFonts w:ascii="Montserrat" w:cs="Montserrat" w:eastAsia="Montserrat" w:hAnsi="Montserrat"/>
              </w:rPr>
            </w:pPr>
            <w:r w:rsidDel="00000000" w:rsidR="00000000" w:rsidRPr="00000000">
              <w:rPr>
                <w:rFonts w:ascii="Montserrat" w:cs="Montserrat" w:eastAsia="Montserrat" w:hAnsi="Montserrat"/>
                <w:rtl w:val="0"/>
              </w:rPr>
              <w:t xml:space="preserve">Nhắc lại kết quả Tuần 1: người dùng mục tiêu,</w:t>
            </w:r>
          </w:p>
          <w:p w:rsidR="00000000" w:rsidDel="00000000" w:rsidP="00000000" w:rsidRDefault="00000000" w:rsidRPr="00000000" w14:paraId="000013E0">
            <w:pPr>
              <w:rPr>
                <w:rFonts w:ascii="Montserrat" w:cs="Montserrat" w:eastAsia="Montserrat" w:hAnsi="Montserrat"/>
              </w:rPr>
            </w:pPr>
            <w:r w:rsidDel="00000000" w:rsidR="00000000" w:rsidRPr="00000000">
              <w:rPr>
                <w:rFonts w:ascii="Montserrat" w:cs="Montserrat" w:eastAsia="Montserrat" w:hAnsi="Montserrat"/>
                <w:rtl w:val="0"/>
              </w:rPr>
              <w:t xml:space="preserve">  5W1H, phạm vi đề tài</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1">
            <w:pPr>
              <w:rPr>
                <w:rFonts w:ascii="Montserrat" w:cs="Montserrat" w:eastAsia="Montserrat" w:hAnsi="Montserrat"/>
              </w:rPr>
            </w:pPr>
            <w:r w:rsidDel="00000000" w:rsidR="00000000" w:rsidRPr="00000000">
              <w:rPr>
                <w:rFonts w:ascii="Montserrat" w:cs="Montserrat" w:eastAsia="Montserrat" w:hAnsi="Montserrat"/>
                <w:rtl w:val="0"/>
              </w:rPr>
              <w:t xml:space="preserve">20:20 - 20:50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2">
            <w:pPr>
              <w:rPr>
                <w:rFonts w:ascii="Montserrat" w:cs="Montserrat" w:eastAsia="Montserrat" w:hAnsi="Montserrat"/>
              </w:rPr>
            </w:pPr>
            <w:r w:rsidDel="00000000" w:rsidR="00000000" w:rsidRPr="00000000">
              <w:rPr>
                <w:rFonts w:ascii="Montserrat" w:cs="Montserrat" w:eastAsia="Montserrat" w:hAnsi="Montserrat"/>
                <w:rtl w:val="0"/>
              </w:rPr>
              <w:t xml:space="preserve">Phân tích nhu cầu sử dụng của từng nhóm người</w:t>
            </w:r>
          </w:p>
          <w:p w:rsidR="00000000" w:rsidDel="00000000" w:rsidP="00000000" w:rsidRDefault="00000000" w:rsidRPr="00000000" w14:paraId="000013E3">
            <w:pPr>
              <w:rPr>
                <w:rFonts w:ascii="Montserrat" w:cs="Montserrat" w:eastAsia="Montserrat" w:hAnsi="Montserrat"/>
              </w:rPr>
            </w:pPr>
            <w:r w:rsidDel="00000000" w:rsidR="00000000" w:rsidRPr="00000000">
              <w:rPr>
                <w:rFonts w:ascii="Montserrat" w:cs="Montserrat" w:eastAsia="Montserrat" w:hAnsi="Montserrat"/>
                <w:rtl w:val="0"/>
              </w:rPr>
              <w:t xml:space="preserve">  dùng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4">
            <w:pPr>
              <w:rPr>
                <w:rFonts w:ascii="Montserrat" w:cs="Montserrat" w:eastAsia="Montserrat" w:hAnsi="Montserrat"/>
              </w:rPr>
            </w:pPr>
            <w:r w:rsidDel="00000000" w:rsidR="00000000" w:rsidRPr="00000000">
              <w:rPr>
                <w:rFonts w:ascii="Montserrat" w:cs="Montserrat" w:eastAsia="Montserrat" w:hAnsi="Montserrat"/>
                <w:rtl w:val="0"/>
              </w:rPr>
              <w:t xml:space="preserve">20:50 - 21:20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5">
            <w:pPr>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chức năng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6">
            <w:pPr>
              <w:rPr>
                <w:rFonts w:ascii="Montserrat" w:cs="Montserrat" w:eastAsia="Montserrat" w:hAnsi="Montserrat"/>
              </w:rPr>
            </w:pPr>
            <w:r w:rsidDel="00000000" w:rsidR="00000000" w:rsidRPr="00000000">
              <w:rPr>
                <w:rFonts w:ascii="Montserrat" w:cs="Montserrat" w:eastAsia="Montserrat" w:hAnsi="Montserrat"/>
                <w:rtl w:val="0"/>
              </w:rPr>
              <w:t xml:space="preserve">21:20 - 21:45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7">
            <w:pPr>
              <w:rPr>
                <w:rFonts w:ascii="Montserrat" w:cs="Montserrat" w:eastAsia="Montserrat" w:hAnsi="Montserrat"/>
              </w:rPr>
            </w:pPr>
            <w:r w:rsidDel="00000000" w:rsidR="00000000" w:rsidRPr="00000000">
              <w:rPr>
                <w:rFonts w:ascii="Montserrat" w:cs="Montserrat" w:eastAsia="Montserrat" w:hAnsi="Montserrat"/>
                <w:rtl w:val="0"/>
              </w:rPr>
              <w:t xml:space="preserve">Xây dựng bảng yêu cầu phi chức năng</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8">
            <w:pPr>
              <w:rPr>
                <w:rFonts w:ascii="Montserrat" w:cs="Montserrat" w:eastAsia="Montserrat" w:hAnsi="Montserrat"/>
              </w:rPr>
            </w:pPr>
            <w:r w:rsidDel="00000000" w:rsidR="00000000" w:rsidRPr="00000000">
              <w:rPr>
                <w:rFonts w:ascii="Montserrat" w:cs="Montserrat" w:eastAsia="Montserrat" w:hAnsi="Montserrat"/>
                <w:rtl w:val="0"/>
              </w:rPr>
              <w:t xml:space="preserve">21:45 - 22:05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9">
            <w:pPr>
              <w:rPr>
                <w:rFonts w:ascii="Montserrat" w:cs="Montserrat" w:eastAsia="Montserrat" w:hAnsi="Montserrat"/>
              </w:rPr>
            </w:pPr>
            <w:r w:rsidDel="00000000" w:rsidR="00000000" w:rsidRPr="00000000">
              <w:rPr>
                <w:rFonts w:ascii="Montserrat" w:cs="Montserrat" w:eastAsia="Montserrat" w:hAnsi="Montserrat"/>
                <w:rtl w:val="0"/>
              </w:rPr>
              <w:t xml:space="preserve">Đề xuất chỉ tiêu kỹ thuật sơ bộ</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A">
            <w:pPr>
              <w:rPr>
                <w:rFonts w:ascii="Montserrat" w:cs="Montserrat" w:eastAsia="Montserrat" w:hAnsi="Montserrat"/>
              </w:rPr>
            </w:pPr>
            <w:r w:rsidDel="00000000" w:rsidR="00000000" w:rsidRPr="00000000">
              <w:rPr>
                <w:rFonts w:ascii="Montserrat" w:cs="Montserrat" w:eastAsia="Montserrat" w:hAnsi="Montserrat"/>
                <w:rtl w:val="0"/>
              </w:rPr>
              <w:t xml:space="preserve">22:05 - 22:15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EB">
            <w:pPr>
              <w:rPr>
                <w:rFonts w:ascii="Montserrat" w:cs="Montserrat" w:eastAsia="Montserrat" w:hAnsi="Montserrat"/>
              </w:rPr>
            </w:pPr>
            <w:r w:rsidDel="00000000" w:rsidR="00000000" w:rsidRPr="00000000">
              <w:rPr>
                <w:rFonts w:ascii="Montserrat" w:cs="Montserrat" w:eastAsia="Montserrat" w:hAnsi="Montserrat"/>
                <w:rtl w:val="0"/>
              </w:rPr>
              <w:t xml:space="preserve">Tổng kết, phân công công việc và lập kế hoạch</w:t>
            </w:r>
          </w:p>
          <w:p w:rsidR="00000000" w:rsidDel="00000000" w:rsidP="00000000" w:rsidRDefault="00000000" w:rsidRPr="00000000" w14:paraId="000013EC">
            <w:pPr>
              <w:rPr>
                <w:rFonts w:ascii="Montserrat" w:cs="Montserrat" w:eastAsia="Montserrat" w:hAnsi="Montserrat"/>
              </w:rPr>
            </w:pPr>
            <w:r w:rsidDel="00000000" w:rsidR="00000000" w:rsidRPr="00000000">
              <w:rPr>
                <w:rFonts w:ascii="Montserrat" w:cs="Montserrat" w:eastAsia="Montserrat" w:hAnsi="Montserrat"/>
                <w:rtl w:val="0"/>
              </w:rPr>
              <w:t xml:space="preserve">  Tuần 3</w:t>
            </w:r>
          </w:p>
          <w:p w:rsidR="00000000" w:rsidDel="00000000" w:rsidP="00000000" w:rsidRDefault="00000000" w:rsidRPr="00000000" w14:paraId="000013ED">
            <w:pPr>
              <w:rPr>
                <w:rFonts w:ascii="Montserrat" w:cs="Montserrat" w:eastAsia="Montserrat" w:hAnsi="Montserrat"/>
              </w:rPr>
            </w:pPr>
            <w:r w:rsidDel="00000000" w:rsidR="00000000" w:rsidRPr="00000000">
              <w:rPr>
                <w:rFonts w:ascii="Montserrat" w:cs="Montserrat" w:eastAsia="Montserrat" w:hAnsi="Montserrat"/>
                <w:rtl w:val="0"/>
              </w:rPr>
              <w:t xml:space="preserve"> </w:t>
            </w:r>
          </w:p>
        </w:tc>
      </w:tr>
    </w:tbl>
    <w:p w:rsidR="00000000" w:rsidDel="00000000" w:rsidP="00000000" w:rsidRDefault="00000000" w:rsidRPr="00000000" w14:paraId="000013EE">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HOẠT ĐỘNG THỰC TẾ</w:t>
      </w:r>
    </w:p>
    <w:p w:rsidR="00000000" w:rsidDel="00000000" w:rsidP="00000000" w:rsidRDefault="00000000" w:rsidRPr="00000000" w14:paraId="000013EF">
      <w:pPr>
        <w:spacing w:before="280" w:lineRule="auto"/>
        <w:rPr>
          <w:rFonts w:ascii="Montserrat" w:cs="Montserrat" w:eastAsia="Montserrat" w:hAnsi="Montserrat"/>
        </w:rPr>
      </w:pPr>
      <w:r w:rsidDel="00000000" w:rsidR="00000000" w:rsidRPr="00000000">
        <w:rPr>
          <w:rFonts w:ascii="Montserrat" w:cs="Montserrat" w:eastAsia="Montserrat" w:hAnsi="Montserrat"/>
          <w:rtl w:val="0"/>
        </w:rPr>
        <w:t xml:space="preserve">1. Rà soát lại phạm vi đề tài</w:t>
      </w:r>
    </w:p>
    <w:p w:rsidR="00000000" w:rsidDel="00000000" w:rsidP="00000000" w:rsidRDefault="00000000" w:rsidRPr="00000000" w14:paraId="000013F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Sau khi thống nhất ở Tuần 1, nhóm tiếp tục làm rõ phạm vi của đề tài theo hướng nâng cấp phần cứng. Nhóm xác định hệ thống không đặt mục tiêu thay thế thiết bị đo chất lượng không khí chuyên dụng, mà hướng tới xây dựng một nguyên mẫu học tập có khả năng đo và cảnh báo chất lượng không khí ở mức tham khảo.</w:t>
      </w:r>
    </w:p>
    <w:p w:rsidR="00000000" w:rsidDel="00000000" w:rsidP="00000000" w:rsidRDefault="00000000" w:rsidRPr="00000000" w14:paraId="000013F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Trọng tâm nâng cấp gồm:</w:t>
      </w:r>
    </w:p>
    <w:tbl>
      <w:tblPr>
        <w:tblStyle w:val="Table16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8149090534"/>
        <w:gridCol w:w="5724.696901970225"/>
        <w:tblGridChange w:id="0">
          <w:tblGrid>
            <w:gridCol w:w="3300.8149090534"/>
            <w:gridCol w:w="5724.6969019702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Hướng nâng cấp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Ý nghĩa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rPr>
                <w:rFonts w:ascii="Montserrat" w:cs="Montserrat" w:eastAsia="Montserrat" w:hAnsi="Montserrat"/>
              </w:rPr>
            </w:pPr>
            <w:r w:rsidDel="00000000" w:rsidR="00000000" w:rsidRPr="00000000">
              <w:rPr>
                <w:rFonts w:ascii="Montserrat" w:cs="Montserrat" w:eastAsia="Montserrat" w:hAnsi="Montserrat"/>
                <w:rtl w:val="0"/>
              </w:rPr>
              <w:t xml:space="preserve">Bổ sung nhiều loại cảm biến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rPr>
                <w:rFonts w:ascii="Montserrat" w:cs="Montserrat" w:eastAsia="Montserrat" w:hAnsi="Montserrat"/>
              </w:rPr>
            </w:pPr>
            <w:r w:rsidDel="00000000" w:rsidR="00000000" w:rsidRPr="00000000">
              <w:rPr>
                <w:rFonts w:ascii="Montserrat" w:cs="Montserrat" w:eastAsia="Montserrat" w:hAnsi="Montserrat"/>
                <w:rtl w:val="0"/>
              </w:rPr>
              <w:t xml:space="preserve">Không chỉ đo một đại lượng đơn lẻ</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rFonts w:ascii="Montserrat" w:cs="Montserrat" w:eastAsia="Montserrat" w:hAnsi="Montserrat"/>
              </w:rPr>
            </w:pPr>
            <w:r w:rsidDel="00000000" w:rsidR="00000000" w:rsidRPr="00000000">
              <w:rPr>
                <w:rFonts w:ascii="Montserrat" w:cs="Montserrat" w:eastAsia="Montserrat" w:hAnsi="Montserrat"/>
                <w:rtl w:val="0"/>
              </w:rPr>
              <w:t xml:space="preserve">Bổ sung buồng đo khí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rFonts w:ascii="Montserrat" w:cs="Montserrat" w:eastAsia="Montserrat" w:hAnsi="Montserrat"/>
              </w:rPr>
            </w:pPr>
            <w:r w:rsidDel="00000000" w:rsidR="00000000" w:rsidRPr="00000000">
              <w:rPr>
                <w:rFonts w:ascii="Montserrat" w:cs="Montserrat" w:eastAsia="Montserrat" w:hAnsi="Montserrat"/>
                <w:rtl w:val="0"/>
              </w:rPr>
              <w:t xml:space="preserve">Giúp luồng khí đi qua vùng cảm biến có kiểm soát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rFonts w:ascii="Montserrat" w:cs="Montserrat" w:eastAsia="Montserrat" w:hAnsi="Montserrat"/>
              </w:rPr>
            </w:pPr>
            <w:r w:rsidDel="00000000" w:rsidR="00000000" w:rsidRPr="00000000">
              <w:rPr>
                <w:rFonts w:ascii="Montserrat" w:cs="Montserrat" w:eastAsia="Montserrat" w:hAnsi="Montserrat"/>
                <w:rtl w:val="0"/>
              </w:rPr>
              <w:t xml:space="preserve">Bổ sung quạt hút chủ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rFonts w:ascii="Montserrat" w:cs="Montserrat" w:eastAsia="Montserrat" w:hAnsi="Montserrat"/>
              </w:rPr>
            </w:pPr>
            <w:r w:rsidDel="00000000" w:rsidR="00000000" w:rsidRPr="00000000">
              <w:rPr>
                <w:rFonts w:ascii="Montserrat" w:cs="Montserrat" w:eastAsia="Montserrat" w:hAnsi="Montserrat"/>
                <w:rtl w:val="0"/>
              </w:rPr>
              <w:t xml:space="preserve">Tạo dòng khí lấy mẫu thay vì phụ thuộc hoàn toàn vào không khí tĩnh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rFonts w:ascii="Montserrat" w:cs="Montserrat" w:eastAsia="Montserrat" w:hAnsi="Montserrat"/>
              </w:rPr>
            </w:pPr>
            <w:r w:rsidDel="00000000" w:rsidR="00000000" w:rsidRPr="00000000">
              <w:rPr>
                <w:rFonts w:ascii="Montserrat" w:cs="Montserrat" w:eastAsia="Montserrat" w:hAnsi="Montserrat"/>
                <w:rtl w:val="0"/>
              </w:rPr>
              <w:t xml:space="preserve">Bổ sung cảnh báo phần cứng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nhận biết trạng thái nhanh qua LED và buzzer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rFonts w:ascii="Montserrat" w:cs="Montserrat" w:eastAsia="Montserrat" w:hAnsi="Montserrat"/>
              </w:rPr>
            </w:pPr>
            <w:r w:rsidDel="00000000" w:rsidR="00000000" w:rsidRPr="00000000">
              <w:rPr>
                <w:rFonts w:ascii="Montserrat" w:cs="Montserrat" w:eastAsia="Montserrat" w:hAnsi="Montserrat"/>
                <w:rtl w:val="0"/>
              </w:rPr>
              <w:t xml:space="preserve">Bổ sung hiển thị tại chỗ</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quan sát được dữ liệu mà không cần mở Serial Monitor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rFonts w:ascii="Montserrat" w:cs="Montserrat" w:eastAsia="Montserrat" w:hAnsi="Montserrat"/>
              </w:rPr>
            </w:pPr>
            <w:r w:rsidDel="00000000" w:rsidR="00000000" w:rsidRPr="00000000">
              <w:rPr>
                <w:rFonts w:ascii="Montserrat" w:cs="Montserrat" w:eastAsia="Montserrat" w:hAnsi="Montserrat"/>
                <w:rtl w:val="0"/>
              </w:rPr>
              <w:t xml:space="preserve">Cải thiện khối nguồn và điều khiển tải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rFonts w:ascii="Montserrat" w:cs="Montserrat" w:eastAsia="Montserrat" w:hAnsi="Montserrat"/>
              </w:rPr>
            </w:pPr>
            <w:r w:rsidDel="00000000" w:rsidR="00000000" w:rsidRPr="00000000">
              <w:rPr>
                <w:rFonts w:ascii="Montserrat" w:cs="Montserrat" w:eastAsia="Montserrat" w:hAnsi="Montserrat"/>
                <w:rtl w:val="0"/>
              </w:rPr>
              <w:t xml:space="preserve">Tăng độ ổn định, tránh cấp tải trực tiếp từ GPIO ESP32</w:t>
            </w:r>
          </w:p>
        </w:tc>
      </w:tr>
    </w:tbl>
    <w:p w:rsidR="00000000" w:rsidDel="00000000" w:rsidP="00000000" w:rsidRDefault="00000000" w:rsidRPr="00000000" w14:paraId="00001400">
      <w:pPr>
        <w:rPr>
          <w:rFonts w:ascii="Montserrat" w:cs="Montserrat" w:eastAsia="Montserrat" w:hAnsi="Montserrat"/>
        </w:rPr>
      </w:pPr>
      <w:r w:rsidDel="00000000" w:rsidR="00000000" w:rsidRPr="00000000">
        <w:rPr>
          <w:rtl w:val="0"/>
        </w:rPr>
      </w:r>
    </w:p>
    <w:p w:rsidR="00000000" w:rsidDel="00000000" w:rsidP="00000000" w:rsidRDefault="00000000" w:rsidRPr="00000000" w14:paraId="00001401">
      <w:pPr>
        <w:spacing w:before="280" w:lineRule="auto"/>
        <w:rPr>
          <w:rFonts w:ascii="Montserrat" w:cs="Montserrat" w:eastAsia="Montserrat" w:hAnsi="Montserrat"/>
        </w:rPr>
      </w:pPr>
      <w:r w:rsidDel="00000000" w:rsidR="00000000" w:rsidRPr="00000000">
        <w:rPr>
          <w:rFonts w:ascii="Montserrat" w:cs="Montserrat" w:eastAsia="Montserrat" w:hAnsi="Montserrat"/>
          <w:rtl w:val="0"/>
        </w:rPr>
        <w:t xml:space="preserve">2. Xác định tài liệu đầu ra của tuần</w:t>
      </w:r>
    </w:p>
    <w:p w:rsidR="00000000" w:rsidDel="00000000" w:rsidP="00000000" w:rsidRDefault="00000000" w:rsidRPr="00000000" w14:paraId="0000140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Nhóm thống nhất từ Tuần 2 bắt đầu quản lý tài liệu theo cấu trúc project:</w:t>
      </w:r>
    </w:p>
    <w:p w:rsidR="00000000" w:rsidDel="00000000" w:rsidP="00000000" w:rsidRDefault="00000000" w:rsidRPr="00000000" w14:paraId="0000140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AirQualityMonitor/</w:t>
      </w:r>
    </w:p>
    <w:p w:rsidR="00000000" w:rsidDel="00000000" w:rsidP="00000000" w:rsidRDefault="00000000" w:rsidRPr="00000000" w14:paraId="0000140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docs/</w:t>
      </w:r>
    </w:p>
    <w:p w:rsidR="00000000" w:rsidDel="00000000" w:rsidP="00000000" w:rsidRDefault="00000000" w:rsidRPr="00000000" w14:paraId="0000140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 SRS.pdf</w:t>
      </w:r>
    </w:p>
    <w:p w:rsidR="00000000" w:rsidDel="00000000" w:rsidP="00000000" w:rsidRDefault="00000000" w:rsidRPr="00000000" w14:paraId="0000140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firmware/</w:t>
      </w:r>
    </w:p>
    <w:p w:rsidR="00000000" w:rsidDel="00000000" w:rsidP="00000000" w:rsidRDefault="00000000" w:rsidRPr="00000000" w14:paraId="0000140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hardware/</w:t>
      </w:r>
    </w:p>
    <w:p w:rsidR="00000000" w:rsidDel="00000000" w:rsidP="00000000" w:rsidRDefault="00000000" w:rsidRPr="00000000" w14:paraId="0000140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data/</w:t>
      </w:r>
    </w:p>
    <w:p w:rsidR="00000000" w:rsidDel="00000000" w:rsidP="00000000" w:rsidRDefault="00000000" w:rsidRPr="00000000" w14:paraId="0000140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media/</w:t>
      </w:r>
    </w:p>
    <w:p w:rsidR="00000000" w:rsidDel="00000000" w:rsidP="00000000" w:rsidRDefault="00000000" w:rsidRPr="00000000" w14:paraId="0000140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Trong đó, docs/SRS.pdf là tài liệu yêu cầu hệ thống, bao gồm:</w:t>
      </w:r>
    </w:p>
    <w:p w:rsidR="00000000" w:rsidDel="00000000" w:rsidP="00000000" w:rsidRDefault="00000000" w:rsidRPr="00000000" w14:paraId="0000140B">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140C">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Mô tả bài toán.</w:t>
      </w:r>
    </w:p>
    <w:p w:rsidR="00000000" w:rsidDel="00000000" w:rsidP="00000000" w:rsidRDefault="00000000" w:rsidRPr="00000000" w14:paraId="0000140D">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Người dùng mục tiêu.</w:t>
      </w:r>
    </w:p>
    <w:p w:rsidR="00000000" w:rsidDel="00000000" w:rsidP="00000000" w:rsidRDefault="00000000" w:rsidRPr="00000000" w14:paraId="0000140E">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Phạm vi hệ thống.</w:t>
      </w:r>
    </w:p>
    <w:p w:rsidR="00000000" w:rsidDel="00000000" w:rsidP="00000000" w:rsidRDefault="00000000" w:rsidRPr="00000000" w14:paraId="0000140F">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Yêu cầu chức năng.</w:t>
      </w:r>
    </w:p>
    <w:p w:rsidR="00000000" w:rsidDel="00000000" w:rsidP="00000000" w:rsidRDefault="00000000" w:rsidRPr="00000000" w14:paraId="00001410">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Yêu cầu phi chức năng.</w:t>
      </w:r>
    </w:p>
    <w:p w:rsidR="00000000" w:rsidDel="00000000" w:rsidP="00000000" w:rsidRDefault="00000000" w:rsidRPr="00000000" w14:paraId="00001411">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tiêu kỹ thuật sơ bộ.</w:t>
      </w:r>
    </w:p>
    <w:p w:rsidR="00000000" w:rsidDel="00000000" w:rsidP="00000000" w:rsidRDefault="00000000" w:rsidRPr="00000000" w14:paraId="00001412">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Tiêu chí đánh giá thành công.</w:t>
      </w:r>
    </w:p>
    <w:p w:rsidR="00000000" w:rsidDel="00000000" w:rsidP="00000000" w:rsidRDefault="00000000" w:rsidRPr="00000000" w14:paraId="00001413">
      <w:pPr>
        <w:spacing w:before="2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1414">
      <w:pPr>
        <w:spacing w:before="280" w:lineRule="auto"/>
        <w:rPr>
          <w:rFonts w:ascii="Montserrat" w:cs="Montserrat" w:eastAsia="Montserrat" w:hAnsi="Montserrat"/>
        </w:rPr>
      </w:pPr>
      <w:r w:rsidDel="00000000" w:rsidR="00000000" w:rsidRPr="00000000">
        <w:rPr>
          <w:rFonts w:ascii="Montserrat" w:cs="Montserrat" w:eastAsia="Montserrat" w:hAnsi="Montserrat"/>
          <w:rtl w:val="0"/>
        </w:rPr>
        <w:t xml:space="preserve">3. Phân tích nhu cầu người dùng</w:t>
      </w:r>
    </w:p>
    <w:tbl>
      <w:tblPr>
        <w:tblStyle w:val="Table16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6165784743152"/>
        <w:gridCol w:w="2790.84689976454"/>
        <w:gridCol w:w="3763.0483327847696"/>
        <w:tblGridChange w:id="0">
          <w:tblGrid>
            <w:gridCol w:w="2471.6165784743152"/>
            <w:gridCol w:w="2790.84689976454"/>
            <w:gridCol w:w="3763.0483327847696"/>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Nhóm người dùng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Nhu cầu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Cách chuyển thành yêu cầu hệ thống</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rPr>
                <w:rFonts w:ascii="Montserrat" w:cs="Montserrat" w:eastAsia="Montserrat" w:hAnsi="Montserrat"/>
              </w:rPr>
            </w:pPr>
            <w:r w:rsidDel="00000000" w:rsidR="00000000" w:rsidRPr="00000000">
              <w:rPr>
                <w:rFonts w:ascii="Montserrat" w:cs="Montserrat" w:eastAsia="Montserrat" w:hAnsi="Montserrat"/>
                <w:rtl w:val="0"/>
              </w:rPr>
              <w:t xml:space="preserve">Sinh viên thực hiện bài tập lớn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9">
            <w:pPr>
              <w:rPr>
                <w:rFonts w:ascii="Montserrat" w:cs="Montserrat" w:eastAsia="Montserrat" w:hAnsi="Montserrat"/>
              </w:rPr>
            </w:pPr>
            <w:r w:rsidDel="00000000" w:rsidR="00000000" w:rsidRPr="00000000">
              <w:rPr>
                <w:rFonts w:ascii="Montserrat" w:cs="Montserrat" w:eastAsia="Montserrat" w:hAnsi="Montserrat"/>
                <w:rtl w:val="0"/>
              </w:rPr>
              <w:t xml:space="preserve">Cần mô hình dễ lắp ráp, dễ kiểm thử, chi phí hợp lý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A">
            <w:pPr>
              <w:rPr>
                <w:rFonts w:ascii="Montserrat" w:cs="Montserrat" w:eastAsia="Montserrat" w:hAnsi="Montserrat"/>
              </w:rPr>
            </w:pPr>
            <w:r w:rsidDel="00000000" w:rsidR="00000000" w:rsidRPr="00000000">
              <w:rPr>
                <w:rFonts w:ascii="Montserrat" w:cs="Montserrat" w:eastAsia="Montserrat" w:hAnsi="Montserrat"/>
                <w:rtl w:val="0"/>
              </w:rPr>
              <w:t xml:space="preserve">Hệ thống dùng linh kiện phổ biến, có sơ đồ khối rõ ràng</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B">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trong phòng học/phòng trọ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C">
            <w:pPr>
              <w:rPr>
                <w:rFonts w:ascii="Montserrat" w:cs="Montserrat" w:eastAsia="Montserrat" w:hAnsi="Montserrat"/>
              </w:rPr>
            </w:pPr>
            <w:r w:rsidDel="00000000" w:rsidR="00000000" w:rsidRPr="00000000">
              <w:rPr>
                <w:rFonts w:ascii="Montserrat" w:cs="Montserrat" w:eastAsia="Montserrat" w:hAnsi="Montserrat"/>
                <w:rtl w:val="0"/>
              </w:rPr>
              <w:t xml:space="preserve">Cần biết chất lượng không khí trong không gian nhỏ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D">
            <w:pPr>
              <w:rPr>
                <w:rFonts w:ascii="Montserrat" w:cs="Montserrat" w:eastAsia="Montserrat" w:hAnsi="Montserrat"/>
              </w:rPr>
            </w:pPr>
            <w:r w:rsidDel="00000000" w:rsidR="00000000" w:rsidRPr="00000000">
              <w:rPr>
                <w:rFonts w:ascii="Montserrat" w:cs="Montserrat" w:eastAsia="Montserrat" w:hAnsi="Montserrat"/>
                <w:rtl w:val="0"/>
              </w:rPr>
              <w:t xml:space="preserve">Hệ thống cần đo bụi, khí tổng quát, nhiệt độ và độ ẩm</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E">
            <w:pPr>
              <w:rPr>
                <w:rFonts w:ascii="Montserrat" w:cs="Montserrat" w:eastAsia="Montserrat" w:hAnsi="Montserrat"/>
              </w:rPr>
            </w:pPr>
            <w:r w:rsidDel="00000000" w:rsidR="00000000" w:rsidRPr="00000000">
              <w:rPr>
                <w:rFonts w:ascii="Montserrat" w:cs="Montserrat" w:eastAsia="Montserrat" w:hAnsi="Montserrat"/>
                <w:rtl w:val="0"/>
              </w:rPr>
              <w:t xml:space="preserve">Người dùng không chuyên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F">
            <w:pPr>
              <w:rPr>
                <w:rFonts w:ascii="Montserrat" w:cs="Montserrat" w:eastAsia="Montserrat" w:hAnsi="Montserrat"/>
              </w:rPr>
            </w:pPr>
            <w:r w:rsidDel="00000000" w:rsidR="00000000" w:rsidRPr="00000000">
              <w:rPr>
                <w:rFonts w:ascii="Montserrat" w:cs="Montserrat" w:eastAsia="Montserrat" w:hAnsi="Montserrat"/>
                <w:rtl w:val="0"/>
              </w:rPr>
              <w:t xml:space="preserve">Cần biết trạng thái tốt/xấu, không cần đọc số phức tạp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0">
            <w:pPr>
              <w:rPr>
                <w:rFonts w:ascii="Montserrat" w:cs="Montserrat" w:eastAsia="Montserrat" w:hAnsi="Montserrat"/>
              </w:rPr>
            </w:pPr>
            <w:r w:rsidDel="00000000" w:rsidR="00000000" w:rsidRPr="00000000">
              <w:rPr>
                <w:rFonts w:ascii="Montserrat" w:cs="Montserrat" w:eastAsia="Montserrat" w:hAnsi="Montserrat"/>
                <w:rtl w:val="0"/>
              </w:rPr>
              <w:t xml:space="preserve">Hệ thống cần phân loại Tốt / Trung bình / Xấu</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1">
            <w:pPr>
              <w:rPr>
                <w:rFonts w:ascii="Montserrat" w:cs="Montserrat" w:eastAsia="Montserrat" w:hAnsi="Montserrat"/>
              </w:rPr>
            </w:pPr>
            <w:r w:rsidDel="00000000" w:rsidR="00000000" w:rsidRPr="00000000">
              <w:rPr>
                <w:rFonts w:ascii="Montserrat" w:cs="Montserrat" w:eastAsia="Montserrat" w:hAnsi="Montserrat"/>
                <w:rtl w:val="0"/>
              </w:rPr>
              <w:t xml:space="preserve">Giảng viên đánh giá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2">
            <w:pPr>
              <w:rPr>
                <w:rFonts w:ascii="Montserrat" w:cs="Montserrat" w:eastAsia="Montserrat" w:hAnsi="Montserrat"/>
              </w:rPr>
            </w:pPr>
            <w:r w:rsidDel="00000000" w:rsidR="00000000" w:rsidRPr="00000000">
              <w:rPr>
                <w:rFonts w:ascii="Montserrat" w:cs="Montserrat" w:eastAsia="Montserrat" w:hAnsi="Montserrat"/>
                <w:rtl w:val="0"/>
              </w:rPr>
              <w:t xml:space="preserve">Cần thấy quy trình thiết kế và tính nâng cấp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3">
            <w:pPr>
              <w:rPr>
                <w:rFonts w:ascii="Montserrat" w:cs="Montserrat" w:eastAsia="Montserrat" w:hAnsi="Montserrat"/>
              </w:rPr>
            </w:pPr>
            <w:r w:rsidDel="00000000" w:rsidR="00000000" w:rsidRPr="00000000">
              <w:rPr>
                <w:rFonts w:ascii="Montserrat" w:cs="Montserrat" w:eastAsia="Montserrat" w:hAnsi="Montserrat"/>
                <w:rtl w:val="0"/>
              </w:rPr>
              <w:t xml:space="preserve">Hệ thống cần có yêu cầu, chỉ tiêu kỹ thuật, sơ đồ khối, lựa chọn linh kiện có lý do</w:t>
            </w:r>
          </w:p>
        </w:tc>
      </w:tr>
    </w:tbl>
    <w:p w:rsidR="00000000" w:rsidDel="00000000" w:rsidP="00000000" w:rsidRDefault="00000000" w:rsidRPr="00000000" w14:paraId="000014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Từ bảng phân tích trên, nhóm xác định hệ thống cần ưu tiên tính dễ sử dụng, dễ quan sát, chi phí thấp, có khả năng cảnh báo và thể hiện được cải tiến phần cứng.</w:t>
      </w:r>
    </w:p>
    <w:p w:rsidR="00000000" w:rsidDel="00000000" w:rsidP="00000000" w:rsidRDefault="00000000" w:rsidRPr="00000000" w14:paraId="000014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1426">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3. YÊU CẦU CHỨC NĂNG</w:t>
      </w:r>
    </w:p>
    <w:p w:rsidR="00000000" w:rsidDel="00000000" w:rsidP="00000000" w:rsidRDefault="00000000" w:rsidRPr="00000000" w14:paraId="00001427">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1428">
      <w:pPr>
        <w:spacing w:after="240" w:before="240" w:lineRule="auto"/>
        <w:rPr>
          <w:rFonts w:ascii="Montserrat" w:cs="Montserrat" w:eastAsia="Montserrat" w:hAnsi="Montserrat"/>
        </w:rPr>
      </w:pPr>
      <w:r w:rsidDel="00000000" w:rsidR="00000000" w:rsidRPr="00000000">
        <w:rPr>
          <w:rtl w:val="0"/>
        </w:rPr>
      </w:r>
    </w:p>
    <w:tbl>
      <w:tblPr>
        <w:tblStyle w:val="Table16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765"/>
        <w:gridCol w:w="3875"/>
        <w:tblGridChange w:id="0">
          <w:tblGrid>
            <w:gridCol w:w="2120"/>
            <w:gridCol w:w="2765"/>
            <w:gridCol w:w="387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Mã yêu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khí ô nhiễm tổng quát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cảm biến MQ135 để đọc giá trị khí tổng quát trong không khí.</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bụi tương đối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cảm biến bụi để đánh giá mức bụi trong môi trường ở mức tham khảo.</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Đo nhiệt độ và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DHT22 để đo nhiệt độ và độ ẩm trong khu vực đo.</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 dữ liệu tại chỗ</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hiển thị giá trị đo và trạng thái không khí trên màn hình OLED hoặc LCD.</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Cảnh báo bằng LED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sử dụng LED để biểu diễn trạng thái không khí: tốt, trung bình, xấu.</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Cảnh báo bằng 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Khi giá trị đo vượt ngưỡng nguy hiểm, hệ thống kích hoạt buzzer để cảnh báo.</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Lấy mẫu khí chủ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có buồng đo khí và quạt hút để hỗ trợ luồng khí đi qua cảm biến ổn định hơn.</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Xử lý dữ liệu đo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ESP32 đọc dữ liệu cảm biến, lấy trung bình nhiều mẫu và phân loại trạng thái.</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dữ liệu phục vụ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có thể xuất dữ liệu qua Serial để lưu vào file trong thư mục data/raw/.</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Mở rộng giao diện theo dõi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Ở giai đoạn sau, hệ thống có thể bổ sung dashboard hoặc giao diện web để quan sát dữ liệu.</w:t>
            </w:r>
          </w:p>
        </w:tc>
      </w:tr>
    </w:tbl>
    <w:p w:rsidR="00000000" w:rsidDel="00000000" w:rsidP="00000000" w:rsidRDefault="00000000" w:rsidRPr="00000000" w14:paraId="000014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Ghi chú: Trong buổi thảo luận, nhóm thống nhất F10 có thể xem là chức năng ở mức hệ thống, nhưng khi đánh giá trải nghiệm sử dụng thì phần hiển thị cũng được xếp vào nhóm yêu cầu phi chức năng/giao diện. Vì vậy trong báo cáo, nhóm sẽ trình bày rõ: hiển thị là chức năng đầu ra của hệ thống, đồng thời có yêu cầu phi chức năng về tính dễ quan sát.</w:t>
      </w:r>
    </w:p>
    <w:p w:rsidR="00000000" w:rsidDel="00000000" w:rsidP="00000000" w:rsidRDefault="00000000" w:rsidRPr="00000000" w14:paraId="000014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144C">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4. YÊU CẦU PHI CHỨC NĂNG</w:t>
      </w:r>
    </w:p>
    <w:p w:rsidR="00000000" w:rsidDel="00000000" w:rsidP="00000000" w:rsidRDefault="00000000" w:rsidRPr="00000000" w14:paraId="000014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Yêu cầu phi chức năng mô tả hệ thống cần hoạt động như thế nào, không chỉ là làm được việc gì.</w:t>
      </w:r>
    </w:p>
    <w:p w:rsidR="00000000" w:rsidDel="00000000" w:rsidP="00000000" w:rsidRDefault="00000000" w:rsidRPr="00000000" w14:paraId="0000144E">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144F">
      <w:pPr>
        <w:spacing w:after="240" w:before="240" w:lineRule="auto"/>
        <w:rPr>
          <w:rFonts w:ascii="Montserrat" w:cs="Montserrat" w:eastAsia="Montserrat" w:hAnsi="Montserrat"/>
        </w:rPr>
      </w:pPr>
      <w:r w:rsidDel="00000000" w:rsidR="00000000" w:rsidRPr="00000000">
        <w:rPr>
          <w:rtl w:val="0"/>
        </w:rPr>
      </w:r>
    </w:p>
    <w:tbl>
      <w:tblPr>
        <w:tblStyle w:val="Table164"/>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270"/>
        <w:gridCol w:w="3590"/>
        <w:tblGridChange w:id="0">
          <w:tblGrid>
            <w:gridCol w:w="1370"/>
            <w:gridCol w:w="2270"/>
            <w:gridCol w:w="3590"/>
          </w:tblGrid>
        </w:tblGridChange>
      </w:tblGrid>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Mã yêu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Yêu cầu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Chi phí hợp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Linh kiện cần phổ biến, dễ mua, phù hợp với phạm vi bài tập lớn.</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Dễ lắp ráp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Mạch và dây nối cần đủ rõ ràng để nhóm có thể kiểm thử từng module.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Dễ bảo trì</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Các khối cảm biến, hiển thị, cảnh báo và nguồn nên tách rõ để dễ kiểm tra lỗi.</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Hoạt động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cần chạy ổn định trong thời gian thử nghiệm tối thiểu vài giờ.</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 toàn điện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Không cấp trực tiếp tải như quạt hoặc buzzer công suất lớn từ chân GPIO ESP32.</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Dữ liệu dễ quan sát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quả đo cần được hiển thị rõ ràng, có trạng thái dễ hiểu cho người dùng không chuyên.</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khả năng 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Cấu trúc project cần cho phép bổ sung firmware, dashboard, dữ liệu và tài liệu kiểm thử.</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NFR-08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Có tài liệu đi kèm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giai đoạn cần có tài liệu tương ứng trong thư mục docs/ hoặc hardware/.</w:t>
            </w:r>
          </w:p>
        </w:tc>
      </w:tr>
    </w:tbl>
    <w:p w:rsidR="00000000" w:rsidDel="00000000" w:rsidP="00000000" w:rsidRDefault="00000000" w:rsidRPr="00000000" w14:paraId="0000146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146C">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5. CHỈ TIÊU KỸ THUẬT SƠ BỘ</w:t>
      </w:r>
    </w:p>
    <w:tbl>
      <w:tblPr>
        <w:tblStyle w:val="Table16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6454667443102"/>
        <w:gridCol w:w="3661.4750487378797"/>
        <w:gridCol w:w="3545.391295541435"/>
        <w:tblGridChange w:id="0">
          <w:tblGrid>
            <w:gridCol w:w="1818.6454667443102"/>
            <w:gridCol w:w="3661.4750487378797"/>
            <w:gridCol w:w="3545.391295541435"/>
          </w:tblGrid>
        </w:tblGridChange>
      </w:tblGrid>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D">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E">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Chỉ tiêu dự kiến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6F">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0">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1">
            <w:pPr>
              <w:rPr>
                <w:rFonts w:ascii="Montserrat" w:cs="Montserrat" w:eastAsia="Montserrat" w:hAnsi="Montserrat"/>
              </w:rPr>
            </w:pPr>
            <w:r w:rsidDel="00000000" w:rsidR="00000000" w:rsidRPr="00000000">
              <w:rPr>
                <w:rFonts w:ascii="Montserrat" w:cs="Montserrat" w:eastAsia="Montserrat" w:hAnsi="Montserrat"/>
                <w:rtl w:val="0"/>
              </w:rPr>
              <w:t xml:space="preserve">ESP32 DevKit V1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2">
            <w:pPr>
              <w:rPr>
                <w:rFonts w:ascii="Montserrat" w:cs="Montserrat" w:eastAsia="Montserrat" w:hAnsi="Montserrat"/>
              </w:rPr>
            </w:pPr>
            <w:r w:rsidDel="00000000" w:rsidR="00000000" w:rsidRPr="00000000">
              <w:rPr>
                <w:rFonts w:ascii="Montserrat" w:cs="Montserrat" w:eastAsia="Montserrat" w:hAnsi="Montserrat"/>
                <w:rtl w:val="0"/>
              </w:rPr>
              <w:t xml:space="preserve">Vi điều khiển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3">
            <w:pPr>
              <w:rPr>
                <w:rFonts w:ascii="Montserrat" w:cs="Montserrat" w:eastAsia="Montserrat" w:hAnsi="Montserrat"/>
              </w:rPr>
            </w:pPr>
            <w:r w:rsidDel="00000000" w:rsidR="00000000" w:rsidRPr="00000000">
              <w:rPr>
                <w:rFonts w:ascii="Montserrat" w:cs="Montserrat" w:eastAsia="Montserrat" w:hAnsi="Montserrat"/>
                <w:rtl w:val="0"/>
              </w:rPr>
              <w:t xml:space="preserve">Nguồn cấp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4">
            <w:pPr>
              <w:rPr>
                <w:rFonts w:ascii="Montserrat" w:cs="Montserrat" w:eastAsia="Montserrat" w:hAnsi="Montserrat"/>
              </w:rPr>
            </w:pPr>
            <w:r w:rsidDel="00000000" w:rsidR="00000000" w:rsidRPr="00000000">
              <w:rPr>
                <w:rFonts w:ascii="Montserrat" w:cs="Montserrat" w:eastAsia="Montserrat" w:hAnsi="Montserrat"/>
                <w:rtl w:val="0"/>
              </w:rPr>
              <w:t xml:space="preserve">5VDC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5">
            <w:pPr>
              <w:rPr>
                <w:rFonts w:ascii="Montserrat" w:cs="Montserrat" w:eastAsia="Montserrat" w:hAnsi="Montserrat"/>
              </w:rPr>
            </w:pPr>
            <w:r w:rsidDel="00000000" w:rsidR="00000000" w:rsidRPr="00000000">
              <w:rPr>
                <w:rFonts w:ascii="Montserrat" w:cs="Montserrat" w:eastAsia="Montserrat" w:hAnsi="Montserrat"/>
                <w:rtl w:val="0"/>
              </w:rPr>
              <w:t xml:space="preserve">Nguồn cấp chính</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6">
            <w:pPr>
              <w:rPr>
                <w:rFonts w:ascii="Montserrat" w:cs="Montserrat" w:eastAsia="Montserrat" w:hAnsi="Montserrat"/>
              </w:rPr>
            </w:pPr>
            <w:r w:rsidDel="00000000" w:rsidR="00000000" w:rsidRPr="00000000">
              <w:rPr>
                <w:rFonts w:ascii="Montserrat" w:cs="Montserrat" w:eastAsia="Montserrat" w:hAnsi="Montserrat"/>
                <w:rtl w:val="0"/>
              </w:rPr>
              <w:t xml:space="preserve">Điện áp logic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7">
            <w:pPr>
              <w:rPr>
                <w:rFonts w:ascii="Montserrat" w:cs="Montserrat" w:eastAsia="Montserrat" w:hAnsi="Montserrat"/>
              </w:rPr>
            </w:pPr>
            <w:r w:rsidDel="00000000" w:rsidR="00000000" w:rsidRPr="00000000">
              <w:rPr>
                <w:rFonts w:ascii="Montserrat" w:cs="Montserrat" w:eastAsia="Montserrat" w:hAnsi="Montserrat"/>
                <w:rtl w:val="0"/>
              </w:rPr>
              <w:t xml:space="preserve">3.3V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8">
            <w:pPr>
              <w:rPr>
                <w:rFonts w:ascii="Montserrat" w:cs="Montserrat" w:eastAsia="Montserrat" w:hAnsi="Montserrat"/>
              </w:rPr>
            </w:pPr>
            <w:r w:rsidDel="00000000" w:rsidR="00000000" w:rsidRPr="00000000">
              <w:rPr>
                <w:rFonts w:ascii="Montserrat" w:cs="Montserrat" w:eastAsia="Montserrat" w:hAnsi="Montserrat"/>
                <w:rtl w:val="0"/>
              </w:rPr>
              <w:t xml:space="preserve">Điện áp logic</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9">
            <w:pPr>
              <w:rPr>
                <w:rFonts w:ascii="Montserrat" w:cs="Montserrat" w:eastAsia="Montserrat" w:hAnsi="Montserrat"/>
              </w:rPr>
            </w:pPr>
            <w:r w:rsidDel="00000000" w:rsidR="00000000" w:rsidRPr="00000000">
              <w:rPr>
                <w:rFonts w:ascii="Montserrat" w:cs="Montserrat" w:eastAsia="Montserrat" w:hAnsi="Montserrat"/>
                <w:rtl w:val="0"/>
              </w:rPr>
              <w:t xml:space="preserve">Cảm biến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A">
            <w:pPr>
              <w:rPr>
                <w:rFonts w:ascii="Montserrat" w:cs="Montserrat" w:eastAsia="Montserrat" w:hAnsi="Montserrat"/>
              </w:rPr>
            </w:pPr>
            <w:r w:rsidDel="00000000" w:rsidR="00000000" w:rsidRPr="00000000">
              <w:rPr>
                <w:rFonts w:ascii="Montserrat" w:cs="Montserrat" w:eastAsia="Montserrat" w:hAnsi="Montserrat"/>
                <w:rtl w:val="0"/>
              </w:rPr>
              <w:t xml:space="preserve">MQ135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B">
            <w:pPr>
              <w:rPr>
                <w:rFonts w:ascii="Montserrat" w:cs="Montserrat" w:eastAsia="Montserrat" w:hAnsi="Montserrat"/>
              </w:rPr>
            </w:pPr>
            <w:r w:rsidDel="00000000" w:rsidR="00000000" w:rsidRPr="00000000">
              <w:rPr>
                <w:rFonts w:ascii="Montserrat" w:cs="Montserrat" w:eastAsia="Montserrat" w:hAnsi="Montserrat"/>
                <w:rtl w:val="0"/>
              </w:rPr>
              <w:t xml:space="preserve">Cảm biến khí</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C">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D">
            <w:pPr>
              <w:rPr>
                <w:rFonts w:ascii="Montserrat" w:cs="Montserrat" w:eastAsia="Montserrat" w:hAnsi="Montserrat"/>
              </w:rPr>
            </w:pPr>
            <w:r w:rsidDel="00000000" w:rsidR="00000000" w:rsidRPr="00000000">
              <w:rPr>
                <w:rFonts w:ascii="Montserrat" w:cs="Montserrat" w:eastAsia="Montserrat" w:hAnsi="Montserrat"/>
                <w:rtl w:val="0"/>
              </w:rPr>
              <w:t xml:space="preserve">GP2Y1010AU0F hoặc cảm biến bụi tương đương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E">
            <w:pPr>
              <w:rPr>
                <w:rFonts w:ascii="Montserrat" w:cs="Montserrat" w:eastAsia="Montserrat" w:hAnsi="Montserrat"/>
              </w:rPr>
            </w:pPr>
            <w:r w:rsidDel="00000000" w:rsidR="00000000" w:rsidRPr="00000000">
              <w:rPr>
                <w:rFonts w:ascii="Montserrat" w:cs="Montserrat" w:eastAsia="Montserrat" w:hAnsi="Montserrat"/>
                <w:rtl w:val="0"/>
              </w:rPr>
              <w:t xml:space="preserve">Cảm biến bụi</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7F">
            <w:pPr>
              <w:rPr>
                <w:rFonts w:ascii="Montserrat" w:cs="Montserrat" w:eastAsia="Montserrat" w:hAnsi="Montserrat"/>
              </w:rPr>
            </w:pPr>
            <w:r w:rsidDel="00000000" w:rsidR="00000000" w:rsidRPr="00000000">
              <w:rPr>
                <w:rFonts w:ascii="Montserrat" w:cs="Montserrat" w:eastAsia="Montserrat" w:hAnsi="Montserrat"/>
                <w:rtl w:val="0"/>
              </w:rPr>
              <w:t xml:space="preserve">Cảm biến nhiệt độ - độ 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0">
            <w:pPr>
              <w:rPr>
                <w:rFonts w:ascii="Montserrat" w:cs="Montserrat" w:eastAsia="Montserrat" w:hAnsi="Montserrat"/>
              </w:rPr>
            </w:pPr>
            <w:r w:rsidDel="00000000" w:rsidR="00000000" w:rsidRPr="00000000">
              <w:rPr>
                <w:rFonts w:ascii="Montserrat" w:cs="Montserrat" w:eastAsia="Montserrat" w:hAnsi="Montserrat"/>
                <w:rtl w:val="0"/>
              </w:rPr>
              <w:t xml:space="preserve">DHT22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1">
            <w:pPr>
              <w:rPr>
                <w:rFonts w:ascii="Montserrat" w:cs="Montserrat" w:eastAsia="Montserrat" w:hAnsi="Montserrat"/>
              </w:rPr>
            </w:pPr>
            <w:r w:rsidDel="00000000" w:rsidR="00000000" w:rsidRPr="00000000">
              <w:rPr>
                <w:rFonts w:ascii="Montserrat" w:cs="Montserrat" w:eastAsia="Montserrat" w:hAnsi="Montserrat"/>
                <w:rtl w:val="0"/>
              </w:rPr>
              <w:t xml:space="preserve">Cảm biến nhiệt độ - độ ẩm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2">
            <w:pPr>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3">
            <w:pPr>
              <w:rPr>
                <w:rFonts w:ascii="Montserrat" w:cs="Montserrat" w:eastAsia="Montserrat" w:hAnsi="Montserrat"/>
              </w:rPr>
            </w:pPr>
            <w:r w:rsidDel="00000000" w:rsidR="00000000" w:rsidRPr="00000000">
              <w:rPr>
                <w:rFonts w:ascii="Montserrat" w:cs="Montserrat" w:eastAsia="Montserrat" w:hAnsi="Montserrat"/>
                <w:rtl w:val="0"/>
              </w:rPr>
              <w:t xml:space="preserve">OLED SSD1306 hoặc LCD I2C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4">
            <w:pPr>
              <w:rPr>
                <w:rFonts w:ascii="Montserrat" w:cs="Montserrat" w:eastAsia="Montserrat" w:hAnsi="Montserrat"/>
              </w:rPr>
            </w:pPr>
            <w:r w:rsidDel="00000000" w:rsidR="00000000" w:rsidRPr="00000000">
              <w:rPr>
                <w:rFonts w:ascii="Montserrat" w:cs="Montserrat" w:eastAsia="Montserrat" w:hAnsi="Montserrat"/>
                <w:rtl w:val="0"/>
              </w:rPr>
              <w:t xml:space="preserve">Hiển thị</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5">
            <w:pPr>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6">
            <w:pPr>
              <w:rPr>
                <w:rFonts w:ascii="Montserrat" w:cs="Montserrat" w:eastAsia="Montserrat" w:hAnsi="Montserrat"/>
              </w:rPr>
            </w:pPr>
            <w:r w:rsidDel="00000000" w:rsidR="00000000" w:rsidRPr="00000000">
              <w:rPr>
                <w:rFonts w:ascii="Montserrat" w:cs="Montserrat" w:eastAsia="Montserrat" w:hAnsi="Montserrat"/>
                <w:rtl w:val="0"/>
              </w:rPr>
              <w:t xml:space="preserve">LED và 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7">
            <w:pPr>
              <w:rPr>
                <w:rFonts w:ascii="Montserrat" w:cs="Montserrat" w:eastAsia="Montserrat" w:hAnsi="Montserrat"/>
              </w:rPr>
            </w:pPr>
            <w:r w:rsidDel="00000000" w:rsidR="00000000" w:rsidRPr="00000000">
              <w:rPr>
                <w:rFonts w:ascii="Montserrat" w:cs="Montserrat" w:eastAsia="Montserrat" w:hAnsi="Montserrat"/>
                <w:rtl w:val="0"/>
              </w:rPr>
              <w:t xml:space="preserve">Cảnh báo</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8">
            <w:pPr>
              <w:rPr>
                <w:rFonts w:ascii="Montserrat" w:cs="Montserrat" w:eastAsia="Montserrat" w:hAnsi="Montserrat"/>
              </w:rPr>
            </w:pPr>
            <w:r w:rsidDel="00000000" w:rsidR="00000000" w:rsidRPr="00000000">
              <w:rPr>
                <w:rFonts w:ascii="Montserrat" w:cs="Montserrat" w:eastAsia="Montserrat" w:hAnsi="Montserrat"/>
                <w:rtl w:val="0"/>
              </w:rPr>
              <w:t xml:space="preserve">Lấy mẫu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9">
            <w:pPr>
              <w:rPr>
                <w:rFonts w:ascii="Montserrat" w:cs="Montserrat" w:eastAsia="Montserrat" w:hAnsi="Montserrat"/>
              </w:rPr>
            </w:pPr>
            <w:r w:rsidDel="00000000" w:rsidR="00000000" w:rsidRPr="00000000">
              <w:rPr>
                <w:rFonts w:ascii="Montserrat" w:cs="Montserrat" w:eastAsia="Montserrat" w:hAnsi="Montserrat"/>
                <w:rtl w:val="0"/>
              </w:rPr>
              <w:t xml:space="preserve">Buồng đo khí kết hợp quạt hút 5V</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A">
            <w:pPr>
              <w:rPr>
                <w:rFonts w:ascii="Montserrat" w:cs="Montserrat" w:eastAsia="Montserrat" w:hAnsi="Montserrat"/>
              </w:rPr>
            </w:pPr>
            <w:r w:rsidDel="00000000" w:rsidR="00000000" w:rsidRPr="00000000">
              <w:rPr>
                <w:rFonts w:ascii="Montserrat" w:cs="Montserrat" w:eastAsia="Montserrat" w:hAnsi="Montserrat"/>
                <w:rtl w:val="0"/>
              </w:rPr>
              <w:t xml:space="preserve">Lấy mẫu khí</w:t>
            </w:r>
          </w:p>
        </w:tc>
      </w:tr>
      <w:tr>
        <w:trPr>
          <w:cantSplit w:val="0"/>
          <w:trHeight w:val="5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B">
            <w:pPr>
              <w:rPr>
                <w:rFonts w:ascii="Montserrat" w:cs="Montserrat" w:eastAsia="Montserrat" w:hAnsi="Montserrat"/>
              </w:rPr>
            </w:pPr>
            <w:r w:rsidDel="00000000" w:rsidR="00000000" w:rsidRPr="00000000">
              <w:rPr>
                <w:rFonts w:ascii="Montserrat" w:cs="Montserrat" w:eastAsia="Montserrat" w:hAnsi="Montserrat"/>
                <w:rtl w:val="0"/>
              </w:rPr>
              <w:t xml:space="preserve">Chu kỳ đọc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C">
            <w:pPr>
              <w:rPr>
                <w:rFonts w:ascii="Montserrat" w:cs="Montserrat" w:eastAsia="Montserrat" w:hAnsi="Montserrat"/>
              </w:rPr>
            </w:pPr>
            <w:r w:rsidDel="00000000" w:rsidR="00000000" w:rsidRPr="00000000">
              <w:rPr>
                <w:rFonts w:ascii="Montserrat" w:cs="Montserrat" w:eastAsia="Montserrat" w:hAnsi="Montserrat"/>
                <w:rtl w:val="0"/>
              </w:rPr>
              <w:t xml:space="preserve">Khoảng 1-2 giây/lần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D">
            <w:pPr>
              <w:rPr>
                <w:rFonts w:ascii="Montserrat" w:cs="Montserrat" w:eastAsia="Montserrat" w:hAnsi="Montserrat"/>
              </w:rPr>
            </w:pPr>
            <w:r w:rsidDel="00000000" w:rsidR="00000000" w:rsidRPr="00000000">
              <w:rPr>
                <w:rFonts w:ascii="Montserrat" w:cs="Montserrat" w:eastAsia="Montserrat" w:hAnsi="Montserrat"/>
                <w:rtl w:val="0"/>
              </w:rPr>
              <w:t xml:space="preserve">Chu kỳ đọc cảm biến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E">
            <w:pPr>
              <w:rPr>
                <w:rFonts w:ascii="Montserrat" w:cs="Montserrat" w:eastAsia="Montserrat" w:hAnsi="Montserrat"/>
              </w:rPr>
            </w:pPr>
            <w:r w:rsidDel="00000000" w:rsidR="00000000" w:rsidRPr="00000000">
              <w:rPr>
                <w:rFonts w:ascii="Montserrat" w:cs="Montserrat" w:eastAsia="Montserrat" w:hAnsi="Montserrat"/>
                <w:rtl w:val="0"/>
              </w:rPr>
              <w:t xml:space="preserve">Giao tiếp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8F">
            <w:pPr>
              <w:rPr>
                <w:rFonts w:ascii="Montserrat" w:cs="Montserrat" w:eastAsia="Montserrat" w:hAnsi="Montserrat"/>
              </w:rPr>
            </w:pPr>
            <w:r w:rsidDel="00000000" w:rsidR="00000000" w:rsidRPr="00000000">
              <w:rPr>
                <w:rFonts w:ascii="Montserrat" w:cs="Montserrat" w:eastAsia="Montserrat" w:hAnsi="Montserrat"/>
                <w:rtl w:val="0"/>
              </w:rPr>
              <w:t xml:space="preserve">GPIO, ADC, I2C, Serial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0">
            <w:pPr>
              <w:rPr>
                <w:rFonts w:ascii="Montserrat" w:cs="Montserrat" w:eastAsia="Montserrat" w:hAnsi="Montserrat"/>
              </w:rPr>
            </w:pPr>
            <w:r w:rsidDel="00000000" w:rsidR="00000000" w:rsidRPr="00000000">
              <w:rPr>
                <w:rFonts w:ascii="Montserrat" w:cs="Montserrat" w:eastAsia="Montserrat" w:hAnsi="Montserrat"/>
                <w:rtl w:val="0"/>
              </w:rPr>
              <w:t xml:space="preserve">Giao tiếp</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1">
            <w:pPr>
              <w:rPr>
                <w:rFonts w:ascii="Montserrat" w:cs="Montserrat" w:eastAsia="Montserrat" w:hAnsi="Montserrat"/>
              </w:rPr>
            </w:pPr>
            <w:r w:rsidDel="00000000" w:rsidR="00000000" w:rsidRPr="00000000">
              <w:rPr>
                <w:rFonts w:ascii="Montserrat" w:cs="Montserrat" w:eastAsia="Montserrat" w:hAnsi="Montserrat"/>
                <w:rtl w:val="0"/>
              </w:rPr>
              <w:t xml:space="preserve">Dữ liệu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2">
            <w:pPr>
              <w:rPr>
                <w:rFonts w:ascii="Montserrat" w:cs="Montserrat" w:eastAsia="Montserrat" w:hAnsi="Montserrat"/>
              </w:rPr>
            </w:pPr>
            <w:r w:rsidDel="00000000" w:rsidR="00000000" w:rsidRPr="00000000">
              <w:rPr>
                <w:rFonts w:ascii="Montserrat" w:cs="Montserrat" w:eastAsia="Montserrat" w:hAnsi="Montserrat"/>
                <w:rtl w:val="0"/>
              </w:rPr>
              <w:t xml:space="preserve">Lưu dạng bảng trong data/raw/ và xử lý trong data/processed/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3">
            <w:pPr>
              <w:rPr>
                <w:rFonts w:ascii="Montserrat" w:cs="Montserrat" w:eastAsia="Montserrat" w:hAnsi="Montserrat"/>
              </w:rPr>
            </w:pPr>
            <w:r w:rsidDel="00000000" w:rsidR="00000000" w:rsidRPr="00000000">
              <w:rPr>
                <w:rFonts w:ascii="Montserrat" w:cs="Montserrat" w:eastAsia="Montserrat" w:hAnsi="Montserrat"/>
                <w:rtl w:val="0"/>
              </w:rPr>
              <w:t xml:space="preserve">Dữ liệu kiểm thử</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4">
            <w:pPr>
              <w:rPr>
                <w:rFonts w:ascii="Montserrat" w:cs="Montserrat" w:eastAsia="Montserrat" w:hAnsi="Montserrat"/>
              </w:rPr>
            </w:pPr>
            <w:r w:rsidDel="00000000" w:rsidR="00000000" w:rsidRPr="00000000">
              <w:rPr>
                <w:rFonts w:ascii="Montserrat" w:cs="Montserrat" w:eastAsia="Montserrat" w:hAnsi="Montserrat"/>
                <w:rtl w:val="0"/>
              </w:rPr>
              <w:t xml:space="preserve">Tài liệu 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5">
            <w:pPr>
              <w:rPr>
                <w:rFonts w:ascii="Montserrat" w:cs="Montserrat" w:eastAsia="Montserrat" w:hAnsi="Montserrat"/>
              </w:rPr>
            </w:pPr>
            <w:r w:rsidDel="00000000" w:rsidR="00000000" w:rsidRPr="00000000">
              <w:rPr>
                <w:rFonts w:ascii="Montserrat" w:cs="Montserrat" w:eastAsia="Montserrat" w:hAnsi="Montserrat"/>
                <w:rtl w:val="0"/>
              </w:rPr>
              <w:t xml:space="preserve">Lưu trong docs/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6">
            <w:pPr>
              <w:rPr>
                <w:rFonts w:ascii="Montserrat" w:cs="Montserrat" w:eastAsia="Montserrat" w:hAnsi="Montserrat"/>
              </w:rPr>
            </w:pPr>
            <w:r w:rsidDel="00000000" w:rsidR="00000000" w:rsidRPr="00000000">
              <w:rPr>
                <w:rFonts w:ascii="Montserrat" w:cs="Montserrat" w:eastAsia="Montserrat" w:hAnsi="Montserrat"/>
                <w:rtl w:val="0"/>
              </w:rPr>
              <w:t xml:space="preserve">Tài liệu hệ thống</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7">
            <w:pPr>
              <w:rPr>
                <w:rFonts w:ascii="Montserrat" w:cs="Montserrat" w:eastAsia="Montserrat" w:hAnsi="Montserrat"/>
              </w:rPr>
            </w:pPr>
            <w:r w:rsidDel="00000000" w:rsidR="00000000" w:rsidRPr="00000000">
              <w:rPr>
                <w:rFonts w:ascii="Montserrat" w:cs="Montserrat" w:eastAsia="Montserrat" w:hAnsi="Montserrat"/>
                <w:rtl w:val="0"/>
              </w:rPr>
              <w:t xml:space="preserve">Tài liệu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8">
            <w:pPr>
              <w:rPr>
                <w:rFonts w:ascii="Montserrat" w:cs="Montserrat" w:eastAsia="Montserrat" w:hAnsi="Montserrat"/>
              </w:rPr>
            </w:pPr>
            <w:r w:rsidDel="00000000" w:rsidR="00000000" w:rsidRPr="00000000">
              <w:rPr>
                <w:rFonts w:ascii="Montserrat" w:cs="Montserrat" w:eastAsia="Montserrat" w:hAnsi="Montserrat"/>
                <w:rtl w:val="0"/>
              </w:rPr>
              <w:t xml:space="preserve">Lưu trong hardware/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9">
            <w:pPr>
              <w:rPr>
                <w:rFonts w:ascii="Montserrat" w:cs="Montserrat" w:eastAsia="Montserrat" w:hAnsi="Montserrat"/>
              </w:rPr>
            </w:pPr>
            <w:r w:rsidDel="00000000" w:rsidR="00000000" w:rsidRPr="00000000">
              <w:rPr>
                <w:rFonts w:ascii="Montserrat" w:cs="Montserrat" w:eastAsia="Montserrat" w:hAnsi="Montserrat"/>
                <w:rtl w:val="0"/>
              </w:rPr>
              <w:t xml:space="preserve">Tài liệu phần cứng</w:t>
            </w:r>
          </w:p>
        </w:tc>
      </w:tr>
    </w:tbl>
    <w:p w:rsidR="00000000" w:rsidDel="00000000" w:rsidP="00000000" w:rsidRDefault="00000000" w:rsidRPr="00000000" w14:paraId="0000149A">
      <w:pPr>
        <w:rPr>
          <w:rFonts w:ascii="Montserrat" w:cs="Montserrat" w:eastAsia="Montserrat" w:hAnsi="Montserrat"/>
        </w:rPr>
      </w:pPr>
      <w:r w:rsidDel="00000000" w:rsidR="00000000" w:rsidRPr="00000000">
        <w:rPr>
          <w:rFonts w:ascii="Montserrat" w:cs="Montserrat" w:eastAsia="Montserrat" w:hAnsi="Montserrat"/>
          <w:rtl w:val="0"/>
        </w:rPr>
        <w:t xml:space="preserve">6. TIÊU CHÍ ĐÁNH GIÁ</w:t>
      </w:r>
    </w:p>
    <w:p w:rsidR="00000000" w:rsidDel="00000000" w:rsidP="00000000" w:rsidRDefault="00000000" w:rsidRPr="00000000" w14:paraId="0000149B">
      <w:pPr>
        <w:rPr>
          <w:rFonts w:ascii="Montserrat" w:cs="Montserrat" w:eastAsia="Montserrat" w:hAnsi="Montserrat"/>
        </w:rPr>
      </w:pPr>
      <w:r w:rsidDel="00000000" w:rsidR="00000000" w:rsidRPr="00000000">
        <w:rPr>
          <w:rtl w:val="0"/>
        </w:rPr>
      </w:r>
    </w:p>
    <w:tbl>
      <w:tblPr>
        <w:tblStyle w:val="Table1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798754806812"/>
        <w:gridCol w:w="3756.257095770006"/>
        <w:gridCol w:w="4110.455960446805"/>
        <w:tblGridChange w:id="0">
          <w:tblGrid>
            <w:gridCol w:w="1158.798754806812"/>
            <w:gridCol w:w="3756.257095770006"/>
            <w:gridCol w:w="4110.45596044680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C">
            <w:pPr>
              <w:rPr>
                <w:rFonts w:ascii="Montserrat" w:cs="Montserrat" w:eastAsia="Montserrat" w:hAnsi="Montserrat"/>
              </w:rPr>
            </w:pPr>
            <w:r w:rsidDel="00000000" w:rsidR="00000000" w:rsidRPr="00000000">
              <w:rPr>
                <w:rFonts w:ascii="Montserrat" w:cs="Montserrat" w:eastAsia="Montserrat" w:hAnsi="Montserrat"/>
                <w:rtl w:val="0"/>
              </w:rPr>
              <w:t xml:space="preserve">Mã tiêu chí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D">
            <w:pPr>
              <w:rPr>
                <w:rFonts w:ascii="Montserrat" w:cs="Montserrat" w:eastAsia="Montserrat" w:hAnsi="Montserrat"/>
              </w:rPr>
            </w:pPr>
            <w:r w:rsidDel="00000000" w:rsidR="00000000" w:rsidRPr="00000000">
              <w:rPr>
                <w:rFonts w:ascii="Montserrat" w:cs="Montserrat" w:eastAsia="Montserrat" w:hAnsi="Montserrat"/>
                <w:rtl w:val="0"/>
              </w:rPr>
              <w:t xml:space="preserve">Nội dung đánh giá</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E">
            <w:pPr>
              <w:rPr>
                <w:rFonts w:ascii="Montserrat" w:cs="Montserrat" w:eastAsia="Montserrat" w:hAnsi="Montserrat"/>
              </w:rPr>
            </w:pPr>
            <w:r w:rsidDel="00000000" w:rsidR="00000000" w:rsidRPr="00000000">
              <w:rPr>
                <w:rFonts w:ascii="Montserrat" w:cs="Montserrat" w:eastAsia="Montserrat" w:hAnsi="Montserrat"/>
                <w:rtl w:val="0"/>
              </w:rPr>
              <w:t xml:space="preserve">Kết quả mong muốn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9F">
            <w:pPr>
              <w:rPr>
                <w:rFonts w:ascii="Montserrat" w:cs="Montserrat" w:eastAsia="Montserrat" w:hAnsi="Montserrat"/>
              </w:rPr>
            </w:pPr>
            <w:r w:rsidDel="00000000" w:rsidR="00000000" w:rsidRPr="00000000">
              <w:rPr>
                <w:rFonts w:ascii="Montserrat" w:cs="Montserrat" w:eastAsia="Montserrat" w:hAnsi="Montserrat"/>
                <w:rtl w:val="0"/>
              </w:rPr>
              <w:t xml:space="preserve">AC-01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0">
            <w:pPr>
              <w:rPr>
                <w:rFonts w:ascii="Montserrat" w:cs="Montserrat" w:eastAsia="Montserrat" w:hAnsi="Montserrat"/>
              </w:rPr>
            </w:pPr>
            <w:r w:rsidDel="00000000" w:rsidR="00000000" w:rsidRPr="00000000">
              <w:rPr>
                <w:rFonts w:ascii="Montserrat" w:cs="Montserrat" w:eastAsia="Montserrat" w:hAnsi="Montserrat"/>
                <w:rtl w:val="0"/>
              </w:rPr>
              <w:t xml:space="preserve">ESP32 đọc được dữ liệu từ các cảm biến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1">
            <w:pPr>
              <w:rPr>
                <w:rFonts w:ascii="Montserrat" w:cs="Montserrat" w:eastAsia="Montserrat" w:hAnsi="Montserrat"/>
              </w:rPr>
            </w:pPr>
            <w:r w:rsidDel="00000000" w:rsidR="00000000" w:rsidRPr="00000000">
              <w:rPr>
                <w:rFonts w:ascii="Montserrat" w:cs="Montserrat" w:eastAsia="Montserrat" w:hAnsi="Montserrat"/>
                <w:rtl w:val="0"/>
              </w:rPr>
              <w:t xml:space="preserve">Có giá trị hiển thị trên Serial/OLED</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2">
            <w:pPr>
              <w:rPr>
                <w:rFonts w:ascii="Montserrat" w:cs="Montserrat" w:eastAsia="Montserrat" w:hAnsi="Montserrat"/>
              </w:rPr>
            </w:pPr>
            <w:r w:rsidDel="00000000" w:rsidR="00000000" w:rsidRPr="00000000">
              <w:rPr>
                <w:rFonts w:ascii="Montserrat" w:cs="Montserrat" w:eastAsia="Montserrat" w:hAnsi="Montserrat"/>
                <w:rtl w:val="0"/>
              </w:rPr>
              <w:t xml:space="preserve">AC-02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3">
            <w:pPr>
              <w:rPr>
                <w:rFonts w:ascii="Montserrat" w:cs="Montserrat" w:eastAsia="Montserrat" w:hAnsi="Montserrat"/>
              </w:rPr>
            </w:pPr>
            <w:r w:rsidDel="00000000" w:rsidR="00000000" w:rsidRPr="00000000">
              <w:rPr>
                <w:rFonts w:ascii="Montserrat" w:cs="Montserrat" w:eastAsia="Montserrat" w:hAnsi="Montserrat"/>
                <w:rtl w:val="0"/>
              </w:rPr>
              <w:t xml:space="preserve">Hệ thống hiển thị trạng thái không khí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4">
            <w:pPr>
              <w:rPr>
                <w:rFonts w:ascii="Montserrat" w:cs="Montserrat" w:eastAsia="Montserrat" w:hAnsi="Montserrat"/>
              </w:rPr>
            </w:pPr>
            <w:r w:rsidDel="00000000" w:rsidR="00000000" w:rsidRPr="00000000">
              <w:rPr>
                <w:rFonts w:ascii="Montserrat" w:cs="Montserrat" w:eastAsia="Montserrat" w:hAnsi="Montserrat"/>
                <w:rtl w:val="0"/>
              </w:rPr>
              <w:t xml:space="preserve">Có phân loại tốt/trung bình/xấu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5">
            <w:pPr>
              <w:rPr>
                <w:rFonts w:ascii="Montserrat" w:cs="Montserrat" w:eastAsia="Montserrat" w:hAnsi="Montserrat"/>
              </w:rPr>
            </w:pPr>
            <w:r w:rsidDel="00000000" w:rsidR="00000000" w:rsidRPr="00000000">
              <w:rPr>
                <w:rFonts w:ascii="Montserrat" w:cs="Montserrat" w:eastAsia="Montserrat" w:hAnsi="Montserrat"/>
                <w:rtl w:val="0"/>
              </w:rPr>
              <w:t xml:space="preserve">AC-03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6">
            <w:pPr>
              <w:rPr>
                <w:rFonts w:ascii="Montserrat" w:cs="Montserrat" w:eastAsia="Montserrat" w:hAnsi="Montserrat"/>
              </w:rPr>
            </w:pPr>
            <w:r w:rsidDel="00000000" w:rsidR="00000000" w:rsidRPr="00000000">
              <w:rPr>
                <w:rFonts w:ascii="Montserrat" w:cs="Montserrat" w:eastAsia="Montserrat" w:hAnsi="Montserrat"/>
                <w:rtl w:val="0"/>
              </w:rPr>
              <w:t xml:space="preserve">LED và buzzer hoạt động theo ngưỡng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7">
            <w:pPr>
              <w:rPr>
                <w:rFonts w:ascii="Montserrat" w:cs="Montserrat" w:eastAsia="Montserrat" w:hAnsi="Montserrat"/>
              </w:rPr>
            </w:pPr>
            <w:r w:rsidDel="00000000" w:rsidR="00000000" w:rsidRPr="00000000">
              <w:rPr>
                <w:rFonts w:ascii="Montserrat" w:cs="Montserrat" w:eastAsia="Montserrat" w:hAnsi="Montserrat"/>
                <w:rtl w:val="0"/>
              </w:rPr>
              <w:t xml:space="preserve">Cảnh báo đúng khi vượt ngưỡng</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8">
            <w:pPr>
              <w:rPr>
                <w:rFonts w:ascii="Montserrat" w:cs="Montserrat" w:eastAsia="Montserrat" w:hAnsi="Montserrat"/>
              </w:rPr>
            </w:pPr>
            <w:r w:rsidDel="00000000" w:rsidR="00000000" w:rsidRPr="00000000">
              <w:rPr>
                <w:rFonts w:ascii="Montserrat" w:cs="Montserrat" w:eastAsia="Montserrat" w:hAnsi="Montserrat"/>
                <w:rtl w:val="0"/>
              </w:rPr>
              <w:t xml:space="preserve">AC-04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9">
            <w:pPr>
              <w:rPr>
                <w:rFonts w:ascii="Montserrat" w:cs="Montserrat" w:eastAsia="Montserrat" w:hAnsi="Montserrat"/>
              </w:rPr>
            </w:pPr>
            <w:r w:rsidDel="00000000" w:rsidR="00000000" w:rsidRPr="00000000">
              <w:rPr>
                <w:rFonts w:ascii="Montserrat" w:cs="Montserrat" w:eastAsia="Montserrat" w:hAnsi="Montserrat"/>
                <w:rtl w:val="0"/>
              </w:rPr>
              <w:t xml:space="preserve">Quạt hút hoạt động ổn định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A">
            <w:pPr>
              <w:rPr>
                <w:rFonts w:ascii="Montserrat" w:cs="Montserrat" w:eastAsia="Montserrat" w:hAnsi="Montserrat"/>
              </w:rPr>
            </w:pPr>
            <w:r w:rsidDel="00000000" w:rsidR="00000000" w:rsidRPr="00000000">
              <w:rPr>
                <w:rFonts w:ascii="Montserrat" w:cs="Montserrat" w:eastAsia="Montserrat" w:hAnsi="Montserrat"/>
                <w:rtl w:val="0"/>
              </w:rPr>
              <w:t xml:space="preserve">Không làm sụt nguồn ESP32</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B">
            <w:pPr>
              <w:rPr>
                <w:rFonts w:ascii="Montserrat" w:cs="Montserrat" w:eastAsia="Montserrat" w:hAnsi="Montserrat"/>
              </w:rPr>
            </w:pPr>
            <w:r w:rsidDel="00000000" w:rsidR="00000000" w:rsidRPr="00000000">
              <w:rPr>
                <w:rFonts w:ascii="Montserrat" w:cs="Montserrat" w:eastAsia="Montserrat" w:hAnsi="Montserrat"/>
                <w:rtl w:val="0"/>
              </w:rPr>
              <w:t xml:space="preserve">AC-05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C">
            <w:pPr>
              <w:rPr>
                <w:rFonts w:ascii="Montserrat" w:cs="Montserrat" w:eastAsia="Montserrat" w:hAnsi="Montserrat"/>
              </w:rPr>
            </w:pPr>
            <w:r w:rsidDel="00000000" w:rsidR="00000000" w:rsidRPr="00000000">
              <w:rPr>
                <w:rFonts w:ascii="Montserrat" w:cs="Montserrat" w:eastAsia="Montserrat" w:hAnsi="Montserrat"/>
                <w:rtl w:val="0"/>
              </w:rPr>
              <w:t xml:space="preserve">Dữ liệu đo được ghi nhận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D">
            <w:pPr>
              <w:rPr>
                <w:rFonts w:ascii="Montserrat" w:cs="Montserrat" w:eastAsia="Montserrat" w:hAnsi="Montserrat"/>
              </w:rPr>
            </w:pPr>
            <w:r w:rsidDel="00000000" w:rsidR="00000000" w:rsidRPr="00000000">
              <w:rPr>
                <w:rFonts w:ascii="Montserrat" w:cs="Montserrat" w:eastAsia="Montserrat" w:hAnsi="Montserrat"/>
                <w:rtl w:val="0"/>
              </w:rPr>
              <w:t xml:space="preserve">Có bảng dữ liệu trong data/raw/</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E">
            <w:pPr>
              <w:rPr>
                <w:rFonts w:ascii="Montserrat" w:cs="Montserrat" w:eastAsia="Montserrat" w:hAnsi="Montserrat"/>
              </w:rPr>
            </w:pPr>
            <w:r w:rsidDel="00000000" w:rsidR="00000000" w:rsidRPr="00000000">
              <w:rPr>
                <w:rFonts w:ascii="Montserrat" w:cs="Montserrat" w:eastAsia="Montserrat" w:hAnsi="Montserrat"/>
                <w:rtl w:val="0"/>
              </w:rPr>
              <w:t xml:space="preserve">AC-06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AF">
            <w:pPr>
              <w:rPr>
                <w:rFonts w:ascii="Montserrat" w:cs="Montserrat" w:eastAsia="Montserrat" w:hAnsi="Montserrat"/>
              </w:rPr>
            </w:pPr>
            <w:r w:rsidDel="00000000" w:rsidR="00000000" w:rsidRPr="00000000">
              <w:rPr>
                <w:rFonts w:ascii="Montserrat" w:cs="Montserrat" w:eastAsia="Montserrat" w:hAnsi="Montserrat"/>
                <w:rtl w:val="0"/>
              </w:rPr>
              <w:t xml:space="preserve">Có tài liệu thiết kế và kiểm thử</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B0">
            <w:pPr>
              <w:rPr>
                <w:rFonts w:ascii="Montserrat" w:cs="Montserrat" w:eastAsia="Montserrat" w:hAnsi="Montserrat"/>
              </w:rPr>
            </w:pPr>
            <w:r w:rsidDel="00000000" w:rsidR="00000000" w:rsidRPr="00000000">
              <w:rPr>
                <w:rFonts w:ascii="Montserrat" w:cs="Montserrat" w:eastAsia="Montserrat" w:hAnsi="Montserrat"/>
                <w:rtl w:val="0"/>
              </w:rPr>
              <w:t xml:space="preserve">Có SRS, architecture, test plan, validation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B1">
            <w:pPr>
              <w:rPr>
                <w:rFonts w:ascii="Montserrat" w:cs="Montserrat" w:eastAsia="Montserrat" w:hAnsi="Montserrat"/>
              </w:rPr>
            </w:pPr>
            <w:r w:rsidDel="00000000" w:rsidR="00000000" w:rsidRPr="00000000">
              <w:rPr>
                <w:rFonts w:ascii="Montserrat" w:cs="Montserrat" w:eastAsia="Montserrat" w:hAnsi="Montserrat"/>
                <w:rtl w:val="0"/>
              </w:rPr>
              <w:t xml:space="preserve">AC-07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B2">
            <w:pPr>
              <w:rPr>
                <w:rFonts w:ascii="Montserrat" w:cs="Montserrat" w:eastAsia="Montserrat" w:hAnsi="Montserrat"/>
              </w:rPr>
            </w:pPr>
            <w:r w:rsidDel="00000000" w:rsidR="00000000" w:rsidRPr="00000000">
              <w:rPr>
                <w:rFonts w:ascii="Montserrat" w:cs="Montserrat" w:eastAsia="Montserrat" w:hAnsi="Montserrat"/>
                <w:rtl w:val="0"/>
              </w:rPr>
              <w:t xml:space="preserve">Mô hình có khả năng demo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B3">
            <w:pPr>
              <w:rPr>
                <w:rFonts w:ascii="Montserrat" w:cs="Montserrat" w:eastAsia="Montserrat" w:hAnsi="Montserrat"/>
              </w:rPr>
            </w:pPr>
            <w:r w:rsidDel="00000000" w:rsidR="00000000" w:rsidRPr="00000000">
              <w:rPr>
                <w:rFonts w:ascii="Montserrat" w:cs="Montserrat" w:eastAsia="Montserrat" w:hAnsi="Montserrat"/>
                <w:rtl w:val="0"/>
              </w:rPr>
              <w:t xml:space="preserve">Thiết bị chạy được trong buổi báo cáo cuối kỳ</w:t>
            </w:r>
          </w:p>
        </w:tc>
      </w:tr>
    </w:tbl>
    <w:p w:rsidR="00000000" w:rsidDel="00000000" w:rsidP="00000000" w:rsidRDefault="00000000" w:rsidRPr="00000000" w14:paraId="000014B4">
      <w:pPr>
        <w:rPr>
          <w:rFonts w:ascii="Montserrat" w:cs="Montserrat" w:eastAsia="Montserrat" w:hAnsi="Montserrat"/>
        </w:rPr>
      </w:pPr>
      <w:r w:rsidDel="00000000" w:rsidR="00000000" w:rsidRPr="00000000">
        <w:rPr>
          <w:rtl w:val="0"/>
        </w:rPr>
      </w:r>
    </w:p>
    <w:p w:rsidR="00000000" w:rsidDel="00000000" w:rsidP="00000000" w:rsidRDefault="00000000" w:rsidRPr="00000000" w14:paraId="000014B5">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7. XÁC ĐỊNH PHẠM VI VÀ HƯỚNG PHÁT TRIỂN</w:t>
      </w:r>
    </w:p>
    <w:tbl>
      <w:tblPr>
        <w:tblStyle w:val="Table1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1.8259614654285"/>
        <w:gridCol w:w="2877.9097146618737"/>
        <w:gridCol w:w="3385.776134896322"/>
        <w:tblGridChange w:id="0">
          <w:tblGrid>
            <w:gridCol w:w="2761.8259614654285"/>
            <w:gridCol w:w="2877.9097146618737"/>
            <w:gridCol w:w="3385.776134896322"/>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Trạng thái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Lý do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rPr>
                <w:rFonts w:ascii="Montserrat" w:cs="Montserrat" w:eastAsia="Montserrat" w:hAnsi="Montserrat"/>
              </w:rPr>
            </w:pPr>
            <w:r w:rsidDel="00000000" w:rsidR="00000000" w:rsidRPr="00000000">
              <w:rPr>
                <w:rFonts w:ascii="Montserrat" w:cs="Montserrat" w:eastAsia="Montserrat" w:hAnsi="Montserrat"/>
                <w:rtl w:val="0"/>
              </w:rPr>
              <w:t xml:space="preserve">Đo bụi tương đối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rFonts w:ascii="Montserrat" w:cs="Montserrat" w:eastAsia="Montserrat" w:hAnsi="Montserrat"/>
              </w:rPr>
            </w:pPr>
            <w:r w:rsidDel="00000000" w:rsidR="00000000" w:rsidRPr="00000000">
              <w:rPr>
                <w:rFonts w:ascii="Montserrat" w:cs="Montserrat" w:eastAsia="Montserrat" w:hAnsi="Montserrat"/>
                <w:rtl w:val="0"/>
              </w:rPr>
              <w:t xml:space="preserve">Phù hợp đề tài chất lượng không khí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rFonts w:ascii="Montserrat" w:cs="Montserrat" w:eastAsia="Montserrat" w:hAnsi="Montserrat"/>
              </w:rPr>
            </w:pPr>
            <w:r w:rsidDel="00000000" w:rsidR="00000000" w:rsidRPr="00000000">
              <w:rPr>
                <w:rFonts w:ascii="Montserrat" w:cs="Montserrat" w:eastAsia="Montserrat" w:hAnsi="Montserrat"/>
                <w:rtl w:val="0"/>
              </w:rPr>
              <w:t xml:space="preserve">Đo khí tổng quát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rPr>
                <w:rFonts w:ascii="Montserrat" w:cs="Montserrat" w:eastAsia="Montserrat" w:hAnsi="Montserrat"/>
              </w:rPr>
            </w:pPr>
            <w:r w:rsidDel="00000000" w:rsidR="00000000" w:rsidRPr="00000000">
              <w:rPr>
                <w:rFonts w:ascii="Montserrat" w:cs="Montserrat" w:eastAsia="Montserrat" w:hAnsi="Montserrat"/>
                <w:rtl w:val="0"/>
              </w:rPr>
              <w:t xml:space="preserve">Có thể dùng cảm biến giá rẻ, dễ mua</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rPr>
                <w:rFonts w:ascii="Montserrat" w:cs="Montserrat" w:eastAsia="Montserrat" w:hAnsi="Montserrat"/>
              </w:rPr>
            </w:pPr>
            <w:r w:rsidDel="00000000" w:rsidR="00000000" w:rsidRPr="00000000">
              <w:rPr>
                <w:rFonts w:ascii="Montserrat" w:cs="Montserrat" w:eastAsia="Montserrat" w:hAnsi="Montserrat"/>
                <w:rtl w:val="0"/>
              </w:rPr>
              <w:t xml:space="preserve">Đo nhiệt độ, độ ẩm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rPr>
                <w:rFonts w:ascii="Montserrat" w:cs="Montserrat" w:eastAsia="Montserrat" w:hAnsi="Montserrat"/>
              </w:rPr>
            </w:pPr>
            <w:r w:rsidDel="00000000" w:rsidR="00000000" w:rsidRPr="00000000">
              <w:rPr>
                <w:rFonts w:ascii="Montserrat" w:cs="Montserrat" w:eastAsia="Montserrat" w:hAnsi="Montserrat"/>
                <w:rtl w:val="0"/>
              </w:rPr>
              <w:t xml:space="preserve">Là thông số môi trường cơ bản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2">
            <w:pPr>
              <w:rPr>
                <w:rFonts w:ascii="Montserrat" w:cs="Montserrat" w:eastAsia="Montserrat" w:hAnsi="Montserrat"/>
              </w:rPr>
            </w:pPr>
            <w:r w:rsidDel="00000000" w:rsidR="00000000" w:rsidRPr="00000000">
              <w:rPr>
                <w:rFonts w:ascii="Montserrat" w:cs="Montserrat" w:eastAsia="Montserrat" w:hAnsi="Montserrat"/>
                <w:rtl w:val="0"/>
              </w:rPr>
              <w:t xml:space="preserve">Hiển thị OLED/LCD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3">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4">
            <w:pPr>
              <w:rPr>
                <w:rFonts w:ascii="Montserrat" w:cs="Montserrat" w:eastAsia="Montserrat" w:hAnsi="Montserrat"/>
              </w:rPr>
            </w:pPr>
            <w:r w:rsidDel="00000000" w:rsidR="00000000" w:rsidRPr="00000000">
              <w:rPr>
                <w:rFonts w:ascii="Montserrat" w:cs="Montserrat" w:eastAsia="Montserrat" w:hAnsi="Montserrat"/>
                <w:rtl w:val="0"/>
              </w:rPr>
              <w:t xml:space="preserve">Cần cho demo và sử dụng tại chỗ</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5">
            <w:pPr>
              <w:rPr>
                <w:rFonts w:ascii="Montserrat" w:cs="Montserrat" w:eastAsia="Montserrat" w:hAnsi="Montserrat"/>
              </w:rPr>
            </w:pPr>
            <w:r w:rsidDel="00000000" w:rsidR="00000000" w:rsidRPr="00000000">
              <w:rPr>
                <w:rFonts w:ascii="Montserrat" w:cs="Montserrat" w:eastAsia="Montserrat" w:hAnsi="Montserrat"/>
                <w:rtl w:val="0"/>
              </w:rPr>
              <w:t xml:space="preserve">LED/buzzer cảnh báo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6">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7">
            <w:pPr>
              <w:rPr>
                <w:rFonts w:ascii="Montserrat" w:cs="Montserrat" w:eastAsia="Montserrat" w:hAnsi="Montserrat"/>
              </w:rPr>
            </w:pPr>
            <w:r w:rsidDel="00000000" w:rsidR="00000000" w:rsidRPr="00000000">
              <w:rPr>
                <w:rFonts w:ascii="Montserrat" w:cs="Montserrat" w:eastAsia="Montserrat" w:hAnsi="Montserrat"/>
                <w:rtl w:val="0"/>
              </w:rPr>
              <w:t xml:space="preserve">Thể hiện rõ phản hồi phần cứng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rPr>
                <w:rFonts w:ascii="Montserrat" w:cs="Montserrat" w:eastAsia="Montserrat" w:hAnsi="Montserrat"/>
              </w:rPr>
            </w:pPr>
            <w:r w:rsidDel="00000000" w:rsidR="00000000" w:rsidRPr="00000000">
              <w:rPr>
                <w:rFonts w:ascii="Montserrat" w:cs="Montserrat" w:eastAsia="Montserrat" w:hAnsi="Montserrat"/>
                <w:rtl w:val="0"/>
              </w:rPr>
              <w:t xml:space="preserve">Buồng đo và quạt hút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rPr>
                <w:rFonts w:ascii="Montserrat" w:cs="Montserrat" w:eastAsia="Montserrat" w:hAnsi="Montserrat"/>
              </w:rPr>
            </w:pPr>
            <w:r w:rsidDel="00000000" w:rsidR="00000000" w:rsidRPr="00000000">
              <w:rPr>
                <w:rFonts w:ascii="Montserrat" w:cs="Montserrat" w:eastAsia="Montserrat" w:hAnsi="Montserrat"/>
                <w:rtl w:val="0"/>
              </w:rPr>
              <w:t xml:space="preserve">Thực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rPr>
                <w:rFonts w:ascii="Montserrat" w:cs="Montserrat" w:eastAsia="Montserrat" w:hAnsi="Montserrat"/>
              </w:rPr>
            </w:pPr>
            <w:r w:rsidDel="00000000" w:rsidR="00000000" w:rsidRPr="00000000">
              <w:rPr>
                <w:rFonts w:ascii="Montserrat" w:cs="Montserrat" w:eastAsia="Montserrat" w:hAnsi="Montserrat"/>
                <w:rtl w:val="0"/>
              </w:rPr>
              <w:t xml:space="preserve">Là điểm nâng cấp phần cứng chính</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rPr>
                <w:rFonts w:ascii="Montserrat" w:cs="Montserrat" w:eastAsia="Montserrat" w:hAnsi="Montserrat"/>
              </w:rPr>
            </w:pPr>
            <w:r w:rsidDel="00000000" w:rsidR="00000000" w:rsidRPr="00000000">
              <w:rPr>
                <w:rFonts w:ascii="Montserrat" w:cs="Montserrat" w:eastAsia="Montserrat" w:hAnsi="Montserrat"/>
                <w:rtl w:val="0"/>
              </w:rPr>
              <w:t xml:space="preserve">Cloud/IoT dashboard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rPr>
                <w:rFonts w:ascii="Montserrat" w:cs="Montserrat" w:eastAsia="Montserrat" w:hAnsi="Montserrat"/>
              </w:rPr>
            </w:pPr>
            <w:r w:rsidDel="00000000" w:rsidR="00000000" w:rsidRPr="00000000">
              <w:rPr>
                <w:rFonts w:ascii="Montserrat" w:cs="Montserrat" w:eastAsia="Montserrat" w:hAnsi="Montserrat"/>
                <w:rtl w:val="0"/>
              </w:rPr>
              <w:t xml:space="preserve">Không phải trọng tâm phần cứng trong giai đoạn đầu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rPr>
                <w:rFonts w:ascii="Montserrat" w:cs="Montserrat" w:eastAsia="Montserrat" w:hAnsi="Montserrat"/>
              </w:rPr>
            </w:pPr>
            <w:r w:rsidDel="00000000" w:rsidR="00000000" w:rsidRPr="00000000">
              <w:rPr>
                <w:rFonts w:ascii="Montserrat" w:cs="Montserrat" w:eastAsia="Montserrat" w:hAnsi="Montserrat"/>
                <w:rtl w:val="0"/>
              </w:rPr>
              <w:t xml:space="preserve">SD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rPr>
                <w:rFonts w:ascii="Montserrat" w:cs="Montserrat" w:eastAsia="Montserrat" w:hAnsi="Montserrat"/>
              </w:rPr>
            </w:pPr>
            <w:r w:rsidDel="00000000" w:rsidR="00000000" w:rsidRPr="00000000">
              <w:rPr>
                <w:rFonts w:ascii="Montserrat" w:cs="Montserrat" w:eastAsia="Montserrat" w:hAnsi="Montserrat"/>
                <w:rtl w:val="0"/>
              </w:rPr>
              <w:t xml:space="preserve">Có ích nhưng dễ làm tăng độ phức tạp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rPr>
                <w:rFonts w:ascii="Montserrat" w:cs="Montserrat" w:eastAsia="Montserrat" w:hAnsi="Montserrat"/>
              </w:rPr>
            </w:pPr>
            <w:r w:rsidDel="00000000" w:rsidR="00000000" w:rsidRPr="00000000">
              <w:rPr>
                <w:rFonts w:ascii="Montserrat" w:cs="Montserrat" w:eastAsia="Montserrat" w:hAnsi="Montserrat"/>
                <w:rtl w:val="0"/>
              </w:rPr>
              <w:t xml:space="preserve">Pin sạc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rPr>
                <w:rFonts w:ascii="Montserrat" w:cs="Montserrat" w:eastAsia="Montserrat" w:hAnsi="Montserrat"/>
              </w:rPr>
            </w:pPr>
            <w:r w:rsidDel="00000000" w:rsidR="00000000" w:rsidRPr="00000000">
              <w:rPr>
                <w:rFonts w:ascii="Montserrat" w:cs="Montserrat" w:eastAsia="Montserrat" w:hAnsi="Montserrat"/>
                <w:rtl w:val="0"/>
              </w:rPr>
              <w:t xml:space="preserve">Cần thiết kế nguồn cẩn thận hơn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rPr>
                <w:rFonts w:ascii="Montserrat" w:cs="Montserrat" w:eastAsia="Montserrat" w:hAnsi="Montserrat"/>
              </w:rPr>
            </w:pPr>
            <w:r w:rsidDel="00000000" w:rsidR="00000000" w:rsidRPr="00000000">
              <w:rPr>
                <w:rFonts w:ascii="Montserrat" w:cs="Montserrat" w:eastAsia="Montserrat" w:hAnsi="Montserrat"/>
                <w:rtl w:val="0"/>
              </w:rPr>
              <w:t xml:space="preserve">Cảm biến CO2 chuyên dụng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6">
            <w:pPr>
              <w:rPr>
                <w:rFonts w:ascii="Montserrat" w:cs="Montserrat" w:eastAsia="Montserrat" w:hAnsi="Montserrat"/>
              </w:rPr>
            </w:pPr>
            <w:r w:rsidDel="00000000" w:rsidR="00000000" w:rsidRPr="00000000">
              <w:rPr>
                <w:rFonts w:ascii="Montserrat" w:cs="Montserrat" w:eastAsia="Montserrat" w:hAnsi="Montserrat"/>
                <w:rtl w:val="0"/>
              </w:rPr>
              <w:t xml:space="preserve">Chi phí cao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7">
            <w:pPr>
              <w:rPr>
                <w:rFonts w:ascii="Montserrat" w:cs="Montserrat" w:eastAsia="Montserrat" w:hAnsi="Montserrat"/>
              </w:rPr>
            </w:pPr>
            <w:r w:rsidDel="00000000" w:rsidR="00000000" w:rsidRPr="00000000">
              <w:rPr>
                <w:rFonts w:ascii="Montserrat" w:cs="Montserrat" w:eastAsia="Montserrat" w:hAnsi="Montserrat"/>
                <w:rtl w:val="0"/>
              </w:rPr>
              <w:t xml:space="preserve">Cảm biến PMS5003/PMS7003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8">
            <w:pPr>
              <w:rPr>
                <w:rFonts w:ascii="Montserrat" w:cs="Montserrat" w:eastAsia="Montserrat" w:hAnsi="Montserrat"/>
              </w:rPr>
            </w:pPr>
            <w:r w:rsidDel="00000000" w:rsidR="00000000" w:rsidRPr="00000000">
              <w:rPr>
                <w:rFonts w:ascii="Montserrat" w:cs="Montserrat" w:eastAsia="Montserrat" w:hAnsi="Montserrat"/>
                <w:rtl w:val="0"/>
              </w:rPr>
              <w:t xml:space="preserve">Hướng phát triển hoặc phương án thay thế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9">
            <w:pPr>
              <w:rPr>
                <w:rFonts w:ascii="Montserrat" w:cs="Montserrat" w:eastAsia="Montserrat" w:hAnsi="Montserrat"/>
              </w:rPr>
            </w:pPr>
            <w:r w:rsidDel="00000000" w:rsidR="00000000" w:rsidRPr="00000000">
              <w:rPr>
                <w:rFonts w:ascii="Montserrat" w:cs="Montserrat" w:eastAsia="Montserrat" w:hAnsi="Montserrat"/>
                <w:rtl w:val="0"/>
              </w:rPr>
              <w:t xml:space="preserve">Chính xác hơn nhưng giá cao</w:t>
            </w:r>
          </w:p>
        </w:tc>
      </w:tr>
    </w:tbl>
    <w:p w:rsidR="00000000" w:rsidDel="00000000" w:rsidP="00000000" w:rsidRDefault="00000000" w:rsidRPr="00000000" w14:paraId="000014DA">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14DB">
      <w:pPr>
        <w:pStyle w:val="Heading2"/>
        <w:keepNext w:val="0"/>
        <w:keepLines w:val="0"/>
        <w:spacing w:after="80" w:lineRule="auto"/>
        <w:rPr>
          <w:rFonts w:ascii="Montserrat" w:cs="Montserrat" w:eastAsia="Montserrat" w:hAnsi="Montserrat"/>
        </w:rPr>
      </w:pPr>
      <w:bookmarkStart w:colFirst="0" w:colLast="0" w:name="_35gkorj7n56n" w:id="203"/>
      <w:bookmarkEnd w:id="203"/>
      <w:r w:rsidDel="00000000" w:rsidR="00000000" w:rsidRPr="00000000">
        <w:rPr>
          <w:rFonts w:ascii="Montserrat" w:cs="Montserrat" w:eastAsia="Montserrat" w:hAnsi="Montserrat"/>
          <w:b w:val="1"/>
          <w:bCs w:val="1"/>
          <w:sz w:val="34"/>
          <w:szCs w:val="34"/>
          <w:rtl w:val="0"/>
        </w:rPr>
        <w:t xml:space="preserve">KẾT QUẢ ĐẠT ĐƯỢC</w:t>
      </w:r>
      <w:r w:rsidDel="00000000" w:rsidR="00000000" w:rsidRPr="00000000">
        <w:rPr>
          <w:rtl w:val="0"/>
        </w:rPr>
      </w:r>
    </w:p>
    <w:p w:rsidR="00000000" w:rsidDel="00000000" w:rsidP="00000000" w:rsidRDefault="00000000" w:rsidRPr="00000000" w14:paraId="000014DC">
      <w:pPr>
        <w:numPr>
          <w:ilvl w:val="0"/>
          <w:numId w:val="4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bảng yêu cầu chức năng của hệ thống.</w:t>
      </w:r>
    </w:p>
    <w:p w:rsidR="00000000" w:rsidDel="00000000" w:rsidP="00000000" w:rsidRDefault="00000000" w:rsidRPr="00000000" w14:paraId="000014DD">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bảng yêu cầu phi chức năng.</w:t>
      </w:r>
    </w:p>
    <w:p w:rsidR="00000000" w:rsidDel="00000000" w:rsidP="00000000" w:rsidRDefault="00000000" w:rsidRPr="00000000" w14:paraId="000014DE">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Đề xuất được chỉ tiêu kỹ thuật sơ bộ cho nguyên mẫu.</w:t>
      </w:r>
    </w:p>
    <w:p w:rsidR="00000000" w:rsidDel="00000000" w:rsidP="00000000" w:rsidRDefault="00000000" w:rsidRPr="00000000" w14:paraId="000014DF">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được tiêu chí đánh giá thành công.</w:t>
      </w:r>
    </w:p>
    <w:p w:rsidR="00000000" w:rsidDel="00000000" w:rsidP="00000000" w:rsidRDefault="00000000" w:rsidRPr="00000000" w14:paraId="000014E0">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sử dụng cấu trúc project AirQualityMonitor/ để quản lý firmware, phần cứng, tài liệu, dữ liệu và media.</w:t>
      </w:r>
    </w:p>
    <w:p w:rsidR="00000000" w:rsidDel="00000000" w:rsidP="00000000" w:rsidRDefault="00000000" w:rsidRPr="00000000" w14:paraId="000014E1">
      <w:pPr>
        <w:numPr>
          <w:ilvl w:val="0"/>
          <w:numId w:val="4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Tạo nội dung ban đầu cho tài liệu docs/SRS.pdf.</w:t>
      </w:r>
    </w:p>
    <w:p w:rsidR="00000000" w:rsidDel="00000000" w:rsidP="00000000" w:rsidRDefault="00000000" w:rsidRPr="00000000" w14:paraId="000014E2">
      <w:pPr>
        <w:pStyle w:val="Heading2"/>
        <w:keepNext w:val="0"/>
        <w:keepLines w:val="0"/>
        <w:spacing w:after="80" w:lineRule="auto"/>
        <w:rPr>
          <w:rFonts w:ascii="Montserrat" w:cs="Montserrat" w:eastAsia="Montserrat" w:hAnsi="Montserrat"/>
          <w:b w:val="1"/>
          <w:bCs w:val="1"/>
          <w:sz w:val="34"/>
          <w:szCs w:val="34"/>
        </w:rPr>
      </w:pPr>
      <w:bookmarkStart w:colFirst="0" w:colLast="0" w:name="_5ppy96mi3ikn" w:id="204"/>
      <w:bookmarkEnd w:id="204"/>
      <w:r w:rsidDel="00000000" w:rsidR="00000000" w:rsidRPr="00000000">
        <w:rPr>
          <w:rFonts w:ascii="Montserrat" w:cs="Montserrat" w:eastAsia="Montserrat" w:hAnsi="Montserrat"/>
          <w:b w:val="1"/>
          <w:bCs w:val="1"/>
          <w:sz w:val="34"/>
          <w:szCs w:val="34"/>
          <w:rtl w:val="0"/>
        </w:rPr>
        <w:t xml:space="preserve">VẤN ĐỀ GẶP PHẢI</w:t>
      </w:r>
    </w:p>
    <w:p w:rsidR="00000000" w:rsidDel="00000000" w:rsidP="00000000" w:rsidRDefault="00000000" w:rsidRPr="00000000" w14:paraId="000014E3">
      <w:pPr>
        <w:rPr/>
      </w:pPr>
      <w:r w:rsidDel="00000000" w:rsidR="00000000" w:rsidRPr="00000000">
        <w:rPr>
          <w:rtl w:val="0"/>
        </w:rPr>
      </w:r>
    </w:p>
    <w:tbl>
      <w:tblPr>
        <w:tblStyle w:val="Table1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6493221071146"/>
        <w:gridCol w:w="5424.862488916509"/>
        <w:tblGridChange w:id="0">
          <w:tblGrid>
            <w:gridCol w:w="3600.6493221071146"/>
            <w:gridCol w:w="5424.86248891650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4">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5">
            <w:pPr>
              <w:rPr/>
            </w:pPr>
            <w:r w:rsidDel="00000000" w:rsidR="00000000" w:rsidRPr="00000000">
              <w:rPr>
                <w:rtl w:val="0"/>
              </w:rPr>
              <w:t xml:space="preserve">Mô tả</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6">
            <w:pPr>
              <w:rPr/>
            </w:pPr>
            <w:r w:rsidDel="00000000" w:rsidR="00000000" w:rsidRPr="00000000">
              <w:rPr>
                <w:rtl w:val="0"/>
              </w:rPr>
              <w:t xml:space="preserve">Phạm vi dễ bị 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7">
            <w:pPr>
              <w:widowControl w:val="0"/>
              <w:rPr/>
            </w:pPr>
            <w:r w:rsidDel="00000000" w:rsidR="00000000" w:rsidRPr="00000000">
              <w:rPr>
                <w:rtl w:val="0"/>
              </w:rPr>
              <w:t xml:space="preserve">Nhóm muốn thêm nhiều tính năng như dashboard,</w:t>
            </w:r>
          </w:p>
          <w:p w:rsidR="00000000" w:rsidDel="00000000" w:rsidP="00000000" w:rsidRDefault="00000000" w:rsidRPr="00000000" w14:paraId="000014E8">
            <w:pPr>
              <w:rPr/>
            </w:pPr>
            <w:r w:rsidDel="00000000" w:rsidR="00000000" w:rsidRPr="00000000">
              <w:rPr>
                <w:rtl w:val="0"/>
              </w:rPr>
              <w:t xml:space="preserve">  lưu dữ liệu, PCB, buồng đo khí nên cần phân loại theo giai đoạn.</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9">
            <w:pPr>
              <w:widowControl w:val="0"/>
              <w:rPr/>
            </w:pPr>
            <w:r w:rsidDel="00000000" w:rsidR="00000000" w:rsidRPr="00000000">
              <w:rPr>
                <w:rtl w:val="0"/>
              </w:rPr>
              <w:t xml:space="preserve">Một số chỉ tiêu chưa thể xác</w:t>
            </w:r>
          </w:p>
          <w:p w:rsidR="00000000" w:rsidDel="00000000" w:rsidP="00000000" w:rsidRDefault="00000000" w:rsidRPr="00000000" w14:paraId="000014EA">
            <w:pPr>
              <w:rPr/>
            </w:pPr>
            <w:r w:rsidDel="00000000" w:rsidR="00000000" w:rsidRPr="00000000">
              <w:rPr>
                <w:rtl w:val="0"/>
              </w:rPr>
              <w:t xml:space="preserve">  định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B">
            <w:pPr>
              <w:widowControl w:val="0"/>
              <w:rPr/>
            </w:pPr>
            <w:r w:rsidDel="00000000" w:rsidR="00000000" w:rsidRPr="00000000">
              <w:rPr>
                <w:rtl w:val="0"/>
              </w:rPr>
              <w:t xml:space="preserve">Do chưa có linh kiện thật nên sai số cảm biến,</w:t>
            </w:r>
          </w:p>
          <w:p w:rsidR="00000000" w:rsidDel="00000000" w:rsidP="00000000" w:rsidRDefault="00000000" w:rsidRPr="00000000" w14:paraId="000014EC">
            <w:pPr>
              <w:rPr/>
            </w:pPr>
            <w:r w:rsidDel="00000000" w:rsidR="00000000" w:rsidRPr="00000000">
              <w:rPr>
                <w:rtl w:val="0"/>
              </w:rPr>
              <w:t xml:space="preserve">  ngưỡng cảnh báo và độ ổn định chỉ có thể đặt ở mức sơ bộ.</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D">
            <w:pPr>
              <w:widowControl w:val="0"/>
              <w:rPr/>
            </w:pPr>
            <w:r w:rsidDel="00000000" w:rsidR="00000000" w:rsidRPr="00000000">
              <w:rPr>
                <w:rtl w:val="0"/>
              </w:rPr>
              <w:t xml:space="preserve">Dễ nhầm giữa yêu cầu và giải</w:t>
            </w:r>
          </w:p>
          <w:p w:rsidR="00000000" w:rsidDel="00000000" w:rsidP="00000000" w:rsidRDefault="00000000" w:rsidRPr="00000000" w14:paraId="000014EE">
            <w:pPr>
              <w:rPr/>
            </w:pPr>
            <w:r w:rsidDel="00000000" w:rsidR="00000000" w:rsidRPr="00000000">
              <w:rPr>
                <w:rtl w:val="0"/>
              </w:rPr>
              <w:t xml:space="preserve">  pháp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EF">
            <w:pPr>
              <w:widowControl w:val="0"/>
              <w:rPr/>
            </w:pPr>
            <w:r w:rsidDel="00000000" w:rsidR="00000000" w:rsidRPr="00000000">
              <w:rPr>
                <w:rtl w:val="0"/>
              </w:rPr>
              <w:t xml:space="preserve">Ví dụ “hiển thị dữ liệu” là yêu cầu, còn “dùng</w:t>
            </w:r>
          </w:p>
          <w:p w:rsidR="00000000" w:rsidDel="00000000" w:rsidP="00000000" w:rsidRDefault="00000000" w:rsidRPr="00000000" w14:paraId="000014F0">
            <w:pPr>
              <w:rPr/>
            </w:pPr>
            <w:r w:rsidDel="00000000" w:rsidR="00000000" w:rsidRPr="00000000">
              <w:rPr>
                <w:rtl w:val="0"/>
              </w:rPr>
              <w:t xml:space="preserve">  OLED SSD1306” là giải pháp kỹ thuật.</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1">
            <w:pPr>
              <w:widowControl w:val="0"/>
              <w:rPr/>
            </w:pPr>
            <w:r w:rsidDel="00000000" w:rsidR="00000000" w:rsidRPr="00000000">
              <w:rPr>
                <w:rtl w:val="0"/>
              </w:rPr>
              <w:t xml:space="preserve">Tính năng dashboard chưa chắc</w:t>
            </w:r>
          </w:p>
          <w:p w:rsidR="00000000" w:rsidDel="00000000" w:rsidP="00000000" w:rsidRDefault="00000000" w:rsidRPr="00000000" w14:paraId="000014F2">
            <w:pPr>
              <w:rPr/>
            </w:pPr>
            <w:r w:rsidDel="00000000" w:rsidR="00000000" w:rsidRPr="00000000">
              <w:rPr>
                <w:rtl w:val="0"/>
              </w:rPr>
              <w:t xml:space="preserve">  hoàn thành sớm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3">
            <w:pPr>
              <w:widowControl w:val="0"/>
              <w:rPr/>
            </w:pPr>
            <w:r w:rsidDel="00000000" w:rsidR="00000000" w:rsidRPr="00000000">
              <w:rPr>
                <w:rtl w:val="0"/>
              </w:rPr>
              <w:t xml:space="preserve">Cần đưa vào hướng mở rộng hoặc giai đoạn sau để</w:t>
            </w:r>
          </w:p>
          <w:p w:rsidR="00000000" w:rsidDel="00000000" w:rsidP="00000000" w:rsidRDefault="00000000" w:rsidRPr="00000000" w14:paraId="000014F4">
            <w:pPr>
              <w:widowControl w:val="0"/>
              <w:rPr/>
            </w:pPr>
            <w:r w:rsidDel="00000000" w:rsidR="00000000" w:rsidRPr="00000000">
              <w:rPr>
                <w:rtl w:val="0"/>
              </w:rPr>
              <w:t xml:space="preserve">  tránh quá tải ở các tuần đầu.</w:t>
            </w:r>
          </w:p>
          <w:p w:rsidR="00000000" w:rsidDel="00000000" w:rsidP="00000000" w:rsidRDefault="00000000" w:rsidRPr="00000000" w14:paraId="000014F5">
            <w:pPr>
              <w:rPr/>
            </w:pPr>
            <w:r w:rsidDel="00000000" w:rsidR="00000000" w:rsidRPr="00000000">
              <w:rPr>
                <w:rtl w:val="0"/>
              </w:rPr>
              <w:t xml:space="preserve"> </w:t>
            </w:r>
          </w:p>
        </w:tc>
      </w:tr>
    </w:tbl>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pStyle w:val="Heading2"/>
        <w:keepNext w:val="0"/>
        <w:keepLines w:val="0"/>
        <w:spacing w:after="80" w:lineRule="auto"/>
        <w:rPr>
          <w:rFonts w:ascii="Montserrat" w:cs="Montserrat" w:eastAsia="Montserrat" w:hAnsi="Montserrat"/>
          <w:b w:val="1"/>
          <w:bCs w:val="1"/>
          <w:sz w:val="34"/>
          <w:szCs w:val="34"/>
        </w:rPr>
      </w:pPr>
      <w:bookmarkStart w:colFirst="0" w:colLast="0" w:name="_4kmfkpb8h3xw" w:id="205"/>
      <w:bookmarkEnd w:id="205"/>
      <w:r w:rsidDel="00000000" w:rsidR="00000000" w:rsidRPr="00000000">
        <w:rPr>
          <w:rFonts w:ascii="Montserrat" w:cs="Montserrat" w:eastAsia="Montserrat" w:hAnsi="Montserrat"/>
          <w:b w:val="1"/>
          <w:bCs w:val="1"/>
          <w:sz w:val="34"/>
          <w:szCs w:val="34"/>
          <w:rtl w:val="0"/>
        </w:rPr>
        <w:t xml:space="preserve">GIẢI PHÁP ÁP DỤNG</w:t>
      </w:r>
    </w:p>
    <w:p w:rsidR="00000000" w:rsidDel="00000000" w:rsidP="00000000" w:rsidRDefault="00000000" w:rsidRPr="00000000" w14:paraId="000014F8">
      <w:pPr>
        <w:rPr/>
      </w:pPr>
      <w:r w:rsidDel="00000000" w:rsidR="00000000" w:rsidRPr="00000000">
        <w:rPr>
          <w:rtl w:val="0"/>
        </w:rPr>
      </w:r>
    </w:p>
    <w:tbl>
      <w:tblPr>
        <w:tblStyle w:val="Table1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6493221071146"/>
        <w:gridCol w:w="5424.862488916509"/>
        <w:tblGridChange w:id="0">
          <w:tblGrid>
            <w:gridCol w:w="3600.6493221071146"/>
            <w:gridCol w:w="5424.86248891650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9">
            <w:pPr>
              <w:rPr/>
            </w:pPr>
            <w:r w:rsidDel="00000000" w:rsidR="00000000" w:rsidRPr="00000000">
              <w:rPr>
                <w:rtl w:val="0"/>
              </w:rPr>
              <w:t xml:space="preserve">Vấn đề</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A">
            <w:pPr>
              <w:rPr/>
            </w:pPr>
            <w:r w:rsidDel="00000000" w:rsidR="00000000" w:rsidRPr="00000000">
              <w:rPr>
                <w:rtl w:val="0"/>
              </w:rPr>
              <w:t xml:space="preserve">Giải pháp</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B">
            <w:pPr>
              <w:rPr/>
            </w:pPr>
            <w:r w:rsidDel="00000000" w:rsidR="00000000" w:rsidRPr="00000000">
              <w:rPr>
                <w:rtl w:val="0"/>
              </w:rPr>
              <w:t xml:space="preserve">Phạm vi dễ bị mở rộng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C">
            <w:pPr>
              <w:widowControl w:val="0"/>
              <w:rPr/>
            </w:pPr>
            <w:r w:rsidDel="00000000" w:rsidR="00000000" w:rsidRPr="00000000">
              <w:rPr>
                <w:rtl w:val="0"/>
              </w:rPr>
              <w:t xml:space="preserve">Chia hệ thống thành tính năng bắt buộc và tính</w:t>
            </w:r>
          </w:p>
          <w:p w:rsidR="00000000" w:rsidDel="00000000" w:rsidP="00000000" w:rsidRDefault="00000000" w:rsidRPr="00000000" w14:paraId="000014FD">
            <w:pPr>
              <w:rPr/>
            </w:pPr>
            <w:r w:rsidDel="00000000" w:rsidR="00000000" w:rsidRPr="00000000">
              <w:rPr>
                <w:rtl w:val="0"/>
              </w:rPr>
              <w:t xml:space="preserve">  năng mở rộng.</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E">
            <w:pPr>
              <w:rPr/>
            </w:pPr>
            <w:r w:rsidDel="00000000" w:rsidR="00000000" w:rsidRPr="00000000">
              <w:rPr>
                <w:rtl w:val="0"/>
              </w:rPr>
              <w:t xml:space="preserve">Chỉ tiêu chưa chính xác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FF">
            <w:pPr>
              <w:widowControl w:val="0"/>
              <w:rPr/>
            </w:pPr>
            <w:r w:rsidDel="00000000" w:rsidR="00000000" w:rsidRPr="00000000">
              <w:rPr>
                <w:rtl w:val="0"/>
              </w:rPr>
              <w:t xml:space="preserve">Ghi rõ đây là chỉ tiêu sơ bộ, sẽ hiệu chỉnh sau</w:t>
            </w:r>
          </w:p>
          <w:p w:rsidR="00000000" w:rsidDel="00000000" w:rsidP="00000000" w:rsidRDefault="00000000" w:rsidRPr="00000000" w14:paraId="00001500">
            <w:pPr>
              <w:rPr/>
            </w:pPr>
            <w:r w:rsidDel="00000000" w:rsidR="00000000" w:rsidRPr="00000000">
              <w:rPr>
                <w:rtl w:val="0"/>
              </w:rPr>
              <w:t xml:space="preserve">  khi kiểm thử thật.</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01">
            <w:pPr>
              <w:rPr/>
            </w:pPr>
            <w:r w:rsidDel="00000000" w:rsidR="00000000" w:rsidRPr="00000000">
              <w:rPr>
                <w:rtl w:val="0"/>
              </w:rPr>
              <w:t xml:space="preserve">Nhầm yêu cầu và giải pháp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02">
            <w:pPr>
              <w:widowControl w:val="0"/>
              <w:rPr/>
            </w:pPr>
            <w:r w:rsidDel="00000000" w:rsidR="00000000" w:rsidRPr="00000000">
              <w:rPr>
                <w:rtl w:val="0"/>
              </w:rPr>
              <w:t xml:space="preserve">Tách riêng bảng FR/NFR với bảng chỉ tiêu kỹ</w:t>
            </w:r>
          </w:p>
          <w:p w:rsidR="00000000" w:rsidDel="00000000" w:rsidP="00000000" w:rsidRDefault="00000000" w:rsidRPr="00000000" w14:paraId="00001503">
            <w:pPr>
              <w:rPr/>
            </w:pPr>
            <w:r w:rsidDel="00000000" w:rsidR="00000000" w:rsidRPr="00000000">
              <w:rPr>
                <w:rtl w:val="0"/>
              </w:rPr>
              <w:t xml:space="preserve">  thuật.</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04">
            <w:pPr>
              <w:widowControl w:val="0"/>
              <w:rPr/>
            </w:pPr>
            <w:r w:rsidDel="00000000" w:rsidR="00000000" w:rsidRPr="00000000">
              <w:rPr>
                <w:rtl w:val="0"/>
              </w:rPr>
              <w:t xml:space="preserve">Dashboard chưa chắc hoàn</w:t>
            </w:r>
          </w:p>
          <w:p w:rsidR="00000000" w:rsidDel="00000000" w:rsidP="00000000" w:rsidRDefault="00000000" w:rsidRPr="00000000" w14:paraId="00001505">
            <w:pPr>
              <w:rPr/>
            </w:pPr>
            <w:r w:rsidDel="00000000" w:rsidR="00000000" w:rsidRPr="00000000">
              <w:rPr>
                <w:rtl w:val="0"/>
              </w:rPr>
              <w:t xml:space="preserve">  thành sớm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06">
            <w:pPr>
              <w:widowControl w:val="0"/>
              <w:rPr/>
            </w:pPr>
            <w:r w:rsidDel="00000000" w:rsidR="00000000" w:rsidRPr="00000000">
              <w:rPr>
                <w:rtl w:val="0"/>
              </w:rPr>
              <w:t xml:space="preserve">Đưa dashboard vào giai đoạn sau, dự kiến Tuần 14</w:t>
            </w:r>
          </w:p>
          <w:p w:rsidR="00000000" w:rsidDel="00000000" w:rsidP="00000000" w:rsidRDefault="00000000" w:rsidRPr="00000000" w14:paraId="00001507">
            <w:pPr>
              <w:widowControl w:val="0"/>
              <w:rPr/>
            </w:pPr>
            <w:r w:rsidDel="00000000" w:rsidR="00000000" w:rsidRPr="00000000">
              <w:rPr>
                <w:rtl w:val="0"/>
              </w:rPr>
              <w:t xml:space="preserve">  nếu hệ thống phần cứng ổn định.</w:t>
            </w:r>
          </w:p>
          <w:p w:rsidR="00000000" w:rsidDel="00000000" w:rsidP="00000000" w:rsidRDefault="00000000" w:rsidRPr="00000000" w14:paraId="00001508">
            <w:pPr>
              <w:rPr/>
            </w:pPr>
            <w:r w:rsidDel="00000000" w:rsidR="00000000" w:rsidRPr="00000000">
              <w:rPr>
                <w:rtl w:val="0"/>
              </w:rPr>
              <w:t xml:space="preserve"> </w:t>
            </w:r>
          </w:p>
        </w:tc>
      </w:tr>
    </w:tbl>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pStyle w:val="Heading2"/>
        <w:keepNext w:val="0"/>
        <w:keepLines w:val="0"/>
        <w:spacing w:after="80" w:lineRule="auto"/>
        <w:rPr>
          <w:rFonts w:ascii="Montserrat" w:cs="Montserrat" w:eastAsia="Montserrat" w:hAnsi="Montserrat"/>
          <w:b w:val="1"/>
          <w:bCs w:val="1"/>
          <w:sz w:val="34"/>
          <w:szCs w:val="34"/>
        </w:rPr>
      </w:pPr>
      <w:bookmarkStart w:colFirst="0" w:colLast="0" w:name="_bwsa3fww63z7" w:id="206"/>
      <w:bookmarkEnd w:id="206"/>
      <w:r w:rsidDel="00000000" w:rsidR="00000000" w:rsidRPr="00000000">
        <w:rPr>
          <w:rFonts w:ascii="Montserrat" w:cs="Montserrat" w:eastAsia="Montserrat" w:hAnsi="Montserrat"/>
          <w:b w:val="1"/>
          <w:bCs w:val="1"/>
          <w:sz w:val="34"/>
          <w:szCs w:val="34"/>
          <w:rtl w:val="0"/>
        </w:rPr>
        <w:t xml:space="preserve">BÀI HỌC KINH NGHIỆM</w:t>
      </w:r>
    </w:p>
    <w:p w:rsidR="00000000" w:rsidDel="00000000" w:rsidP="00000000" w:rsidRDefault="00000000" w:rsidRPr="00000000" w14:paraId="0000150B">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Trước khi chọn linh kiện và thiết kế mạch, cần xác định rõ hệ thống phải làm được những chức năng nào.</w:t>
      </w:r>
    </w:p>
    <w:p w:rsidR="00000000" w:rsidDel="00000000" w:rsidP="00000000" w:rsidRDefault="00000000" w:rsidRPr="00000000" w14:paraId="0000150C">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Chỉ tiêu kỹ thuật ở giai đoạn đầu nên đủ cụ thể để định hướng thiết kế, nhưng không nên quá cứng khi chưa có dữ liệu thực nghiệm.</w:t>
      </w:r>
    </w:p>
    <w:p w:rsidR="00000000" w:rsidDel="00000000" w:rsidP="00000000" w:rsidRDefault="00000000" w:rsidRPr="00000000" w14:paraId="0000150D">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Việc tổ chức thư mục project từ sớm giúp nhóm dễ quản lý firmware, phần cứng, tài liệu và dữ liệu đo.</w:t>
      </w:r>
    </w:p>
    <w:p w:rsidR="00000000" w:rsidDel="00000000" w:rsidP="00000000" w:rsidRDefault="00000000" w:rsidRPr="00000000" w14:paraId="0000150E">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phân biệt rõ tính năng bắt buộc và tính năng mở rộng để tránh làm đề tài vượt quá khả năng triển khai.</w:t>
      </w:r>
    </w:p>
    <w:p w:rsidR="00000000" w:rsidDel="00000000" w:rsidP="00000000" w:rsidRDefault="00000000" w:rsidRPr="00000000" w14:paraId="0000150F">
      <w:pPr>
        <w:pStyle w:val="Heading2"/>
        <w:keepNext w:val="0"/>
        <w:keepLines w:val="0"/>
        <w:spacing w:after="80" w:lineRule="auto"/>
        <w:rPr>
          <w:rFonts w:ascii="Montserrat" w:cs="Montserrat" w:eastAsia="Montserrat" w:hAnsi="Montserrat"/>
          <w:b w:val="1"/>
          <w:bCs w:val="1"/>
          <w:sz w:val="34"/>
          <w:szCs w:val="34"/>
        </w:rPr>
      </w:pPr>
      <w:bookmarkStart w:colFirst="0" w:colLast="0" w:name="_2ceoius1znoa" w:id="207"/>
      <w:bookmarkEnd w:id="207"/>
      <w:r w:rsidDel="00000000" w:rsidR="00000000" w:rsidRPr="00000000">
        <w:rPr>
          <w:rFonts w:ascii="Montserrat" w:cs="Montserrat" w:eastAsia="Montserrat" w:hAnsi="Montserrat"/>
          <w:b w:val="1"/>
          <w:bCs w:val="1"/>
          <w:sz w:val="34"/>
          <w:szCs w:val="34"/>
          <w:rtl w:val="0"/>
        </w:rPr>
        <w:t xml:space="preserve">KẾ HOẠCH TIẾP THEO</w:t>
      </w:r>
    </w:p>
    <w:p w:rsidR="00000000" w:rsidDel="00000000" w:rsidP="00000000" w:rsidRDefault="00000000" w:rsidRPr="00000000" w14:paraId="00001510">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Buổi làm việc tiếp theo: </w:t>
      </w:r>
      <w:r w:rsidDel="00000000" w:rsidR="00000000" w:rsidRPr="00000000">
        <w:rPr>
          <w:rFonts w:ascii="Montserrat" w:cs="Montserrat" w:eastAsia="Montserrat" w:hAnsi="Montserrat"/>
          <w:b w:val="1"/>
          <w:bCs w:val="1"/>
          <w:rtl w:val="0"/>
        </w:rPr>
        <w:t xml:space="preserve">Tuần 3</w:t>
      </w:r>
    </w:p>
    <w:p w:rsidR="00000000" w:rsidDel="00000000" w:rsidP="00000000" w:rsidRDefault="00000000" w:rsidRPr="00000000" w14:paraId="00001511">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Nội dung dự kiến:</w:t>
      </w:r>
    </w:p>
    <w:p w:rsidR="00000000" w:rsidDel="00000000" w:rsidP="00000000" w:rsidRDefault="00000000" w:rsidRPr="00000000" w14:paraId="00001512">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1513">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Thiết kế sơ đồ khối tổng quát của hệ thống.</w:t>
      </w:r>
    </w:p>
    <w:p w:rsidR="00000000" w:rsidDel="00000000" w:rsidP="00000000" w:rsidRDefault="00000000" w:rsidRPr="00000000" w14:paraId="00001514">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rã hệ thống thành các khối: cảm biến, xử lý, hiển thị, cảnh báo, nguồn, buồng đo khí.</w:t>
      </w:r>
    </w:p>
    <w:p w:rsidR="00000000" w:rsidDel="00000000" w:rsidP="00000000" w:rsidRDefault="00000000" w:rsidRPr="00000000" w14:paraId="00001515">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Lựa chọn linh kiện sơ bộ cho từng khối.</w:t>
      </w:r>
    </w:p>
    <w:p w:rsidR="00000000" w:rsidDel="00000000" w:rsidP="00000000" w:rsidRDefault="00000000" w:rsidRPr="00000000" w14:paraId="00001516">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Lập bảng so sánh linh kiện.</w:t>
      </w:r>
    </w:p>
    <w:p w:rsidR="00000000" w:rsidDel="00000000" w:rsidP="00000000" w:rsidRDefault="00000000" w:rsidRPr="00000000" w14:paraId="00001517">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tài liệu docs/SystemArchitecture.pdf.</w:t>
      </w:r>
    </w:p>
    <w:p w:rsidR="00000000" w:rsidDel="00000000" w:rsidP="00000000" w:rsidRDefault="00000000" w:rsidRPr="00000000" w14:paraId="00001518">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danh sách linh kiện ban đầu trong hardware/BOM.xlsx.</w:t>
      </w:r>
    </w:p>
    <w:p w:rsidR="00000000" w:rsidDel="00000000" w:rsidP="00000000" w:rsidRDefault="00000000" w:rsidRPr="00000000" w14:paraId="00001519">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151A">
      <w:pPr>
        <w:rPr>
          <w:rFonts w:ascii="Montserrat" w:cs="Montserrat" w:eastAsia="Montserrat" w:hAnsi="Montserrat"/>
        </w:rPr>
      </w:pPr>
      <w:r w:rsidDel="00000000" w:rsidR="00000000" w:rsidRPr="00000000">
        <w:rPr>
          <w:rFonts w:ascii="Montserrat" w:cs="Montserrat" w:eastAsia="Montserrat" w:hAnsi="Montserrat"/>
          <w:rtl w:val="0"/>
        </w:rPr>
        <w:t xml:space="preserve">PHÂN TÍCH VÀ ĐẶC TẢ YÊU CẦU HỆ THỐNG (SRS)</w:t>
      </w:r>
    </w:p>
    <w:p w:rsidR="00000000" w:rsidDel="00000000" w:rsidP="00000000" w:rsidRDefault="00000000" w:rsidRPr="00000000" w14:paraId="0000151B">
      <w:pPr>
        <w:rPr>
          <w:rFonts w:ascii="Montserrat" w:cs="Montserrat" w:eastAsia="Montserrat" w:hAnsi="Montserrat"/>
        </w:rPr>
      </w:pPr>
      <w:r w:rsidDel="00000000" w:rsidR="00000000" w:rsidRPr="00000000">
        <w:rPr>
          <w:rFonts w:ascii="Montserrat" w:cs="Montserrat" w:eastAsia="Montserrat" w:hAnsi="Montserrat"/>
          <w:rtl w:val="0"/>
        </w:rPr>
        <w:t xml:space="preserve">1. Đặt vấn đề và Phương pháp tiếp cận</w:t>
      </w:r>
    </w:p>
    <w:p w:rsidR="00000000" w:rsidDel="00000000" w:rsidP="00000000" w:rsidRDefault="00000000" w:rsidRPr="00000000" w14:paraId="0000151C">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Trong giai đoạn đầu của dự án, các yêu cầu hệ thống thường được phát biểu dưới dạng mô tả định tính tổng quan (ví dụ: </w:t>
      </w:r>
      <w:r w:rsidDel="00000000" w:rsidR="00000000" w:rsidRPr="00000000">
        <w:rPr>
          <w:rFonts w:ascii="Montserrat" w:cs="Montserrat" w:eastAsia="Montserrat" w:hAnsi="Montserrat"/>
          <w:i w:val="1"/>
          <w:iCs w:val="1"/>
          <w:rtl w:val="0"/>
        </w:rPr>
        <w:t xml:space="preserve">"hệ thống cần hiển thị dữ liệu"</w:t>
      </w:r>
      <w:r w:rsidDel="00000000" w:rsidR="00000000" w:rsidRPr="00000000">
        <w:rPr>
          <w:rFonts w:ascii="Montserrat" w:cs="Montserrat" w:eastAsia="Montserrat" w:hAnsi="Montserrat"/>
          <w:rtl w:val="0"/>
        </w:rPr>
        <w:t xml:space="preserve"> hoặc </w:t>
      </w:r>
      <w:r w:rsidDel="00000000" w:rsidR="00000000" w:rsidRPr="00000000">
        <w:rPr>
          <w:rFonts w:ascii="Montserrat" w:cs="Montserrat" w:eastAsia="Montserrat" w:hAnsi="Montserrat"/>
          <w:i w:val="1"/>
          <w:iCs w:val="1"/>
          <w:rtl w:val="0"/>
        </w:rPr>
        <w:t xml:space="preserve">"phải phát cảnh báo khi nồng độ bụi vượt ngưỡng"</w:t>
      </w:r>
      <w:r w:rsidDel="00000000" w:rsidR="00000000" w:rsidRPr="00000000">
        <w:rPr>
          <w:rFonts w:ascii="Montserrat" w:cs="Montserrat" w:eastAsia="Montserrat" w:hAnsi="Montserrat"/>
          <w:rtl w:val="0"/>
        </w:rPr>
        <w:t xml:space="preserve">). Tuy nhiên, các mô tả chung chung này không đủ cơ sở kỹ thuật để xây dựng kịch bản kiểm thử (test case) định lượng ở giai đoạn nghiệm thu.</w:t>
      </w:r>
    </w:p>
    <w:p w:rsidR="00000000" w:rsidDel="00000000" w:rsidP="00000000" w:rsidRDefault="00000000" w:rsidRPr="00000000" w14:paraId="0000151D">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Để đảm bảo tính khách quan và khả năng kiểm tra được (testability) của từng tiêu chí, nhóm đã tiến hành chuẩn hóa danh sách yêu cầu thành một Tài liệu đặc tả yêu cầu hệ thống (SRS) rút gọn Tất cả các yêu cầu được phân loại chặt chẽ thành ba nhóm:</w:t>
      </w:r>
    </w:p>
    <w:p w:rsidR="00000000" w:rsidDel="00000000" w:rsidP="00000000" w:rsidRDefault="00000000" w:rsidRPr="00000000" w14:paraId="0000151E">
      <w:pPr>
        <w:numPr>
          <w:ilvl w:val="0"/>
          <w:numId w:val="59"/>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Yêu cầu chức năng (Functional Requirements - FR)</w:t>
      </w:r>
    </w:p>
    <w:p w:rsidR="00000000" w:rsidDel="00000000" w:rsidP="00000000" w:rsidRDefault="00000000" w:rsidRPr="00000000" w14:paraId="0000151F">
      <w:pPr>
        <w:numPr>
          <w:ilvl w:val="0"/>
          <w:numId w:val="59"/>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Yêu cầu phi chức năng (Non-Functional Requirements - NF)</w:t>
      </w:r>
    </w:p>
    <w:p w:rsidR="00000000" w:rsidDel="00000000" w:rsidP="00000000" w:rsidRDefault="00000000" w:rsidRPr="00000000" w14:paraId="00001520">
      <w:pPr>
        <w:numPr>
          <w:ilvl w:val="0"/>
          <w:numId w:val="59"/>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Ràng buộc thiết kế và triển khai (Constraints - C)</w:t>
      </w:r>
    </w:p>
    <w:p w:rsidR="00000000" w:rsidDel="00000000" w:rsidP="00000000" w:rsidRDefault="00000000" w:rsidRPr="00000000" w14:paraId="00001521">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Mỗi yêu cầu đều bắt buộc phải đi kèm với Điều kiện kiểm tra cụ thể (Pass/Fail criteria) nhằm phục vụ trực tiếp cho công tác viết test case và chạy thử nghiệm cuối kỳ.</w:t>
      </w:r>
    </w:p>
    <w:p w:rsidR="00000000" w:rsidDel="00000000" w:rsidP="00000000" w:rsidRDefault="00000000" w:rsidRPr="00000000" w14:paraId="00001522">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2. Bảng đặc tả yêu cầu hệ thống (SRS) – Hệ thống đo chất lượng không khí ESP32</w:t>
      </w:r>
    </w:p>
    <w:tbl>
      <w:tblPr>
        <w:tblStyle w:val="Table1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095"/>
        <w:gridCol w:w="5385"/>
        <w:gridCol w:w="1785"/>
        <w:tblGridChange w:id="0">
          <w:tblGrid>
            <w:gridCol w:w="750"/>
            <w:gridCol w:w="1095"/>
            <w:gridCol w:w="5385"/>
            <w:gridCol w:w="1785"/>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3">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4">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Phân loại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5">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Mô tả yêu cầu kỹ thuật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6">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Điều kiện và Tiêu chí kiểm tra (Pass/Fail)</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7">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8">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đọc dữ liệu nồng độ bụi PM1.0, PM2.5, PM10 từ cảm biến PMS7003 qua giao tiếp UART (cấu hình 9600 baud, 8N1) định kỳ mỗi 10 giây.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A">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Giá trị phản hồi hiển thị ổn định trong dải 0–500 µg/m³; hệ thống không nhận chuỗi giá trị bằng </w:t>
            </w:r>
            <w:r w:rsidDel="00000000" w:rsidR="00000000" w:rsidRPr="00000000">
              <w:rPr>
                <w:rFonts w:ascii="Montserrat" w:cs="Montserrat" w:eastAsia="Montserrat" w:hAnsi="Montserrat"/>
                <w:color w:val="188038"/>
                <w:rtl w:val="0"/>
              </w:rPr>
              <w:t xml:space="preserve">0</w:t>
            </w:r>
            <w:r w:rsidDel="00000000" w:rsidR="00000000" w:rsidRPr="00000000">
              <w:rPr>
                <w:rFonts w:ascii="Montserrat" w:cs="Montserrat" w:eastAsia="Montserrat" w:hAnsi="Montserrat"/>
                <w:rtl w:val="0"/>
              </w:rPr>
              <w:t xml:space="preserve"> quá 3 chu kỳ liên tiếp.</w:t>
            </w:r>
          </w:p>
        </w:tc>
      </w:tr>
      <w:tr>
        <w:trPr>
          <w:cantSplit w:val="0"/>
          <w:trHeight w:val="38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B">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C">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D">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Khi nồng độ bụi PM2.5 vượt ngưỡng cảnh báo (&gt; 55 µg/m³): Kích hoạt LED đỏ bật sáng liên tục và còi chip (buzzer) phát tín hiệu ngắt quãng với chu kỳ 200ms ON / 200ms OFF.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Sử dụng công cụ đo thời gian: Xác nhận đúng pattern xung của buzzer; thời gian trễ từ lúc nồng độ vượt ngưỡng đến khi kích hoạt ngoại vi $\le$ 500ms.</w:t>
            </w:r>
          </w:p>
        </w:tc>
      </w:tr>
      <w:tr>
        <w:trPr>
          <w:cantSplit w:val="0"/>
          <w:trHeight w:val="385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2F">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1">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Khi nồng độ bụi PM2.5 ở mức trung bình (từ 12 đến 55 µg/m³): Kích hoạt LED vàng bật sáng, đồng thời tắt còi chip (buzzer OFF).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Thử nghiệm thực tế bằng cách tạo môi trường khói nhẹ (đốt nhang cách cảm biến ~50cm) để xác nhận sự chuyển đổi trạng thái LED và buzzer.</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3">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4">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5">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Khi nồng độ bụi PM2.5 ở mức an toàn (&lt; 12 µg/m³): Kích hoạt LED xanh bật sáng, đồng thời tắt còi chip (buzzer OFF).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6">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tra trong môi trường phòng sạch/hộp lọc khí; hệ thống phải duy trì LED xanh và buzzer im lặng.</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7">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8">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Hiển thị đồng thời các thông số: PM1.0, PM2.5, PM10, nhiệt độ, độ ẩm và áp suất khí quyển lên màn hình OLED SSD1306 (độ phân giải 128×64 px), tần suất cập nhật dữ liệu (refresh) là 2 giây/lần.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A">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Quan sát trực tiếp trên màn hình phần cứng: Các thông số cập nhật mượt mà theo thời gian thực, không xảy ra hiện tượng đóng băng (freeze) giao diện hay rác màn hình.</w:t>
            </w:r>
          </w:p>
        </w:tc>
      </w:tr>
      <w:tr>
        <w:trPr>
          <w:cantSplit w:val="0"/>
          <w:trHeight w:val="46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B">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C">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D">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Khởi tạo và ghi tiến trình dữ liệu vào file </w:t>
            </w:r>
            <w:r w:rsidDel="00000000" w:rsidR="00000000" w:rsidRPr="00000000">
              <w:rPr>
                <w:rFonts w:ascii="Montserrat" w:cs="Montserrat" w:eastAsia="Montserrat" w:hAnsi="Montserrat"/>
                <w:color w:val="188038"/>
                <w:rtl w:val="0"/>
              </w:rPr>
              <w:t xml:space="preserve">data_log.csv</w:t>
            </w:r>
            <w:r w:rsidDel="00000000" w:rsidR="00000000" w:rsidRPr="00000000">
              <w:rPr>
                <w:rFonts w:ascii="Montserrat" w:cs="Montserrat" w:eastAsia="Montserrat" w:hAnsi="Montserrat"/>
                <w:rtl w:val="0"/>
              </w:rPr>
              <w:t xml:space="preserve"> trên thẻ nhớ SD theo định dạng chuẩn: </w:t>
            </w:r>
            <w:r w:rsidDel="00000000" w:rsidR="00000000" w:rsidRPr="00000000">
              <w:rPr>
                <w:rFonts w:ascii="Montserrat" w:cs="Montserrat" w:eastAsia="Montserrat" w:hAnsi="Montserrat"/>
                <w:color w:val="188038"/>
                <w:rtl w:val="0"/>
              </w:rPr>
              <w:t xml:space="preserve">timestamp,PM1,PM2.5,PM10,Temp,Hum,Press</w:t>
            </w:r>
            <w:r w:rsidDel="00000000" w:rsidR="00000000" w:rsidRPr="00000000">
              <w:rPr>
                <w:rFonts w:ascii="Montserrat" w:cs="Montserrat" w:eastAsia="Montserrat" w:hAnsi="Montserrat"/>
                <w:rtl w:val="0"/>
              </w:rPr>
              <w:t xml:space="preserve">. Tần suất ghi nhận: 10 giây/dòng.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Trích xuất thẻ nhớ, mở file CSV trên máy tính: Xác nhận cấu trúc các cột, trường thời gian (timestamp) tăng đều sai số không quá $\pm$1s, không có dòng trống ngắt đoạn.</w:t>
            </w:r>
          </w:p>
        </w:tc>
      </w:tr>
      <w:tr>
        <w:trPr>
          <w:cantSplit w:val="0"/>
          <w:trHeight w:val="55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3F">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1">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Điều khiển quạt hút tự động: Bật nguồn quạt trước chu kỳ đo 3 giây để làm sạch buồng lấy mẫu và tắt ngay sau khi hệ thống hoàn tất đọc dữ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Đo dạng sóng tín hiệu chân điều khiển GPIO13 bằng Logic Analyzer hoặc Oscilloscope: Đảm bảo mức logic HIGH trong 3s $\rightarrow$ chuyển LOW khi đọc $\rightarrow$ giữ HIGH sau 7s nghỉ.</w:t>
            </w:r>
          </w:p>
        </w:tc>
      </w:tr>
      <w:tr>
        <w:trPr>
          <w:cantSplit w:val="0"/>
          <w:trHeight w:val="52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3">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FR-08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4">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Chức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5">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Xử lý ngoại lệ mất kết nối: Khi mất tín hiệu từ cảm biến PMS7003 (timeout UART &gt; 5 giây), màn hình OLED phải hiển thị cảnh báo lỗi "PMS ERR", hệ thống cô lập tác vụ và không được tự reset (crash).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6">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Thử nghiệm rút dây truyền nhận (TX) của cảm biến PMS7003 trong lúc đang vận hành; hệ thống phải giữ nguyên trạng thái, báo lỗi lên màn hình sau 5 giây và không bị khởi động lại.</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7">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NF-01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8">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Hiệu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Hệ thống đảm bảo tính sẵn sàng cao, vận hành liên tục ổn định trong thời gian $\ge$ 8 giờ liên tục mà không tự khởi động lại hoặc làm mất/sai lệch dữ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A">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Tiến hành kiểm thử độ bền (Stress test) liên tục qua đêm trong 8 giờ; kiểm tra file log CSV phải đảm bảo đủ $\ge$ 2880 dòng dữ liệu quy chuẩn (8h $\times$ 360 dòng/giờ).</w:t>
            </w:r>
          </w:p>
        </w:tc>
      </w:tr>
      <w:tr>
        <w:trPr>
          <w:cantSplit w:val="0"/>
          <w:trHeight w:val="46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B">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NF-02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C">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Hiệu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D">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Thời gian đáp ứng (Latency) từ thời điểm nồng độ bụi PM2.5 thay đổi vượt ngưỡng đến khi LED chuyển màu và còi kêu không vượt quá 500ms.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Đo kiểm thực tế từ thời điểm tác động nguồn bụi vào buồng đo đến khi hệ thống thay đổi trạng thái phần cứng tương ứng bằng thiết bị ghi hình tốc độ cao hoặc đo xung kích hoạt.</w:t>
            </w:r>
          </w:p>
        </w:tc>
      </w:tr>
      <w:tr>
        <w:trPr>
          <w:cantSplit w:val="0"/>
          <w:trHeight w:val="43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4F">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NF-03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Nguồn điện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1">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Tổng dòng điện tiêu thụ của toàn bộ hệ thống ở trạng thái hoạt động cực đại (ESP32 active + PMS7003 chạy quạt + OLED sáng + buzzer/quạt hút bật) phải $\le$ 900mA ở điện áp nguồn 5V.</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Mắc nối tiếp ampe kế vạn năng hoặc thiết bị đo dòng chuyên dụng vào đường nguồn tổng 5V để giám sát giá trị đỉnh (peak current) trong suốt các kịch bản hoạt động.</w:t>
            </w:r>
          </w:p>
        </w:tc>
      </w:tr>
      <w:tr>
        <w:trPr>
          <w:cantSplit w:val="0"/>
          <w:trHeight w:val="4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3">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NF-04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4">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Bộ nhớ</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5">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Dung lượng tài nguyên sau khi biên dịch (compile) phải nằm trong giới hạn an toàn: Dung lượng Flash $\le$ 80% (tương đương $\le$ 3.2 MB / 4 MB) và dung lượng SRAM $\le$ 70% (tương đương $\le$ 364 KB / 520 KB).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6">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tra và trích xuất số liệu thông báo tài nguyên hệ thống từ trình biên dịch (Compiler Output) sau khi build hoàn tất source code bản Release.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7">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8">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Ràng buộc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Tổng chi phí đầu tư mua sắm toàn bộ linh kiện cấu thành phần cứng hệ thống không được vượt quá 2.000.000 VNĐ.</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A">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Đối chiếu, tổng hợp dựa trên hóa đơn tài chính hoặc lịch sử giao dịch thực tế từ các nền tảng thương mại điện tử.</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B">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C">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Ràng buộc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D">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Tất cả các module linh kiện trong danh mục thiết kế phải đảm bảo tính sẵn sàng cung ứng tại thị trường trong nước (Hà Nội hoặc các sàn Shopee/Lazada), thời gian vận chuyển $\le$ 7 ngày.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Minh chứng bằng lịch sử log hành trình đơn hàng thực tế trong giai đoạn chuẩn bị vật tư.</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5F">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6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Ràng buộc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61">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Mã nguồn dự án phải được quản lý tập trung bằng công cụ Git trên nền tảng GitHub; áp dụng mô hình Git Flow (mỗi tính năng phát triển trên 1 nhánh - branch riêng); tổng số commit có ý nghĩa $\ge$ 20.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156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Kiểm tra trực tiếp lịch sử đồ thị commit (Commit History) và Network Graph trên Kho lưu trữ (Repository) của nhóm.</w:t>
            </w:r>
          </w:p>
        </w:tc>
      </w:tr>
    </w:tbl>
    <w:p w:rsidR="00000000" w:rsidDel="00000000" w:rsidP="00000000" w:rsidRDefault="00000000" w:rsidRPr="00000000" w14:paraId="00001563">
      <w:pPr>
        <w:spacing w:after="40" w:lineRule="auto"/>
        <w:rPr>
          <w:rFonts w:ascii="Montserrat" w:cs="Montserrat" w:eastAsia="Montserrat" w:hAnsi="Montserrat"/>
        </w:rPr>
      </w:pPr>
      <w:r w:rsidDel="00000000" w:rsidR="00000000" w:rsidRPr="00000000">
        <w:rPr>
          <w:rFonts w:ascii="Montserrat" w:cs="Montserrat" w:eastAsia="Montserrat" w:hAnsi="Montserrat"/>
          <w:rtl w:val="0"/>
        </w:rPr>
        <w:t xml:space="preserve">X.3. Ý nghĩa và Vai trò của tài liệu SRS trong quá trình phát triển</w:t>
      </w:r>
    </w:p>
    <w:p w:rsidR="00000000" w:rsidDel="00000000" w:rsidP="00000000" w:rsidRDefault="00000000" w:rsidRPr="00000000" w14:paraId="00001564">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Việc thiết lập tài liệu đặc tả SRS định lượng ngay từ giai đoạn chuẩn bị đóng vai trò quyết định đến sự thành công của dự án:</w:t>
      </w:r>
    </w:p>
    <w:p w:rsidR="00000000" w:rsidDel="00000000" w:rsidP="00000000" w:rsidRDefault="00000000" w:rsidRPr="00000000" w14:paraId="00001565">
      <w:pPr>
        <w:numPr>
          <w:ilvl w:val="0"/>
          <w:numId w:val="28"/>
        </w:numPr>
        <w:spacing w:after="0" w:after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Loại bỏ tính mơ hồ: Giúp các thành viên trong nhóm kỹ thuật đạt được sự đồng thuận tuyệt đối về mặt thông số, không còn tranh luận cảm tính về các định nghĩa thế nào là "vượt ngưỡng", "phản hồi nhanh" hay "chạy ổn định".</w:t>
      </w:r>
    </w:p>
    <w:p w:rsidR="00000000" w:rsidDel="00000000" w:rsidP="00000000" w:rsidRDefault="00000000" w:rsidRPr="00000000" w14:paraId="00001566">
      <w:pPr>
        <w:numPr>
          <w:ilvl w:val="0"/>
          <w:numId w:val="28"/>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Làm cơ sở kiểm thử khách quan: Bảng điều kiện kiểm tra (Pass/Fail) ở cột cuối cùng chính là bộ khung cốt lõi để xây dựng kịch bản kiểm thử (Test Plan) chi tiết. Đến giai đoạn nghiệm thu, nhóm chỉ cần đối chiếu thực tế vận hành với các con số đã cam kết trong tài liệu này để đánh giá chất lượng hoàn thiện của hệ thống một cách chính xác nhất.</w:t>
      </w:r>
    </w:p>
    <w:p w:rsidR="00000000" w:rsidDel="00000000" w:rsidP="00000000" w:rsidRDefault="00000000" w:rsidRPr="00000000" w14:paraId="000015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68">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KẾT QUẢ ĐẠT ĐƯỢC</w:t>
      </w:r>
    </w:p>
    <w:p w:rsidR="00000000" w:rsidDel="00000000" w:rsidP="00000000" w:rsidRDefault="00000000" w:rsidRPr="00000000" w14:paraId="00001569">
      <w:pPr>
        <w:numPr>
          <w:ilvl w:val="0"/>
          <w:numId w:val="3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Hoàn thành bảng phân tích nhu cầu người dùng.</w:t>
      </w:r>
    </w:p>
    <w:p w:rsidR="00000000" w:rsidDel="00000000" w:rsidP="00000000" w:rsidRDefault="00000000" w:rsidRPr="00000000" w14:paraId="0000156A">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được các yêu cầu chức năng chính của hệ thống.</w:t>
      </w:r>
    </w:p>
    <w:p w:rsidR="00000000" w:rsidDel="00000000" w:rsidP="00000000" w:rsidRDefault="00000000" w:rsidRPr="00000000" w14:paraId="0000156B">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được các yêu cầu phi chức năng liên quan đến chi phí, độ ổn định, an toàn phần cứng, giao diện và khả năng mở rộng.</w:t>
      </w:r>
    </w:p>
    <w:p w:rsidR="00000000" w:rsidDel="00000000" w:rsidP="00000000" w:rsidRDefault="00000000" w:rsidRPr="00000000" w14:paraId="0000156C">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Đề xuất được các chỉ tiêu kỹ thuật sơ bộ cho nguyên mẫu.</w:t>
      </w:r>
    </w:p>
    <w:p w:rsidR="00000000" w:rsidDel="00000000" w:rsidP="00000000" w:rsidRDefault="00000000" w:rsidRPr="00000000" w14:paraId="0000156D">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Phân tách được phạm vi thực hiện và hướng phát triển.</w:t>
      </w:r>
    </w:p>
    <w:p w:rsidR="00000000" w:rsidDel="00000000" w:rsidP="00000000" w:rsidRDefault="00000000" w:rsidRPr="00000000" w14:paraId="0000156E">
      <w:pPr>
        <w:numPr>
          <w:ilvl w:val="0"/>
          <w:numId w:val="3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Thống nhất rằng Tuần 3 sẽ thiết kế sơ đồ khối trước, sau đó mới lựa chọn linh kiện cụ thể cho từng khối.</w:t>
      </w:r>
    </w:p>
    <w:p w:rsidR="00000000" w:rsidDel="00000000" w:rsidP="00000000" w:rsidRDefault="00000000" w:rsidRPr="00000000" w14:paraId="0000156F">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70">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VẤN ĐỀ GẶP PHẢI</w:t>
      </w:r>
    </w:p>
    <w:tbl>
      <w:tblPr>
        <w:tblStyle w:val="Table17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1.2553725544144"/>
        <w:gridCol w:w="5754.2564384692105"/>
        <w:tblGridChange w:id="0">
          <w:tblGrid>
            <w:gridCol w:w="3271.2553725544144"/>
            <w:gridCol w:w="5754.256438469210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Vấn đề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Mô tả</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3">
            <w:pPr>
              <w:rPr>
                <w:rFonts w:ascii="Montserrat" w:cs="Montserrat" w:eastAsia="Montserrat" w:hAnsi="Montserrat"/>
              </w:rPr>
            </w:pPr>
            <w:r w:rsidDel="00000000" w:rsidR="00000000" w:rsidRPr="00000000">
              <w:rPr>
                <w:rFonts w:ascii="Montserrat" w:cs="Montserrat" w:eastAsia="Montserrat" w:hAnsi="Montserrat"/>
                <w:rtl w:val="0"/>
              </w:rPr>
              <w:t xml:space="preserve">Dễ nhầm giữa yêu cầu chức năng và phi chức năng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4">
            <w:pPr>
              <w:rPr>
                <w:rFonts w:ascii="Montserrat" w:cs="Montserrat" w:eastAsia="Montserrat" w:hAnsi="Montserrat"/>
              </w:rPr>
            </w:pPr>
            <w:r w:rsidDel="00000000" w:rsidR="00000000" w:rsidRPr="00000000">
              <w:rPr>
                <w:rFonts w:ascii="Montserrat" w:cs="Montserrat" w:eastAsia="Montserrat" w:hAnsi="Montserrat"/>
                <w:rtl w:val="0"/>
              </w:rPr>
              <w:t xml:space="preserve">Ví dụ: hiển thị vừa là chức năng đầu ra, vừa có yêu cầu phi chức năng về độ rõ ràng, dễ quan sát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rPr>
                <w:rFonts w:ascii="Montserrat" w:cs="Montserrat" w:eastAsia="Montserrat" w:hAnsi="Montserrat"/>
              </w:rPr>
            </w:pPr>
            <w:r w:rsidDel="00000000" w:rsidR="00000000" w:rsidRPr="00000000">
              <w:rPr>
                <w:rFonts w:ascii="Montserrat" w:cs="Montserrat" w:eastAsia="Montserrat" w:hAnsi="Montserrat"/>
                <w:rtl w:val="0"/>
              </w:rPr>
              <w:t xml:space="preserve">Một số chỉ tiêu kỹ thuật chưa thể chốt chính xác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rPr>
                <w:rFonts w:ascii="Montserrat" w:cs="Montserrat" w:eastAsia="Montserrat" w:hAnsi="Montserrat"/>
              </w:rPr>
            </w:pPr>
            <w:r w:rsidDel="00000000" w:rsidR="00000000" w:rsidRPr="00000000">
              <w:rPr>
                <w:rFonts w:ascii="Montserrat" w:cs="Montserrat" w:eastAsia="Montserrat" w:hAnsi="Montserrat"/>
                <w:rtl w:val="0"/>
              </w:rPr>
              <w:t xml:space="preserve">Vì nhóm chưa chọn linh kiện cụ thể và chưa kiểm thử thực tế</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rPr>
                <w:rFonts w:ascii="Montserrat" w:cs="Montserrat" w:eastAsia="Montserrat" w:hAnsi="Montserrat"/>
              </w:rPr>
            </w:pPr>
            <w:r w:rsidDel="00000000" w:rsidR="00000000" w:rsidRPr="00000000">
              <w:rPr>
                <w:rFonts w:ascii="Montserrat" w:cs="Montserrat" w:eastAsia="Montserrat" w:hAnsi="Montserrat"/>
                <w:rtl w:val="0"/>
              </w:rPr>
              <w:t xml:space="preserve">Scope ban đầu vẫn còn rộng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rPr>
                <w:rFonts w:ascii="Montserrat" w:cs="Montserrat" w:eastAsia="Montserrat" w:hAnsi="Montserrat"/>
              </w:rPr>
            </w:pPr>
            <w:r w:rsidDel="00000000" w:rsidR="00000000" w:rsidRPr="00000000">
              <w:rPr>
                <w:rFonts w:ascii="Montserrat" w:cs="Montserrat" w:eastAsia="Montserrat" w:hAnsi="Montserrat"/>
                <w:rtl w:val="0"/>
              </w:rPr>
              <w:t xml:space="preserve">Các tính năng như Cloud, SD card, pin sạc, cảm biến CO2 làm tăng độ phức tạp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rPr>
                <w:rFonts w:ascii="Montserrat" w:cs="Montserrat" w:eastAsia="Montserrat" w:hAnsi="Montserrat"/>
              </w:rPr>
            </w:pPr>
            <w:r w:rsidDel="00000000" w:rsidR="00000000" w:rsidRPr="00000000">
              <w:rPr>
                <w:rFonts w:ascii="Montserrat" w:cs="Montserrat" w:eastAsia="Montserrat" w:hAnsi="Montserrat"/>
                <w:rtl w:val="0"/>
              </w:rPr>
              <w:t xml:space="preserve">Khó cân bằng giữa “nâng cấp” và “chi phí thấp”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rPr>
                <w:rFonts w:ascii="Montserrat" w:cs="Montserrat" w:eastAsia="Montserrat" w:hAnsi="Montserrat"/>
              </w:rPr>
            </w:pPr>
            <w:r w:rsidDel="00000000" w:rsidR="00000000" w:rsidRPr="00000000">
              <w:rPr>
                <w:rFonts w:ascii="Montserrat" w:cs="Montserrat" w:eastAsia="Montserrat" w:hAnsi="Montserrat"/>
                <w:rtl w:val="0"/>
              </w:rPr>
              <w:t xml:space="preserve">Cảm biến tốt thường có giá cao, trong khi bài tập lớn cần tính khả thi</w:t>
            </w:r>
          </w:p>
        </w:tc>
      </w:tr>
    </w:tbl>
    <w:p w:rsidR="00000000" w:rsidDel="00000000" w:rsidP="00000000" w:rsidRDefault="00000000" w:rsidRPr="00000000" w14:paraId="000015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7C">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GIẢI PHÁP ÁP DỤNG</w:t>
      </w:r>
    </w:p>
    <w:tbl>
      <w:tblPr>
        <w:tblStyle w:val="Table17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7.046728329265"/>
        <w:gridCol w:w="6478.46508269436"/>
        <w:tblGridChange w:id="0">
          <w:tblGrid>
            <w:gridCol w:w="2547.046728329265"/>
            <w:gridCol w:w="6478.4650826943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Vấn đề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Giải pháp</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F">
            <w:pPr>
              <w:rPr>
                <w:rFonts w:ascii="Montserrat" w:cs="Montserrat" w:eastAsia="Montserrat" w:hAnsi="Montserrat"/>
              </w:rPr>
            </w:pPr>
            <w:r w:rsidDel="00000000" w:rsidR="00000000" w:rsidRPr="00000000">
              <w:rPr>
                <w:rFonts w:ascii="Montserrat" w:cs="Montserrat" w:eastAsia="Montserrat" w:hAnsi="Montserrat"/>
                <w:rtl w:val="0"/>
              </w:rPr>
              <w:t xml:space="preserve">Nhầm chức năng và phi chức năng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0">
            <w:pPr>
              <w:rPr>
                <w:rFonts w:ascii="Montserrat" w:cs="Montserrat" w:eastAsia="Montserrat" w:hAnsi="Montserrat"/>
              </w:rPr>
            </w:pPr>
            <w:r w:rsidDel="00000000" w:rsidR="00000000" w:rsidRPr="00000000">
              <w:rPr>
                <w:rFonts w:ascii="Montserrat" w:cs="Montserrat" w:eastAsia="Montserrat" w:hAnsi="Montserrat"/>
                <w:rtl w:val="0"/>
              </w:rPr>
              <w:t xml:space="preserve">Phân loại theo nguyên tắc: chức năng là hệ thống làm gì, phi chức năng là hệ thống làm như thế nào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1">
            <w:pPr>
              <w:rPr>
                <w:rFonts w:ascii="Montserrat" w:cs="Montserrat" w:eastAsia="Montserrat" w:hAnsi="Montserrat"/>
              </w:rPr>
            </w:pPr>
            <w:r w:rsidDel="00000000" w:rsidR="00000000" w:rsidRPr="00000000">
              <w:rPr>
                <w:rFonts w:ascii="Montserrat" w:cs="Montserrat" w:eastAsia="Montserrat" w:hAnsi="Montserrat"/>
                <w:rtl w:val="0"/>
              </w:rPr>
              <w:t xml:space="preserve">Chỉ tiêu chưa chắc chắn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rPr>
                <w:rFonts w:ascii="Montserrat" w:cs="Montserrat" w:eastAsia="Montserrat" w:hAnsi="Montserrat"/>
              </w:rPr>
            </w:pPr>
            <w:r w:rsidDel="00000000" w:rsidR="00000000" w:rsidRPr="00000000">
              <w:rPr>
                <w:rFonts w:ascii="Montserrat" w:cs="Montserrat" w:eastAsia="Montserrat" w:hAnsi="Montserrat"/>
                <w:rtl w:val="0"/>
              </w:rPr>
              <w:t xml:space="preserve">Ghi là “chỉ tiêu sơ bộ”, sẽ cập nhật sau khi chọn linh kiện và kiểm thử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rPr>
                <w:rFonts w:ascii="Montserrat" w:cs="Montserrat" w:eastAsia="Montserrat" w:hAnsi="Montserrat"/>
              </w:rPr>
            </w:pPr>
            <w:r w:rsidDel="00000000" w:rsidR="00000000" w:rsidRPr="00000000">
              <w:rPr>
                <w:rFonts w:ascii="Montserrat" w:cs="Montserrat" w:eastAsia="Montserrat" w:hAnsi="Montserrat"/>
                <w:rtl w:val="0"/>
              </w:rPr>
              <w:t xml:space="preserve">Scope quá rộng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4">
            <w:pPr>
              <w:rPr>
                <w:rFonts w:ascii="Montserrat" w:cs="Montserrat" w:eastAsia="Montserrat" w:hAnsi="Montserrat"/>
              </w:rPr>
            </w:pPr>
            <w:r w:rsidDel="00000000" w:rsidR="00000000" w:rsidRPr="00000000">
              <w:rPr>
                <w:rFonts w:ascii="Montserrat" w:cs="Montserrat" w:eastAsia="Montserrat" w:hAnsi="Montserrat"/>
                <w:rtl w:val="0"/>
              </w:rPr>
              <w:t xml:space="preserve">Chia thành hai nhóm: thực hiện trong nguyên mẫu và hướng phát triển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5">
            <w:pPr>
              <w:rPr>
                <w:rFonts w:ascii="Montserrat" w:cs="Montserrat" w:eastAsia="Montserrat" w:hAnsi="Montserrat"/>
              </w:rPr>
            </w:pPr>
            <w:r w:rsidDel="00000000" w:rsidR="00000000" w:rsidRPr="00000000">
              <w:rPr>
                <w:rFonts w:ascii="Montserrat" w:cs="Montserrat" w:eastAsia="Montserrat" w:hAnsi="Montserrat"/>
                <w:rtl w:val="0"/>
              </w:rPr>
              <w:t xml:space="preserve">Chi phí hạn chế</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6">
            <w:pPr>
              <w:rPr>
                <w:rFonts w:ascii="Montserrat" w:cs="Montserrat" w:eastAsia="Montserrat" w:hAnsi="Montserrat"/>
              </w:rPr>
            </w:pPr>
            <w:r w:rsidDel="00000000" w:rsidR="00000000" w:rsidRPr="00000000">
              <w:rPr>
                <w:rFonts w:ascii="Montserrat" w:cs="Montserrat" w:eastAsia="Montserrat" w:hAnsi="Montserrat"/>
                <w:rtl w:val="0"/>
              </w:rPr>
              <w:t xml:space="preserve">Ưu tiên cảm biến phổ biến, rẻ, dễ thay thế; chấp nhận dữ liệu ở mức tham khảo</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rPr>
                <w:rFonts w:ascii="Montserrat" w:cs="Montserrat" w:eastAsia="Montserrat" w:hAnsi="Montserrat"/>
              </w:rPr>
            </w:pPr>
            <w:r w:rsidDel="00000000" w:rsidR="00000000" w:rsidRPr="00000000">
              <w:rPr>
                <w:rFonts w:ascii="Montserrat" w:cs="Montserrat" w:eastAsia="Montserrat" w:hAnsi="Montserrat"/>
                <w:rtl w:val="0"/>
              </w:rPr>
              <w:t xml:space="preserve">Cần thể hiện tính nâng cấp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rPr>
                <w:rFonts w:ascii="Montserrat" w:cs="Montserrat" w:eastAsia="Montserrat" w:hAnsi="Montserrat"/>
              </w:rPr>
            </w:pPr>
            <w:r w:rsidDel="00000000" w:rsidR="00000000" w:rsidRPr="00000000">
              <w:rPr>
                <w:rFonts w:ascii="Montserrat" w:cs="Montserrat" w:eastAsia="Montserrat" w:hAnsi="Montserrat"/>
                <w:rtl w:val="0"/>
              </w:rPr>
              <w:t xml:space="preserve">Tập trung vào buồng đo khí, quạt hút, cảnh báo phần cứng và cải thiện khối nguồn</w:t>
            </w:r>
          </w:p>
        </w:tc>
      </w:tr>
    </w:tbl>
    <w:p w:rsidR="00000000" w:rsidDel="00000000" w:rsidP="00000000" w:rsidRDefault="00000000" w:rsidRPr="00000000" w14:paraId="00001589">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8A">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BÀI HỌC KINH NGHIỆm</w:t>
      </w:r>
    </w:p>
    <w:p w:rsidR="00000000" w:rsidDel="00000000" w:rsidP="00000000" w:rsidRDefault="00000000" w:rsidRPr="00000000" w14:paraId="0000158B">
      <w:pPr>
        <w:numPr>
          <w:ilvl w:val="0"/>
          <w:numId w:val="5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Cần xác định yêu cầu hệ thống trước khi chọn linh kiện.</w:t>
      </w:r>
    </w:p>
    <w:p w:rsidR="00000000" w:rsidDel="00000000" w:rsidP="00000000" w:rsidRDefault="00000000" w:rsidRPr="00000000" w14:paraId="0000158C">
      <w:pPr>
        <w:numPr>
          <w:ilvl w:val="0"/>
          <w:numId w:val="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Yêu cầu kỹ thuật phải xuất phát từ người dùng mục tiêu và nhu cầu sử dụng.</w:t>
      </w:r>
    </w:p>
    <w:p w:rsidR="00000000" w:rsidDel="00000000" w:rsidP="00000000" w:rsidRDefault="00000000" w:rsidRPr="00000000" w14:paraId="0000158D">
      <w:pPr>
        <w:numPr>
          <w:ilvl w:val="0"/>
          <w:numId w:val="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Không nên đưa quá nhiều tính năng mở rộng vào nguyên mẫu đầu tiên, vì sẽ làm tăng rủi ro không hoàn thành.</w:t>
      </w:r>
    </w:p>
    <w:p w:rsidR="00000000" w:rsidDel="00000000" w:rsidP="00000000" w:rsidRDefault="00000000" w:rsidRPr="00000000" w14:paraId="0000158E">
      <w:pPr>
        <w:numPr>
          <w:ilvl w:val="0"/>
          <w:numId w:val="5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Với đề tài nâng cấp phần cứng, điểm quan trọng không chỉ là cảm biến đo được gì, mà còn là cách tổ chức luồng khí, nguồn, cảnh báo và khả năng lắp ráp.</w:t>
      </w:r>
    </w:p>
    <w:p w:rsidR="00000000" w:rsidDel="00000000" w:rsidP="00000000" w:rsidRDefault="00000000" w:rsidRPr="00000000" w14:paraId="0000158F">
      <w:pPr>
        <w:numPr>
          <w:ilvl w:val="0"/>
          <w:numId w:val="5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Các chỉ tiêu kỹ thuật ban đầu nên được ghi là chỉ tiêu sơ bộ và được cập nhật dần sau quá trình kiểm thử.</w:t>
      </w:r>
    </w:p>
    <w:p w:rsidR="00000000" w:rsidDel="00000000" w:rsidP="00000000" w:rsidRDefault="00000000" w:rsidRPr="00000000" w14:paraId="00001590">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PHÂN CÔNG CÔNG VIỆC VÀ MỨC ĐỘ HOÀN THÀNH</w:t>
      </w:r>
    </w:p>
    <w:tbl>
      <w:tblPr>
        <w:tblStyle w:val="Table1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1974265411947"/>
        <w:gridCol w:w="1077.7415018244674"/>
        <w:gridCol w:w="1820.6952179758023"/>
        <w:gridCol w:w="2192.1720760514695"/>
        <w:gridCol w:w="1119.0167082773194"/>
        <w:gridCol w:w="2219.688880353371"/>
        <w:tblGridChange w:id="0">
          <w:tblGrid>
            <w:gridCol w:w="596.1974265411947"/>
            <w:gridCol w:w="1077.7415018244674"/>
            <w:gridCol w:w="1820.6952179758023"/>
            <w:gridCol w:w="2192.1720760514695"/>
            <w:gridCol w:w="1119.0167082773194"/>
            <w:gridCol w:w="2219.688880353371"/>
          </w:tblGrid>
        </w:tblGridChange>
      </w:tblGrid>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STT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Thành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Công việc được giao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Sản phẩm cần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Tự đánh giá</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rFonts w:ascii="Montserrat" w:cs="Montserrat" w:eastAsia="Montserrat" w:hAnsi="Montserrat"/>
              </w:rPr>
            </w:pPr>
            <w:r w:rsidDel="00000000" w:rsidR="00000000" w:rsidRPr="00000000">
              <w:rPr>
                <w:rFonts w:ascii="Montserrat" w:cs="Montserrat" w:eastAsia="Montserrat" w:hAnsi="Montserrat"/>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8">
            <w:pPr>
              <w:rPr>
                <w:rFonts w:ascii="Montserrat" w:cs="Montserrat" w:eastAsia="Montserrat" w:hAnsi="Montserrat"/>
              </w:rPr>
            </w:pPr>
            <w:r w:rsidDel="00000000" w:rsidR="00000000" w:rsidRPr="00000000">
              <w:rPr>
                <w:rFonts w:ascii="Montserrat" w:cs="Montserrat" w:eastAsia="Montserrat" w:hAnsi="Montserrat"/>
                <w:rtl w:val="0"/>
              </w:rPr>
              <w:t xml:space="preserve">Đỗ Đức Huy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rPr>
                <w:rFonts w:ascii="Montserrat" w:cs="Montserrat" w:eastAsia="Montserrat" w:hAnsi="Montserrat"/>
              </w:rPr>
            </w:pPr>
            <w:r w:rsidDel="00000000" w:rsidR="00000000" w:rsidRPr="00000000">
              <w:rPr>
                <w:rFonts w:ascii="Montserrat" w:cs="Montserrat" w:eastAsia="Montserrat" w:hAnsi="Montserrat"/>
                <w:rtl w:val="0"/>
              </w:rPr>
              <w:t xml:space="preserve">Tổng hợp yêu cầu chức năng và chỉ tiêu kỹ thuật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rPr>
                <w:rFonts w:ascii="Montserrat" w:cs="Montserrat" w:eastAsia="Montserrat" w:hAnsi="Montserrat"/>
              </w:rPr>
            </w:pPr>
            <w:r w:rsidDel="00000000" w:rsidR="00000000" w:rsidRPr="00000000">
              <w:rPr>
                <w:rFonts w:ascii="Montserrat" w:cs="Montserrat" w:eastAsia="Montserrat" w:hAnsi="Montserrat"/>
                <w:rtl w:val="0"/>
              </w:rPr>
              <w:t xml:space="preserve">Bảng yêu cầu chức năng, bảng chỉ tiêu kỹ thuật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tiếp tục rà soát tính khả thi khi chọn linh kiện</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rFonts w:ascii="Montserrat" w:cs="Montserrat" w:eastAsia="Montserrat" w:hAnsi="Montserrat"/>
              </w:rPr>
            </w:pPr>
            <w:r w:rsidDel="00000000" w:rsidR="00000000" w:rsidRPr="00000000">
              <w:rPr>
                <w:rFonts w:ascii="Montserrat" w:cs="Montserrat" w:eastAsia="Montserrat" w:hAnsi="Montserrat"/>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rFonts w:ascii="Montserrat" w:cs="Montserrat" w:eastAsia="Montserrat" w:hAnsi="Montserrat"/>
              </w:rPr>
            </w:pPr>
            <w:r w:rsidDel="00000000" w:rsidR="00000000" w:rsidRPr="00000000">
              <w:rPr>
                <w:rFonts w:ascii="Montserrat" w:cs="Montserrat" w:eastAsia="Montserrat" w:hAnsi="Montserrat"/>
                <w:rtl w:val="0"/>
              </w:rPr>
              <w:t xml:space="preserve">Trương Việt Anh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F">
            <w:pPr>
              <w:rPr>
                <w:rFonts w:ascii="Montserrat" w:cs="Montserrat" w:eastAsia="Montserrat" w:hAnsi="Montserrat"/>
              </w:rPr>
            </w:pPr>
            <w:r w:rsidDel="00000000" w:rsidR="00000000" w:rsidRPr="00000000">
              <w:rPr>
                <w:rFonts w:ascii="Montserrat" w:cs="Montserrat" w:eastAsia="Montserrat" w:hAnsi="Montserrat"/>
                <w:rtl w:val="0"/>
              </w:rPr>
              <w:t xml:space="preserve">Phân tích yêu cầu phi chức năng và giao diện 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0">
            <w:pPr>
              <w:rPr>
                <w:rFonts w:ascii="Montserrat" w:cs="Montserrat" w:eastAsia="Montserrat" w:hAnsi="Montserrat"/>
              </w:rPr>
            </w:pPr>
            <w:r w:rsidDel="00000000" w:rsidR="00000000" w:rsidRPr="00000000">
              <w:rPr>
                <w:rFonts w:ascii="Montserrat" w:cs="Montserrat" w:eastAsia="Montserrat" w:hAnsi="Montserrat"/>
                <w:rtl w:val="0"/>
              </w:rPr>
              <w:t xml:space="preserve">Bảng yêu cầu phi chức năng, đề xuất yêu cầu hiển thị</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1">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làm rõ hơn tiêu chí dễ quan sát trong mô hình thực tế</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3">
            <w:pPr>
              <w:rPr>
                <w:rFonts w:ascii="Montserrat" w:cs="Montserrat" w:eastAsia="Montserrat" w:hAnsi="Montserrat"/>
              </w:rPr>
            </w:pPr>
            <w:r w:rsidDel="00000000" w:rsidR="00000000" w:rsidRPr="00000000">
              <w:rPr>
                <w:rFonts w:ascii="Montserrat" w:cs="Montserrat" w:eastAsia="Montserrat" w:hAnsi="Montserrat"/>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4">
            <w:pPr>
              <w:rPr>
                <w:rFonts w:ascii="Montserrat" w:cs="Montserrat" w:eastAsia="Montserrat" w:hAnsi="Montserrat"/>
              </w:rPr>
            </w:pPr>
            <w:r w:rsidDel="00000000" w:rsidR="00000000" w:rsidRPr="00000000">
              <w:rPr>
                <w:rFonts w:ascii="Montserrat" w:cs="Montserrat" w:eastAsia="Montserrat" w:hAnsi="Montserrat"/>
                <w:rtl w:val="0"/>
              </w:rPr>
              <w:t xml:space="preserve">Đặng Thái Sơn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5">
            <w:pPr>
              <w:rPr>
                <w:rFonts w:ascii="Montserrat" w:cs="Montserrat" w:eastAsia="Montserrat" w:hAnsi="Montserrat"/>
              </w:rPr>
            </w:pPr>
            <w:r w:rsidDel="00000000" w:rsidR="00000000" w:rsidRPr="00000000">
              <w:rPr>
                <w:rFonts w:ascii="Montserrat" w:cs="Montserrat" w:eastAsia="Montserrat" w:hAnsi="Montserrat"/>
                <w:rtl w:val="0"/>
              </w:rPr>
              <w:t xml:space="preserve">Phân loại phạm vi thực hiện và 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rPr>
                <w:rFonts w:ascii="Montserrat" w:cs="Montserrat" w:eastAsia="Montserrat" w:hAnsi="Montserrat"/>
              </w:rPr>
            </w:pPr>
            <w:r w:rsidDel="00000000" w:rsidR="00000000" w:rsidRPr="00000000">
              <w:rPr>
                <w:rFonts w:ascii="Montserrat" w:cs="Montserrat" w:eastAsia="Montserrat" w:hAnsi="Montserrat"/>
                <w:rtl w:val="0"/>
              </w:rPr>
              <w:t xml:space="preserve">Bảng phân loại tính năng thực hiện/hướng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rPr>
                <w:rFonts w:ascii="Montserrat" w:cs="Montserrat" w:eastAsia="Montserrat" w:hAnsi="Montserrat"/>
              </w:rPr>
            </w:pPr>
            <w:r w:rsidDel="00000000" w:rsidR="00000000" w:rsidRPr="00000000">
              <w:rPr>
                <w:rFonts w:ascii="Montserrat" w:cs="Montserrat" w:eastAsia="Montserrat" w:hAnsi="Montserrat"/>
                <w:rtl w:val="0"/>
              </w:rPr>
              <w:t xml:space="preserve">Hoàn thành tốt, cần tiếp tục kiểm tra chi phí linh kiện</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9">
            <w:pPr>
              <w:rPr>
                <w:rFonts w:ascii="Montserrat" w:cs="Montserrat" w:eastAsia="Montserrat" w:hAnsi="Montserrat"/>
              </w:rPr>
            </w:pPr>
            <w:r w:rsidDel="00000000" w:rsidR="00000000" w:rsidRPr="00000000">
              <w:rPr>
                <w:rFonts w:ascii="Montserrat" w:cs="Montserrat" w:eastAsia="Montserrat" w:hAnsi="Montserrat"/>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A">
            <w:pPr>
              <w:rPr>
                <w:rFonts w:ascii="Montserrat" w:cs="Montserrat" w:eastAsia="Montserrat" w:hAnsi="Montserrat"/>
              </w:rPr>
            </w:pPr>
            <w:r w:rsidDel="00000000" w:rsidR="00000000" w:rsidRPr="00000000">
              <w:rPr>
                <w:rFonts w:ascii="Montserrat" w:cs="Montserrat" w:eastAsia="Montserrat" w:hAnsi="Montserrat"/>
                <w:rtl w:val="0"/>
              </w:rPr>
              <w:t xml:space="preserve">Cả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rPr>
                <w:rFonts w:ascii="Montserrat" w:cs="Montserrat" w:eastAsia="Montserrat" w:hAnsi="Montserrat"/>
              </w:rPr>
            </w:pPr>
            <w:r w:rsidDel="00000000" w:rsidR="00000000" w:rsidRPr="00000000">
              <w:rPr>
                <w:rFonts w:ascii="Montserrat" w:cs="Montserrat" w:eastAsia="Montserrat" w:hAnsi="Montserrat"/>
                <w:rtl w:val="0"/>
              </w:rPr>
              <w:t xml:space="preserve">Thảo luận, phản biện và thống nhất chỉ tiêu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rPr>
                <w:rFonts w:ascii="Montserrat" w:cs="Montserrat" w:eastAsia="Montserrat" w:hAnsi="Montserrat"/>
              </w:rPr>
            </w:pPr>
            <w:r w:rsidDel="00000000" w:rsidR="00000000" w:rsidRPr="00000000">
              <w:rPr>
                <w:rFonts w:ascii="Montserrat" w:cs="Montserrat" w:eastAsia="Montserrat" w:hAnsi="Montserrat"/>
                <w:rtl w:val="0"/>
              </w:rPr>
              <w:t xml:space="preserve">Bản yêu cầu hệ thống thống nhất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rPr>
                <w:rFonts w:ascii="Montserrat" w:cs="Montserrat" w:eastAsia="Montserrat" w:hAnsi="Montserrat"/>
              </w:rPr>
            </w:pPr>
            <w:r w:rsidDel="00000000" w:rsidR="00000000" w:rsidRPr="00000000">
              <w:rPr>
                <w:rFonts w:ascii="Montserrat" w:cs="Montserrat" w:eastAsia="Montserrat" w:hAnsi="Montserrat"/>
                <w:rtl w:val="0"/>
              </w:rPr>
              <w:t xml:space="preserve">Nhóm phối hợp tốt, thống nhất được hướng đi trước khi chọn linh kiện</w:t>
            </w:r>
          </w:p>
        </w:tc>
      </w:tr>
    </w:tbl>
    <w:p w:rsidR="00000000" w:rsidDel="00000000" w:rsidP="00000000" w:rsidRDefault="00000000" w:rsidRPr="00000000" w14:paraId="000015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B0">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BẢNG ĐÁNH GIÁ MỨC ĐỘ HOÀN THÀNH TUẦN 2</w:t>
      </w:r>
    </w:p>
    <w:tbl>
      <w:tblPr>
        <w:tblStyle w:val="Table1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4.4793893383257"/>
        <w:gridCol w:w="2616.7799135809137"/>
        <w:gridCol w:w="1532.0056948600986"/>
        <w:gridCol w:w="2902.2468132442864"/>
        <w:tblGridChange w:id="0">
          <w:tblGrid>
            <w:gridCol w:w="1974.4793893383257"/>
            <w:gridCol w:w="2616.7799135809137"/>
            <w:gridCol w:w="1532.0056948600986"/>
            <w:gridCol w:w="2902.2468132442864"/>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Nội dung đánh giá</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Kết quả</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Mức độ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Ghi chú</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5">
            <w:pPr>
              <w:rPr>
                <w:rFonts w:ascii="Montserrat" w:cs="Montserrat" w:eastAsia="Montserrat" w:hAnsi="Montserrat"/>
              </w:rPr>
            </w:pPr>
            <w:r w:rsidDel="00000000" w:rsidR="00000000" w:rsidRPr="00000000">
              <w:rPr>
                <w:rFonts w:ascii="Montserrat" w:cs="Montserrat" w:eastAsia="Montserrat" w:hAnsi="Montserrat"/>
                <w:rtl w:val="0"/>
              </w:rPr>
              <w:t xml:space="preserve">Phân tích nhu cầu người dùng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6">
            <w:pPr>
              <w:rPr>
                <w:rFonts w:ascii="Montserrat" w:cs="Montserrat" w:eastAsia="Montserrat" w:hAnsi="Montserrat"/>
              </w:rPr>
            </w:pPr>
            <w:r w:rsidDel="00000000" w:rsidR="00000000" w:rsidRPr="00000000">
              <w:rPr>
                <w:rFonts w:ascii="Montserrat" w:cs="Montserrat" w:eastAsia="Montserrat" w:hAnsi="Montserrat"/>
                <w:rtl w:val="0"/>
              </w:rPr>
              <w:t xml:space="preserve">Đã hoàn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7">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8">
            <w:pPr>
              <w:rPr>
                <w:rFonts w:ascii="Montserrat" w:cs="Montserrat" w:eastAsia="Montserrat" w:hAnsi="Montserrat"/>
              </w:rPr>
            </w:pPr>
            <w:r w:rsidDel="00000000" w:rsidR="00000000" w:rsidRPr="00000000">
              <w:rPr>
                <w:rFonts w:ascii="Montserrat" w:cs="Montserrat" w:eastAsia="Montserrat" w:hAnsi="Montserrat"/>
                <w:rtl w:val="0"/>
              </w:rPr>
              <w:t xml:space="preserve">Bám theo các nhóm người dùng xác định ở Tuần 1</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9">
            <w:pPr>
              <w:rPr>
                <w:rFonts w:ascii="Montserrat" w:cs="Montserrat" w:eastAsia="Montserrat" w:hAnsi="Montserrat"/>
              </w:rPr>
            </w:pPr>
            <w:r w:rsidDel="00000000" w:rsidR="00000000" w:rsidRPr="00000000">
              <w:rPr>
                <w:rFonts w:ascii="Montserrat" w:cs="Montserrat" w:eastAsia="Montserrat" w:hAnsi="Montserrat"/>
                <w:rtl w:val="0"/>
              </w:rPr>
              <w:t xml:space="preserve">Yêu cầu chức năng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A">
            <w:pPr>
              <w:rPr>
                <w:rFonts w:ascii="Montserrat" w:cs="Montserrat" w:eastAsia="Montserrat" w:hAnsi="Montserrat"/>
              </w:rPr>
            </w:pPr>
            <w:r w:rsidDel="00000000" w:rsidR="00000000" w:rsidRPr="00000000">
              <w:rPr>
                <w:rFonts w:ascii="Montserrat" w:cs="Montserrat" w:eastAsia="Montserrat" w:hAnsi="Montserrat"/>
                <w:rtl w:val="0"/>
              </w:rPr>
              <w:t xml:space="preserve">Đã lập bảng F1 - F10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B">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C">
            <w:pPr>
              <w:rPr>
                <w:rFonts w:ascii="Montserrat" w:cs="Montserrat" w:eastAsia="Montserrat" w:hAnsi="Montserrat"/>
              </w:rPr>
            </w:pPr>
            <w:r w:rsidDel="00000000" w:rsidR="00000000" w:rsidRPr="00000000">
              <w:rPr>
                <w:rFonts w:ascii="Montserrat" w:cs="Montserrat" w:eastAsia="Montserrat" w:hAnsi="Montserrat"/>
                <w:rtl w:val="0"/>
              </w:rPr>
              <w:t xml:space="preserve">Có thể điều chỉnh sau khi chọn linh kiện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rPr>
                <w:rFonts w:ascii="Montserrat" w:cs="Montserrat" w:eastAsia="Montserrat" w:hAnsi="Montserrat"/>
              </w:rPr>
            </w:pPr>
            <w:r w:rsidDel="00000000" w:rsidR="00000000" w:rsidRPr="00000000">
              <w:rPr>
                <w:rFonts w:ascii="Montserrat" w:cs="Montserrat" w:eastAsia="Montserrat" w:hAnsi="Montserrat"/>
                <w:rtl w:val="0"/>
              </w:rPr>
              <w:t xml:space="preserve">Yêu cầu phi chức năng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rPr>
                <w:rFonts w:ascii="Montserrat" w:cs="Montserrat" w:eastAsia="Montserrat" w:hAnsi="Montserrat"/>
              </w:rPr>
            </w:pPr>
            <w:r w:rsidDel="00000000" w:rsidR="00000000" w:rsidRPr="00000000">
              <w:rPr>
                <w:rFonts w:ascii="Montserrat" w:cs="Montserrat" w:eastAsia="Montserrat" w:hAnsi="Montserrat"/>
                <w:rtl w:val="0"/>
              </w:rPr>
              <w:t xml:space="preserve">Đã lập bảng theo nhóm tiêu chí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rPr>
                <w:rFonts w:ascii="Montserrat" w:cs="Montserrat" w:eastAsia="Montserrat" w:hAnsi="Montserrat"/>
              </w:rPr>
            </w:pPr>
            <w:r w:rsidDel="00000000" w:rsidR="00000000" w:rsidRPr="00000000">
              <w:rPr>
                <w:rFonts w:ascii="Montserrat" w:cs="Montserrat" w:eastAsia="Montserrat" w:hAnsi="Montserrat"/>
                <w:rtl w:val="0"/>
              </w:rPr>
              <w:t xml:space="preserve">Đã đưa hiển thị vào yêu cầu giao diện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rPr>
                <w:rFonts w:ascii="Montserrat" w:cs="Montserrat" w:eastAsia="Montserrat" w:hAnsi="Montserrat"/>
              </w:rPr>
            </w:pPr>
            <w:r w:rsidDel="00000000" w:rsidR="00000000" w:rsidRPr="00000000">
              <w:rPr>
                <w:rFonts w:ascii="Montserrat" w:cs="Montserrat" w:eastAsia="Montserrat" w:hAnsi="Montserrat"/>
                <w:rtl w:val="0"/>
              </w:rPr>
              <w:t xml:space="preserve">Chỉ tiêu kỹ thuật sơ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rPr>
                <w:rFonts w:ascii="Montserrat" w:cs="Montserrat" w:eastAsia="Montserrat" w:hAnsi="Montserrat"/>
              </w:rPr>
            </w:pPr>
            <w:r w:rsidDel="00000000" w:rsidR="00000000" w:rsidRPr="00000000">
              <w:rPr>
                <w:rFonts w:ascii="Montserrat" w:cs="Montserrat" w:eastAsia="Montserrat" w:hAnsi="Montserrat"/>
                <w:rtl w:val="0"/>
              </w:rPr>
              <w:t xml:space="preserve">Đã đề xuất các thông số chính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rPr>
                <w:rFonts w:ascii="Montserrat" w:cs="Montserrat" w:eastAsia="Montserrat" w:hAnsi="Montserrat"/>
              </w:rPr>
            </w:pPr>
            <w:r w:rsidDel="00000000" w:rsidR="00000000" w:rsidRPr="00000000">
              <w:rPr>
                <w:rFonts w:ascii="Montserrat" w:cs="Montserrat" w:eastAsia="Montserrat" w:hAnsi="Montserrat"/>
                <w:rtl w:val="0"/>
              </w:rPr>
              <w:t xml:space="preserve">Một số thông số cần cập nhật sau kiểm thử</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5">
            <w:pPr>
              <w:rPr>
                <w:rFonts w:ascii="Montserrat" w:cs="Montserrat" w:eastAsia="Montserrat" w:hAnsi="Montserrat"/>
              </w:rPr>
            </w:pPr>
            <w:r w:rsidDel="00000000" w:rsidR="00000000" w:rsidRPr="00000000">
              <w:rPr>
                <w:rFonts w:ascii="Montserrat" w:cs="Montserrat" w:eastAsia="Montserrat" w:hAnsi="Montserrat"/>
                <w:rtl w:val="0"/>
              </w:rPr>
              <w:t xml:space="preserve">Phân loại phạm 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6">
            <w:pPr>
              <w:rPr>
                <w:rFonts w:ascii="Montserrat" w:cs="Montserrat" w:eastAsia="Montserrat" w:hAnsi="Montserrat"/>
              </w:rPr>
            </w:pPr>
            <w:r w:rsidDel="00000000" w:rsidR="00000000" w:rsidRPr="00000000">
              <w:rPr>
                <w:rFonts w:ascii="Montserrat" w:cs="Montserrat" w:eastAsia="Montserrat" w:hAnsi="Montserrat"/>
                <w:rtl w:val="0"/>
              </w:rPr>
              <w:t xml:space="preserve">Đã tách phần thực hiện và hướng phát triển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7">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8">
            <w:pPr>
              <w:rPr>
                <w:rFonts w:ascii="Montserrat" w:cs="Montserrat" w:eastAsia="Montserrat" w:hAnsi="Montserrat"/>
              </w:rPr>
            </w:pPr>
            <w:r w:rsidDel="00000000" w:rsidR="00000000" w:rsidRPr="00000000">
              <w:rPr>
                <w:rFonts w:ascii="Montserrat" w:cs="Montserrat" w:eastAsia="Montserrat" w:hAnsi="Montserrat"/>
                <w:rtl w:val="0"/>
              </w:rPr>
              <w:t xml:space="preserve">Giúp tránh scope quá rộng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9">
            <w:pPr>
              <w:rPr>
                <w:rFonts w:ascii="Montserrat" w:cs="Montserrat" w:eastAsia="Montserrat" w:hAnsi="Montserrat"/>
              </w:rPr>
            </w:pPr>
            <w:r w:rsidDel="00000000" w:rsidR="00000000" w:rsidRPr="00000000">
              <w:rPr>
                <w:rFonts w:ascii="Montserrat" w:cs="Montserrat" w:eastAsia="Montserrat" w:hAnsi="Montserrat"/>
                <w:rtl w:val="0"/>
              </w:rPr>
              <w:t xml:space="preserve">Chuẩn bị cho sơ đồ khối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A">
            <w:pPr>
              <w:rPr>
                <w:rFonts w:ascii="Montserrat" w:cs="Montserrat" w:eastAsia="Montserrat" w:hAnsi="Montserrat"/>
              </w:rPr>
            </w:pPr>
            <w:r w:rsidDel="00000000" w:rsidR="00000000" w:rsidRPr="00000000">
              <w:rPr>
                <w:rFonts w:ascii="Montserrat" w:cs="Montserrat" w:eastAsia="Montserrat" w:hAnsi="Montserrat"/>
                <w:rtl w:val="0"/>
              </w:rPr>
              <w:t xml:space="preserve">Đã xác định các khối cần có</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B">
            <w:pPr>
              <w:rPr>
                <w:rFonts w:ascii="Montserrat" w:cs="Montserrat" w:eastAsia="Montserrat" w:hAnsi="Montserrat"/>
              </w:rPr>
            </w:pPr>
            <w:r w:rsidDel="00000000" w:rsidR="00000000" w:rsidRPr="00000000">
              <w:rPr>
                <w:rFonts w:ascii="Montserrat" w:cs="Montserrat" w:eastAsia="Montserrat" w:hAnsi="Montserrat"/>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C">
            <w:pPr>
              <w:rPr>
                <w:rFonts w:ascii="Montserrat" w:cs="Montserrat" w:eastAsia="Montserrat" w:hAnsi="Montserrat"/>
              </w:rPr>
            </w:pPr>
            <w:r w:rsidDel="00000000" w:rsidR="00000000" w:rsidRPr="00000000">
              <w:rPr>
                <w:rFonts w:ascii="Montserrat" w:cs="Montserrat" w:eastAsia="Montserrat" w:hAnsi="Montserrat"/>
                <w:rtl w:val="0"/>
              </w:rPr>
              <w:t xml:space="preserve">Tuần 3 sẽ vẽ sơ đồ khối chi tiết hơn</w:t>
            </w:r>
          </w:p>
        </w:tc>
      </w:tr>
    </w:tbl>
    <w:p w:rsidR="00000000" w:rsidDel="00000000" w:rsidP="00000000" w:rsidRDefault="00000000" w:rsidRPr="00000000" w14:paraId="000015CD">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CE">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ĐÁNH GIÁ CHUNG TUẦN 2</w:t>
      </w:r>
    </w:p>
    <w:tbl>
      <w:tblPr>
        <w:tblStyle w:val="Table17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4155348485374"/>
        <w:gridCol w:w="7040.096276175087"/>
        <w:tblGridChange w:id="0">
          <w:tblGrid>
            <w:gridCol w:w="1985.4155348485374"/>
            <w:gridCol w:w="7040.096276175087"/>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F">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Tiêu chí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0">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Đánh giá</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1">
            <w:pPr>
              <w:rPr>
                <w:rFonts w:ascii="Montserrat" w:cs="Montserrat" w:eastAsia="Montserrat" w:hAnsi="Montserrat"/>
              </w:rPr>
            </w:pPr>
            <w:r w:rsidDel="00000000" w:rsidR="00000000" w:rsidRPr="00000000">
              <w:rPr>
                <w:rFonts w:ascii="Montserrat" w:cs="Montserrat" w:eastAsia="Montserrat" w:hAnsi="Montserrat"/>
                <w:rtl w:val="0"/>
              </w:rPr>
              <w:t xml:space="preserve">Tiến độ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2">
            <w:pPr>
              <w:rPr>
                <w:rFonts w:ascii="Montserrat" w:cs="Montserrat" w:eastAsia="Montserrat" w:hAnsi="Montserrat"/>
              </w:rPr>
            </w:pPr>
            <w:r w:rsidDel="00000000" w:rsidR="00000000" w:rsidRPr="00000000">
              <w:rPr>
                <w:rFonts w:ascii="Montserrat" w:cs="Montserrat" w:eastAsia="Montserrat" w:hAnsi="Montserrat"/>
                <w:rtl w:val="0"/>
              </w:rPr>
              <w:t xml:space="preserve">Đạt yêu cầu</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3">
            <w:pPr>
              <w:rPr>
                <w:rFonts w:ascii="Montserrat" w:cs="Montserrat" w:eastAsia="Montserrat" w:hAnsi="Montserrat"/>
              </w:rPr>
            </w:pPr>
            <w:r w:rsidDel="00000000" w:rsidR="00000000" w:rsidRPr="00000000">
              <w:rPr>
                <w:rFonts w:ascii="Montserrat" w:cs="Montserrat" w:eastAsia="Montserrat" w:hAnsi="Montserrat"/>
                <w:rtl w:val="0"/>
              </w:rPr>
              <w:t xml:space="preserve">Chất lượng nội dung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4">
            <w:pPr>
              <w:rPr>
                <w:rFonts w:ascii="Montserrat" w:cs="Montserrat" w:eastAsia="Montserrat" w:hAnsi="Montserrat"/>
              </w:rPr>
            </w:pPr>
            <w:r w:rsidDel="00000000" w:rsidR="00000000" w:rsidRPr="00000000">
              <w:rPr>
                <w:rFonts w:ascii="Montserrat" w:cs="Montserrat" w:eastAsia="Montserrat" w:hAnsi="Montserrat"/>
                <w:rtl w:val="0"/>
              </w:rPr>
              <w:t xml:space="preserve">Tốt, đã chuyển từ ý tưởng chung sang yêu cầu hệ thống cụ thể</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5">
            <w:pPr>
              <w:rPr>
                <w:rFonts w:ascii="Montserrat" w:cs="Montserrat" w:eastAsia="Montserrat" w:hAnsi="Montserrat"/>
              </w:rPr>
            </w:pPr>
            <w:r w:rsidDel="00000000" w:rsidR="00000000" w:rsidRPr="00000000">
              <w:rPr>
                <w:rFonts w:ascii="Montserrat" w:cs="Montserrat" w:eastAsia="Montserrat" w:hAnsi="Montserrat"/>
                <w:rtl w:val="0"/>
              </w:rPr>
              <w:t xml:space="preserve">Tinh thần làm việc nhóm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6">
            <w:pPr>
              <w:rPr>
                <w:rFonts w:ascii="Montserrat" w:cs="Montserrat" w:eastAsia="Montserrat" w:hAnsi="Montserrat"/>
              </w:rPr>
            </w:pPr>
            <w:r w:rsidDel="00000000" w:rsidR="00000000" w:rsidRPr="00000000">
              <w:rPr>
                <w:rFonts w:ascii="Montserrat" w:cs="Montserrat" w:eastAsia="Montserrat" w:hAnsi="Montserrat"/>
                <w:rtl w:val="0"/>
              </w:rPr>
              <w:t xml:space="preserve">Các thành viên tham gia đầy đủ, có phân công rõ ràng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7">
            <w:pPr>
              <w:rPr>
                <w:rFonts w:ascii="Montserrat" w:cs="Montserrat" w:eastAsia="Montserrat" w:hAnsi="Montserrat"/>
              </w:rPr>
            </w:pPr>
            <w:r w:rsidDel="00000000" w:rsidR="00000000" w:rsidRPr="00000000">
              <w:rPr>
                <w:rFonts w:ascii="Montserrat" w:cs="Montserrat" w:eastAsia="Montserrat" w:hAnsi="Montserrat"/>
                <w:rtl w:val="0"/>
              </w:rPr>
              <w:t xml:space="preserve">Điểm cần cải thiện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rPr>
                <w:rFonts w:ascii="Montserrat" w:cs="Montserrat" w:eastAsia="Montserrat" w:hAnsi="Montserrat"/>
              </w:rPr>
            </w:pPr>
            <w:r w:rsidDel="00000000" w:rsidR="00000000" w:rsidRPr="00000000">
              <w:rPr>
                <w:rFonts w:ascii="Montserrat" w:cs="Montserrat" w:eastAsia="Montserrat" w:hAnsi="Montserrat"/>
                <w:rtl w:val="0"/>
              </w:rPr>
              <w:t xml:space="preserve">Cần tránh chốt linh kiện quá sớm trước khi hoàn thiện sơ đồ khối</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rPr>
                <w:rFonts w:ascii="Montserrat" w:cs="Montserrat" w:eastAsia="Montserrat" w:hAnsi="Montserrat"/>
              </w:rPr>
            </w:pPr>
            <w:r w:rsidDel="00000000" w:rsidR="00000000" w:rsidRPr="00000000">
              <w:rPr>
                <w:rFonts w:ascii="Montserrat" w:cs="Montserrat" w:eastAsia="Montserrat" w:hAnsi="Montserrat"/>
                <w:rtl w:val="0"/>
              </w:rPr>
              <w:t xml:space="preserve">Kết luận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rPr>
                <w:rFonts w:ascii="Montserrat" w:cs="Montserrat" w:eastAsia="Montserrat" w:hAnsi="Montserrat"/>
              </w:rPr>
            </w:pPr>
            <w:r w:rsidDel="00000000" w:rsidR="00000000" w:rsidRPr="00000000">
              <w:rPr>
                <w:rFonts w:ascii="Montserrat" w:cs="Montserrat" w:eastAsia="Montserrat" w:hAnsi="Montserrat"/>
                <w:rtl w:val="0"/>
              </w:rPr>
              <w:t xml:space="preserve">Tuần 2 hoàn thành mục tiêu xây dựng yêu cầu chức năng, yêu cầu phi chức năng và chỉ tiêu kỹ thuật sơ bộ</w:t>
            </w:r>
          </w:p>
        </w:tc>
      </w:tr>
    </w:tbl>
    <w:p w:rsidR="00000000" w:rsidDel="00000000" w:rsidP="00000000" w:rsidRDefault="00000000" w:rsidRPr="00000000" w14:paraId="000015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DC">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KẾ HOẠCH TIẾP THEO</w:t>
      </w:r>
    </w:p>
    <w:p w:rsidR="00000000" w:rsidDel="00000000" w:rsidP="00000000" w:rsidRDefault="00000000" w:rsidRPr="00000000" w14:paraId="000015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Buổi làm việc tiếp theo: Tuần 3</w:t>
      </w:r>
    </w:p>
    <w:p w:rsidR="00000000" w:rsidDel="00000000" w:rsidP="00000000" w:rsidRDefault="00000000" w:rsidRPr="00000000" w14:paraId="000015D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Nội dung dự kiến:</w:t>
      </w:r>
    </w:p>
    <w:p w:rsidR="00000000" w:rsidDel="00000000" w:rsidP="00000000" w:rsidRDefault="00000000" w:rsidRPr="00000000" w14:paraId="000015DF">
      <w:pPr>
        <w:numPr>
          <w:ilvl w:val="0"/>
          <w:numId w:val="3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Xây dựng sơ đồ khối tổng quát của hệ thống.</w:t>
      </w:r>
    </w:p>
    <w:p w:rsidR="00000000" w:rsidDel="00000000" w:rsidP="00000000" w:rsidRDefault="00000000" w:rsidRPr="00000000" w14:paraId="000015E0">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Xác định các khối phần cứng chính: xử lý trung tâm, cảm biến, lấy mẫu khí, hiển thị, cảnh báo, nguồn.</w:t>
      </w:r>
    </w:p>
    <w:p w:rsidR="00000000" w:rsidDel="00000000" w:rsidP="00000000" w:rsidRDefault="00000000" w:rsidRPr="00000000" w14:paraId="000015E1">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Từ sơ đồ khối, lựa chọn linh kiện phù hợp cho từng khối.</w:t>
      </w:r>
    </w:p>
    <w:p w:rsidR="00000000" w:rsidDel="00000000" w:rsidP="00000000" w:rsidRDefault="00000000" w:rsidRPr="00000000" w14:paraId="000015E2">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 sánh các phương án linh kiện theo chi phí, độ khó triển khai và mức độ phù hợp với yêu cầu kỹ thuật.</w:t>
      </w:r>
    </w:p>
    <w:p w:rsidR="00000000" w:rsidDel="00000000" w:rsidP="00000000" w:rsidRDefault="00000000" w:rsidRPr="00000000" w14:paraId="000015E3">
      <w:pPr>
        <w:numPr>
          <w:ilvl w:val="0"/>
          <w:numId w:val="3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Chuẩn bị bảng BOM sơ bộ.</w:t>
      </w:r>
    </w:p>
    <w:p w:rsidR="00000000" w:rsidDel="00000000" w:rsidP="00000000" w:rsidRDefault="00000000" w:rsidRPr="00000000" w14:paraId="000015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15E5">
      <w:pPr>
        <w:spacing w:after="80" w:lineRule="auto"/>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w:t>
      </w:r>
    </w:p>
    <w:p w:rsidR="00000000" w:rsidDel="00000000" w:rsidP="00000000" w:rsidRDefault="00000000" w:rsidRPr="00000000" w14:paraId="000015E6">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mẫu nhật ký kỹ thuật do giảng viên cung cấp.</w:t>
      </w:r>
    </w:p>
    <w:p w:rsidR="00000000" w:rsidDel="00000000" w:rsidP="00000000" w:rsidRDefault="00000000" w:rsidRPr="00000000" w14:paraId="000015E7">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Datasheet ESP32 DevKit / ESP32-WROOM-32.</w:t>
      </w:r>
    </w:p>
    <w:p w:rsidR="00000000" w:rsidDel="00000000" w:rsidP="00000000" w:rsidRDefault="00000000" w:rsidRPr="00000000" w14:paraId="000015E8">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 cảm biến khí MQ135.</w:t>
      </w:r>
    </w:p>
    <w:p w:rsidR="00000000" w:rsidDel="00000000" w:rsidP="00000000" w:rsidRDefault="00000000" w:rsidRPr="00000000" w14:paraId="000015E9">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 cảm biến bụi GP2Y1010AU0F / DSM501A.</w:t>
      </w:r>
    </w:p>
    <w:p w:rsidR="00000000" w:rsidDel="00000000" w:rsidP="00000000" w:rsidRDefault="00000000" w:rsidRPr="00000000" w14:paraId="000015EA">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tham khảo cảm biến nhiệt độ - độ ẩm DHT22.</w:t>
      </w:r>
    </w:p>
    <w:p w:rsidR="00000000" w:rsidDel="00000000" w:rsidP="00000000" w:rsidRDefault="00000000" w:rsidRPr="00000000" w14:paraId="000015EB">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Tài liệu hướng dẫn sử dụng OLED SSD1306 hoặc LCD 16x2 I2C với ESP32.</w:t>
      </w:r>
    </w:p>
    <w:p w:rsidR="00000000" w:rsidDel="00000000" w:rsidP="00000000" w:rsidRDefault="00000000" w:rsidRPr="00000000" w14:paraId="000015EC">
      <w:pPr>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yequ7tquwnh8"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thêm</w:t>
      </w: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timeline dự kiến từ tuần 5</w:t>
      </w:r>
    </w:p>
    <w:tbl>
      <w:tblPr>
        <w:tblStyle w:val="Table176"/>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425"/>
        <w:gridCol w:w="3410"/>
        <w:tblGridChange w:id="0">
          <w:tblGrid>
            <w:gridCol w:w="800"/>
            <w:gridCol w:w="3425"/>
            <w:gridCol w:w="3410"/>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EF">
            <w:pPr>
              <w:rPr/>
            </w:pPr>
            <w:r w:rsidDel="00000000" w:rsidR="00000000" w:rsidRPr="00000000">
              <w:rPr>
                <w:rtl w:val="0"/>
              </w:rPr>
              <w:t xml:space="preserve">Tuần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0">
            <w:pPr>
              <w:rPr/>
            </w:pPr>
            <w:r w:rsidDel="00000000" w:rsidR="00000000" w:rsidRPr="00000000">
              <w:rPr>
                <w:rtl w:val="0"/>
              </w:rPr>
              <w:t xml:space="preserve">Milestone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1">
            <w:pPr>
              <w:rPr/>
            </w:pPr>
            <w:r w:rsidDel="00000000" w:rsidR="00000000" w:rsidRPr="00000000">
              <w:rPr>
                <w:rtl w:val="0"/>
              </w:rPr>
              <w:t xml:space="preserve">Deliverable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2">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3">
            <w:pPr>
              <w:rPr/>
            </w:pPr>
            <w:r w:rsidDel="00000000" w:rsidR="00000000" w:rsidRPr="00000000">
              <w:rPr>
                <w:rtl w:val="0"/>
              </w:rPr>
              <w:t xml:space="preserve">Requirement &amp; System Design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4">
            <w:pPr>
              <w:rPr/>
            </w:pPr>
            <w:r w:rsidDel="00000000" w:rsidR="00000000" w:rsidRPr="00000000">
              <w:rPr>
                <w:rtl w:val="0"/>
              </w:rPr>
              <w:t xml:space="preserve">Yêu cầu chức năng, sơ đồ khối, chọn linh kiện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5">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6">
            <w:pPr>
              <w:rPr/>
            </w:pPr>
            <w:r w:rsidDel="00000000" w:rsidR="00000000" w:rsidRPr="00000000">
              <w:rPr>
                <w:rtl w:val="0"/>
              </w:rPr>
              <w:t xml:space="preserve">Hardware Design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7">
            <w:pPr>
              <w:rPr/>
            </w:pPr>
            <w:r w:rsidDel="00000000" w:rsidR="00000000" w:rsidRPr="00000000">
              <w:rPr>
                <w:rtl w:val="0"/>
              </w:rPr>
              <w:t xml:space="preserve">Nguyên lý mạch, PCB v1, BOM</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8">
            <w:pP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9">
            <w:pPr>
              <w:rPr/>
            </w:pPr>
            <w:r w:rsidDel="00000000" w:rsidR="00000000" w:rsidRPr="00000000">
              <w:rPr>
                <w:rtl w:val="0"/>
              </w:rPr>
              <w:t xml:space="preserve">Thi giữa kỳ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A">
            <w:pPr>
              <w:rPr/>
            </w:pPr>
            <w:r w:rsidDel="00000000" w:rsidR="00000000" w:rsidRPr="00000000">
              <w:rPr>
                <w:rtl w:val="0"/>
              </w:rPr>
              <w:t xml:space="preserve">Không phát sinh kỹ thuật</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B">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C">
            <w:pPr>
              <w:rPr/>
            </w:pPr>
            <w:r w:rsidDel="00000000" w:rsidR="00000000" w:rsidRPr="00000000">
              <w:rPr>
                <w:rtl w:val="0"/>
              </w:rPr>
              <w:t xml:space="preserve">PCB Review &amp; Chuẩn bị linh kiện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D">
            <w:pPr>
              <w:rPr/>
            </w:pPr>
            <w:r w:rsidDel="00000000" w:rsidR="00000000" w:rsidRPr="00000000">
              <w:rPr>
                <w:rtl w:val="0"/>
              </w:rPr>
              <w:t xml:space="preserve">PCB v2, đặt mua linh kiện</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E">
            <w:pP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5FF">
            <w:pPr>
              <w:rPr/>
            </w:pPr>
            <w:r w:rsidDel="00000000" w:rsidR="00000000" w:rsidRPr="00000000">
              <w:rPr>
                <w:rtl w:val="0"/>
              </w:rPr>
              <w:t xml:space="preserve">Bring-up phần cứng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0">
            <w:pPr>
              <w:rPr/>
            </w:pPr>
            <w:r w:rsidDel="00000000" w:rsidR="00000000" w:rsidRPr="00000000">
              <w:rPr>
                <w:rtl w:val="0"/>
              </w:rPr>
              <w:t xml:space="preserve">Test nguồn, ESP32, từng module</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1">
            <w:pP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2">
            <w:pPr>
              <w:rPr/>
            </w:pPr>
            <w:r w:rsidDel="00000000" w:rsidR="00000000" w:rsidRPr="00000000">
              <w:rPr>
                <w:rtl w:val="0"/>
              </w:rPr>
              <w:t xml:space="preserve">Firmware Driver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3">
            <w:pPr>
              <w:rPr/>
            </w:pPr>
            <w:r w:rsidDel="00000000" w:rsidR="00000000" w:rsidRPr="00000000">
              <w:rPr>
                <w:rtl w:val="0"/>
              </w:rPr>
              <w:t xml:space="preserve">Driver cảm biến, OLED, quạt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4">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5">
            <w:pPr>
              <w:rPr/>
            </w:pPr>
            <w:r w:rsidDel="00000000" w:rsidR="00000000" w:rsidRPr="00000000">
              <w:rPr>
                <w:rtl w:val="0"/>
              </w:rPr>
              <w:t xml:space="preserve">System Integration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6">
            <w:pPr>
              <w:rPr/>
            </w:pPr>
            <w:r w:rsidDel="00000000" w:rsidR="00000000" w:rsidRPr="00000000">
              <w:rPr>
                <w:rtl w:val="0"/>
              </w:rPr>
              <w:t xml:space="preserve">Ghép toàn hệ thống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7">
            <w:pP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8">
            <w:pPr>
              <w:rPr/>
            </w:pPr>
            <w:r w:rsidDel="00000000" w:rsidR="00000000" w:rsidRPr="00000000">
              <w:rPr>
                <w:rtl w:val="0"/>
              </w:rPr>
              <w:t xml:space="preserve">Hardware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9">
            <w:pPr>
              <w:rPr/>
            </w:pPr>
            <w:r w:rsidDel="00000000" w:rsidR="00000000" w:rsidRPr="00000000">
              <w:rPr>
                <w:rtl w:val="0"/>
              </w:rPr>
              <w:t xml:space="preserve">Đo kiểm bằng VC890+, hiệu chuẩn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A">
            <w:pPr>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B">
            <w:pPr>
              <w:rPr/>
            </w:pPr>
            <w:r w:rsidDel="00000000" w:rsidR="00000000" w:rsidRPr="00000000">
              <w:rPr>
                <w:rtl w:val="0"/>
              </w:rPr>
              <w:t xml:space="preserve">Reliability Improvement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C">
            <w:pPr>
              <w:rPr/>
            </w:pPr>
            <w:r w:rsidDel="00000000" w:rsidR="00000000" w:rsidRPr="00000000">
              <w:rPr>
                <w:rtl w:val="0"/>
              </w:rPr>
              <w:t xml:space="preserve">Refactor, Watchdog, Logger, Web Dashboard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D">
            <w:pPr>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E">
            <w:pPr>
              <w:rPr/>
            </w:pPr>
            <w:r w:rsidDel="00000000" w:rsidR="00000000" w:rsidRPr="00000000">
              <w:rPr>
                <w:rtl w:val="0"/>
              </w:rPr>
              <w:t xml:space="preserve">Validation &amp; Stress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0F">
            <w:pPr>
              <w:rPr/>
            </w:pPr>
            <w:r w:rsidDel="00000000" w:rsidR="00000000" w:rsidRPr="00000000">
              <w:rPr>
                <w:rtl w:val="0"/>
              </w:rPr>
              <w:t xml:space="preserve">Chạy dài hạn, test case, thu dữ liệu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0">
            <w:pP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1">
            <w:pPr>
              <w:rPr/>
            </w:pPr>
            <w:r w:rsidDel="00000000" w:rsidR="00000000" w:rsidRPr="00000000">
              <w:rPr>
                <w:rtl w:val="0"/>
              </w:rPr>
              <w:t xml:space="preserve">Documentation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2">
            <w:pPr>
              <w:rPr/>
            </w:pPr>
            <w:r w:rsidDel="00000000" w:rsidR="00000000" w:rsidRPr="00000000">
              <w:rPr>
                <w:rtl w:val="0"/>
              </w:rPr>
              <w:t xml:space="preserve">Báo cáo, phân tích dữ liệu</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3">
            <w:pP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4">
            <w:pPr>
              <w:rPr/>
            </w:pPr>
            <w:r w:rsidDel="00000000" w:rsidR="00000000" w:rsidRPr="00000000">
              <w:rPr>
                <w:rtl w:val="0"/>
              </w:rPr>
              <w:t xml:space="preserve">Final Demo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5">
            <w:pPr>
              <w:rPr/>
            </w:pPr>
            <w:r w:rsidDel="00000000" w:rsidR="00000000" w:rsidRPr="00000000">
              <w:rPr>
                <w:rtl w:val="0"/>
              </w:rPr>
            </w:r>
          </w:p>
        </w:tc>
      </w:tr>
    </w:tbl>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engineering document</w:t>
      </w:r>
    </w:p>
    <w:p w:rsidR="00000000" w:rsidDel="00000000" w:rsidP="00000000" w:rsidRDefault="00000000" w:rsidRPr="00000000" w14:paraId="00001618">
      <w:pPr>
        <w:rPr/>
      </w:pPr>
      <w:r w:rsidDel="00000000" w:rsidR="00000000" w:rsidRPr="00000000">
        <w:rPr>
          <w:rtl w:val="0"/>
        </w:rPr>
      </w:r>
    </w:p>
    <w:tbl>
      <w:tblPr>
        <w:tblStyle w:val="Table177"/>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4235"/>
        <w:tblGridChange w:id="0">
          <w:tblGrid>
            <w:gridCol w:w="1190"/>
            <w:gridCol w:w="4235"/>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9">
            <w:pPr>
              <w:rPr/>
            </w:pPr>
            <w:r w:rsidDel="00000000" w:rsidR="00000000" w:rsidRPr="00000000">
              <w:rPr>
                <w:rtl w:val="0"/>
              </w:rPr>
              <w:t xml:space="preserve">Tuần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A">
            <w:pPr>
              <w:rPr/>
            </w:pPr>
            <w:r w:rsidDel="00000000" w:rsidR="00000000" w:rsidRPr="00000000">
              <w:rPr>
                <w:rtl w:val="0"/>
              </w:rPr>
              <w:t xml:space="preserve">Tài liệu sinh ra</w:t>
            </w:r>
          </w:p>
        </w:tc>
      </w:tr>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B">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C">
            <w:pPr>
              <w:rPr/>
            </w:pPr>
            <w:r w:rsidDel="00000000" w:rsidR="00000000" w:rsidRPr="00000000">
              <w:rPr>
                <w:rtl w:val="0"/>
              </w:rPr>
              <w:t xml:space="preserve">SRS (Software Requirement Specification)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D">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E">
            <w:pPr>
              <w:rPr/>
            </w:pPr>
            <w:r w:rsidDel="00000000" w:rsidR="00000000" w:rsidRPr="00000000">
              <w:rPr>
                <w:rtl w:val="0"/>
              </w:rPr>
              <w:t xml:space="preserve">Hardware Design Document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1F">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0">
            <w:pPr>
              <w:rPr/>
            </w:pPr>
            <w:r w:rsidDel="00000000" w:rsidR="00000000" w:rsidRPr="00000000">
              <w:rPr>
                <w:rtl w:val="0"/>
              </w:rPr>
              <w:t xml:space="preserve">PCB Review Report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1">
            <w:pP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2">
            <w:pPr>
              <w:rPr/>
            </w:pPr>
            <w:r w:rsidDel="00000000" w:rsidR="00000000" w:rsidRPr="00000000">
              <w:rPr>
                <w:rtl w:val="0"/>
              </w:rPr>
              <w:t xml:space="preserve">Bring-up Checklist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3">
            <w:pP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4">
            <w:pPr>
              <w:rPr/>
            </w:pPr>
            <w:r w:rsidDel="00000000" w:rsidR="00000000" w:rsidRPr="00000000">
              <w:rPr>
                <w:rtl w:val="0"/>
              </w:rPr>
              <w:t xml:space="preserve">Driver Test Report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5">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6">
            <w:pPr>
              <w:rPr/>
            </w:pPr>
            <w:r w:rsidDel="00000000" w:rsidR="00000000" w:rsidRPr="00000000">
              <w:rPr>
                <w:rtl w:val="0"/>
              </w:rPr>
              <w:t xml:space="preserve">Integration Test Plan</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7">
            <w:pP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8">
            <w:pPr>
              <w:rPr/>
            </w:pPr>
            <w:r w:rsidDel="00000000" w:rsidR="00000000" w:rsidRPr="00000000">
              <w:rPr>
                <w:rtl w:val="0"/>
              </w:rPr>
              <w:t xml:space="preserve">Hardware Validation Report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9">
            <w:pPr>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A">
            <w:pPr>
              <w:rPr/>
            </w:pPr>
            <w:r w:rsidDel="00000000" w:rsidR="00000000" w:rsidRPr="00000000">
              <w:rPr>
                <w:rtl w:val="0"/>
              </w:rPr>
              <w:t xml:space="preserve">Reliability Improvement Report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B">
            <w:pPr>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C">
            <w:pPr>
              <w:rPr/>
            </w:pPr>
            <w:r w:rsidDel="00000000" w:rsidR="00000000" w:rsidRPr="00000000">
              <w:rPr>
                <w:rtl w:val="0"/>
              </w:rPr>
              <w:t xml:space="preserve">System Test Report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D">
            <w:pP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2E">
            <w:pPr>
              <w:rPr/>
            </w:pPr>
            <w:r w:rsidDel="00000000" w:rsidR="00000000" w:rsidRPr="00000000">
              <w:rPr>
                <w:rtl w:val="0"/>
              </w:rPr>
              <w:t xml:space="preserve">User Manual + Final Report</w:t>
            </w:r>
          </w:p>
        </w:tc>
      </w:tr>
    </w:tbl>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r>
    </w:p>
    <w:tbl>
      <w:tblPr>
        <w:tblStyle w:val="Table1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6.2647770922234"/>
        <w:gridCol w:w="1737.553446035657"/>
        <w:gridCol w:w="4606.347777312327"/>
        <w:gridCol w:w="1725.3458105834159"/>
        <w:tblGridChange w:id="0">
          <w:tblGrid>
            <w:gridCol w:w="956.2647770922234"/>
            <w:gridCol w:w="1737.553446035657"/>
            <w:gridCol w:w="4606.347777312327"/>
            <w:gridCol w:w="1725.3458105834159"/>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3">
            <w:pPr>
              <w:rPr/>
            </w:pPr>
            <w:r w:rsidDel="00000000" w:rsidR="00000000" w:rsidRPr="00000000">
              <w:rPr>
                <w:rtl w:val="0"/>
              </w:rPr>
              <w:t xml:space="preserve">chi tieets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4">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5">
            <w:pPr>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6">
            <w:pPr>
              <w:rPr/>
            </w:pPr>
            <w:r w:rsidDel="00000000" w:rsidR="00000000" w:rsidRPr="00000000">
              <w:rPr>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7">
            <w:pPr>
              <w:rPr/>
            </w:pPr>
            <w:r w:rsidDel="00000000" w:rsidR="00000000" w:rsidRPr="00000000">
              <w:rPr>
                <w:rtl w:val="0"/>
              </w:rPr>
              <w:t xml:space="preserve">Tuần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8">
            <w:pPr>
              <w:rPr/>
            </w:pPr>
            <w:r w:rsidDel="00000000" w:rsidR="00000000" w:rsidRPr="00000000">
              <w:rPr>
                <w:rtl w:val="0"/>
              </w:rPr>
              <w:t xml:space="preserve">Giai đoạn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9">
            <w:pPr>
              <w:rPr/>
            </w:pPr>
            <w:r w:rsidDel="00000000" w:rsidR="00000000" w:rsidRPr="00000000">
              <w:rPr>
                <w:rtl w:val="0"/>
              </w:rPr>
              <w:t xml:space="preserve">Công việc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A">
            <w:pPr>
              <w:rPr/>
            </w:pPr>
            <w:r w:rsidDel="00000000" w:rsidR="00000000" w:rsidRPr="00000000">
              <w:rPr>
                <w:rtl w:val="0"/>
              </w:rPr>
              <w:t xml:space="preserve">Deliverable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B">
            <w:pPr>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C">
            <w:pPr>
              <w:rPr/>
            </w:pPr>
            <w:r w:rsidDel="00000000" w:rsidR="00000000" w:rsidRPr="00000000">
              <w:rPr>
                <w:rtl w:val="0"/>
              </w:rPr>
              <w:t xml:space="preserve">Requirement Engineering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D">
            <w:pPr>
              <w:rPr/>
            </w:pPr>
            <w:r w:rsidDel="00000000" w:rsidR="00000000" w:rsidRPr="00000000">
              <w:rPr>
                <w:rtl w:val="0"/>
              </w:rPr>
              <w:t xml:space="preserve">5W1H, Stakeholder, Functional &amp; Non-functional Requirement, sơ đồ khối tổng quát, chỉ tiêu kỹ thuật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E">
            <w:pPr>
              <w:rPr/>
            </w:pPr>
            <w:r w:rsidDel="00000000" w:rsidR="00000000" w:rsidRPr="00000000">
              <w:rPr>
                <w:rtl w:val="0"/>
              </w:rPr>
              <w:t xml:space="preserve">SRS v1, Block Diagram v1</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3F">
            <w:pPr>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0">
            <w:pPr>
              <w:rPr/>
            </w:pPr>
            <w:r w:rsidDel="00000000" w:rsidR="00000000" w:rsidRPr="00000000">
              <w:rPr>
                <w:rtl w:val="0"/>
              </w:rPr>
              <w:t xml:space="preserve">System &amp; Hardware Design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1">
            <w:pPr>
              <w:rPr/>
            </w:pPr>
            <w:r w:rsidDel="00000000" w:rsidR="00000000" w:rsidRPr="00000000">
              <w:rPr>
                <w:rtl w:val="0"/>
              </w:rPr>
              <w:t xml:space="preserve">Phân rã sơ đồ khối, chọn linh kiện, so sánh phương án, BOM, sơ đồ nguyên lý</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2">
            <w:pPr>
              <w:rPr/>
            </w:pPr>
            <w:r w:rsidDel="00000000" w:rsidR="00000000" w:rsidRPr="00000000">
              <w:rPr>
                <w:rtl w:val="0"/>
              </w:rPr>
              <w:t xml:space="preserve">BOM v1, Schematic v1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3">
            <w:pPr>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4">
            <w:pPr>
              <w:rPr/>
            </w:pPr>
            <w:r w:rsidDel="00000000" w:rsidR="00000000" w:rsidRPr="00000000">
              <w:rPr>
                <w:rtl w:val="0"/>
              </w:rPr>
              <w:t xml:space="preserve">Giữa kỳ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5">
            <w:pPr>
              <w:rPr/>
            </w:pPr>
            <w:r w:rsidDel="00000000" w:rsidR="00000000" w:rsidRPr="00000000">
              <w:rPr>
                <w:rtl w:val="0"/>
              </w:rPr>
              <w:t xml:space="preserve">Không phát sinh (thi giữa kỳ)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6">
            <w:pPr>
              <w:rPr/>
            </w:pPr>
            <w:r w:rsidDel="00000000" w:rsidR="00000000" w:rsidRPr="00000000">
              <w:rPr>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7">
            <w:pPr>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8">
            <w:pPr>
              <w:rPr/>
            </w:pPr>
            <w:r w:rsidDel="00000000" w:rsidR="00000000" w:rsidRPr="00000000">
              <w:rPr>
                <w:rtl w:val="0"/>
              </w:rPr>
              <w:t xml:space="preserve">PCB Design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9">
            <w:pPr>
              <w:rPr/>
            </w:pPr>
            <w:r w:rsidDel="00000000" w:rsidR="00000000" w:rsidRPr="00000000">
              <w:rPr>
                <w:rtl w:val="0"/>
              </w:rPr>
              <w:t xml:space="preserve">Thiết kế PCB, review PCB, chỉnh sửa PCB, chuẩn bị đặt linh kiện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A">
            <w:pPr>
              <w:rPr/>
            </w:pPr>
            <w:r w:rsidDel="00000000" w:rsidR="00000000" w:rsidRPr="00000000">
              <w:rPr>
                <w:rtl w:val="0"/>
              </w:rPr>
              <w:t xml:space="preserve">PCB Rev1</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B">
            <w:pPr>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C">
            <w:pPr>
              <w:rPr/>
            </w:pPr>
            <w:r w:rsidDel="00000000" w:rsidR="00000000" w:rsidRPr="00000000">
              <w:rPr>
                <w:rtl w:val="0"/>
              </w:rPr>
              <w:t xml:space="preserve">Hardware Bring-up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D">
            <w:pPr>
              <w:rPr/>
            </w:pPr>
            <w:r w:rsidDel="00000000" w:rsidR="00000000" w:rsidRPr="00000000">
              <w:rPr>
                <w:rtl w:val="0"/>
              </w:rPr>
              <w:t xml:space="preserve">Nhận PCB, hàn linh kiện, kiểm tra nguồn, test ESP32, test từng module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E">
            <w:pPr>
              <w:rPr/>
            </w:pPr>
            <w:r w:rsidDel="00000000" w:rsidR="00000000" w:rsidRPr="00000000">
              <w:rPr>
                <w:rtl w:val="0"/>
              </w:rPr>
              <w:t xml:space="preserve">Bring-up Report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4F">
            <w:pP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0">
            <w:pPr>
              <w:rPr/>
            </w:pPr>
            <w:r w:rsidDel="00000000" w:rsidR="00000000" w:rsidRPr="00000000">
              <w:rPr>
                <w:rtl w:val="0"/>
              </w:rPr>
              <w:t xml:space="preserve">Driver Development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1">
            <w:pPr>
              <w:rPr/>
            </w:pPr>
            <w:r w:rsidDel="00000000" w:rsidR="00000000" w:rsidRPr="00000000">
              <w:rPr>
                <w:rtl w:val="0"/>
              </w:rPr>
              <w:t xml:space="preserve">Viết driver cho từng cảm biến, OLED, quạt, buzzer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2">
            <w:pPr>
              <w:rPr/>
            </w:pPr>
            <w:r w:rsidDel="00000000" w:rsidR="00000000" w:rsidRPr="00000000">
              <w:rPr>
                <w:rtl w:val="0"/>
              </w:rPr>
              <w:t xml:space="preserve">Driver Test Report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3">
            <w:pP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4">
            <w:pPr>
              <w:rPr/>
            </w:pPr>
            <w:r w:rsidDel="00000000" w:rsidR="00000000" w:rsidRPr="00000000">
              <w:rPr>
                <w:rtl w:val="0"/>
              </w:rPr>
              <w:t xml:space="preserve">Integration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5">
            <w:pPr>
              <w:rPr/>
            </w:pPr>
            <w:r w:rsidDel="00000000" w:rsidR="00000000" w:rsidRPr="00000000">
              <w:rPr>
                <w:rtl w:val="0"/>
              </w:rPr>
              <w:t xml:space="preserve">Ghép toàn bộ hệ thống, chạy thử, sửa lỗi phần cứng/phần mềm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6">
            <w:pPr>
              <w:rPr/>
            </w:pPr>
            <w:r w:rsidDel="00000000" w:rsidR="00000000" w:rsidRPr="00000000">
              <w:rPr>
                <w:rtl w:val="0"/>
              </w:rPr>
              <w:t xml:space="preserve">Prototype v1</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7">
            <w:pPr>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8">
            <w:pPr>
              <w:rPr/>
            </w:pPr>
            <w:r w:rsidDel="00000000" w:rsidR="00000000" w:rsidRPr="00000000">
              <w:rPr>
                <w:rtl w:val="0"/>
              </w:rPr>
              <w:t xml:space="preserve">Hardware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9">
            <w:pPr>
              <w:rPr/>
            </w:pPr>
            <w:r w:rsidDel="00000000" w:rsidR="00000000" w:rsidRPr="00000000">
              <w:rPr>
                <w:rtl w:val="0"/>
              </w:rPr>
              <w:t xml:space="preserve">Đo điện áp, dòng, kiểm tra bằng VC890+, hiệu chuẩn cảm biến, thu dữ liệu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A">
            <w:pPr>
              <w:rPr/>
            </w:pPr>
            <w:r w:rsidDel="00000000" w:rsidR="00000000" w:rsidRPr="00000000">
              <w:rPr>
                <w:rtl w:val="0"/>
              </w:rPr>
              <w:t xml:space="preserve">Validation Report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B">
            <w:pPr>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C">
            <w:pPr>
              <w:rPr/>
            </w:pPr>
            <w:r w:rsidDel="00000000" w:rsidR="00000000" w:rsidRPr="00000000">
              <w:rPr>
                <w:rtl w:val="0"/>
              </w:rPr>
              <w:t xml:space="preserve">Reliability Improvement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D">
            <w:pPr>
              <w:rPr/>
            </w:pPr>
            <w:r w:rsidDel="00000000" w:rsidR="00000000" w:rsidRPr="00000000">
              <w:rPr>
                <w:rtl w:val="0"/>
              </w:rPr>
              <w:t xml:space="preserve">Refactor code, Logger, Moving Average, Error Handling, Watchdog, Git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E">
            <w:pPr>
              <w:rPr/>
            </w:pPr>
            <w:r w:rsidDel="00000000" w:rsidR="00000000" w:rsidRPr="00000000">
              <w:rPr>
                <w:rtl w:val="0"/>
              </w:rPr>
              <w:t xml:space="preserve">Prototype v2</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5F">
            <w:pPr>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0">
            <w:pPr>
              <w:rPr/>
            </w:pPr>
            <w:r w:rsidDel="00000000" w:rsidR="00000000" w:rsidRPr="00000000">
              <w:rPr>
                <w:rtl w:val="0"/>
              </w:rPr>
              <w:t xml:space="preserve">IoT &amp; Stress Test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1">
            <w:pPr>
              <w:rPr/>
            </w:pPr>
            <w:r w:rsidDel="00000000" w:rsidR="00000000" w:rsidRPr="00000000">
              <w:rPr>
                <w:rtl w:val="0"/>
              </w:rPr>
              <w:t xml:space="preserve">Web Dashboard, kiểm thử dài hạn, thống kê dữ liệu, tối ưu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2">
            <w:pPr>
              <w:rPr/>
            </w:pPr>
            <w:r w:rsidDel="00000000" w:rsidR="00000000" w:rsidRPr="00000000">
              <w:rPr>
                <w:rtl w:val="0"/>
              </w:rPr>
              <w:t xml:space="preserve">Prototype v3</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3">
            <w:pP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4">
            <w:pPr>
              <w:rPr/>
            </w:pPr>
            <w:r w:rsidDel="00000000" w:rsidR="00000000" w:rsidRPr="00000000">
              <w:rPr>
                <w:rtl w:val="0"/>
              </w:rPr>
              <w:t xml:space="preserve">Documentation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5">
            <w:pPr>
              <w:rPr/>
            </w:pPr>
            <w:r w:rsidDel="00000000" w:rsidR="00000000" w:rsidRPr="00000000">
              <w:rPr>
                <w:rtl w:val="0"/>
              </w:rPr>
              <w:t xml:space="preserve">Báo cáo, biểu đồ, phân tích dữ liệu, User Manual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6">
            <w:pPr>
              <w:rPr/>
            </w:pPr>
            <w:r w:rsidDel="00000000" w:rsidR="00000000" w:rsidRPr="00000000">
              <w:rPr>
                <w:rtl w:val="0"/>
              </w:rPr>
              <w:t xml:space="preserve">Report Draft</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7">
            <w:pP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8">
            <w:pPr>
              <w:rPr/>
            </w:pPr>
            <w:r w:rsidDel="00000000" w:rsidR="00000000" w:rsidRPr="00000000">
              <w:rPr>
                <w:rtl w:val="0"/>
              </w:rPr>
              <w:t xml:space="preserve">Final Presentation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9">
            <w:pPr>
              <w:rPr/>
            </w:pPr>
            <w:r w:rsidDel="00000000" w:rsidR="00000000" w:rsidRPr="00000000">
              <w:rPr>
                <w:rtl w:val="0"/>
              </w:rPr>
              <w:t xml:space="preserve">Slide, video demo, phản biện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66A">
            <w:pPr>
              <w:rPr/>
            </w:pPr>
            <w:r w:rsidDel="00000000" w:rsidR="00000000" w:rsidRPr="00000000">
              <w:rPr>
                <w:rtl w:val="0"/>
              </w:rPr>
              <w:t xml:space="preserve">Final Project</w:t>
            </w:r>
          </w:p>
        </w:tc>
      </w:tr>
    </w:tbl>
    <w:p w:rsidR="00000000" w:rsidDel="00000000" w:rsidP="00000000" w:rsidRDefault="00000000" w:rsidRPr="00000000" w14:paraId="0000166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doi.org/10.1016/j.jclepro.2023.136825" TargetMode="External"/><Relationship Id="rId20" Type="http://schemas.openxmlformats.org/officeDocument/2006/relationships/image" Target="media/image16.png"/><Relationship Id="rId42" Type="http://schemas.openxmlformats.org/officeDocument/2006/relationships/hyperlink" Target="https://randomnerdtutorials.com/esp32-data-logging-temperature-to-microsd-card/" TargetMode="External"/><Relationship Id="rId41" Type="http://schemas.openxmlformats.org/officeDocument/2006/relationships/hyperlink" Target="https://www.google.com/search?q=https://doi.org/10.3390/app13010415" TargetMode="External"/><Relationship Id="rId22" Type="http://schemas.openxmlformats.org/officeDocument/2006/relationships/image" Target="media/image18.png"/><Relationship Id="rId44" Type="http://schemas.openxmlformats.org/officeDocument/2006/relationships/hyperlink" Target="https://makeradvisor.com/" TargetMode="External"/><Relationship Id="rId21" Type="http://schemas.openxmlformats.org/officeDocument/2006/relationships/image" Target="media/image23.png"/><Relationship Id="rId43" Type="http://schemas.openxmlformats.org/officeDocument/2006/relationships/hyperlink" Target="https://www.google.com/search?q=https://randomnerdtutorials.com/esp32-bme280-sensor-arduino-ide-i2c-spi/" TargetMode="External"/><Relationship Id="rId24" Type="http://schemas.openxmlformats.org/officeDocument/2006/relationships/image" Target="media/image6.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9.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0.png"/><Relationship Id="rId7" Type="http://schemas.openxmlformats.org/officeDocument/2006/relationships/image" Target="media/image2.png"/><Relationship Id="rId8" Type="http://schemas.openxmlformats.org/officeDocument/2006/relationships/image" Target="media/image14.png"/><Relationship Id="rId31" Type="http://schemas.openxmlformats.org/officeDocument/2006/relationships/hyperlink" Target="https://www.google.com/search?q=https://download.kamami.pl/p564009-p564009-PMS7003%2520series%2520data%2520manua_English_V2.5.pdf" TargetMode="External"/><Relationship Id="rId30" Type="http://schemas.openxmlformats.org/officeDocument/2006/relationships/hyperlink" Target="https://www.espressif.com/sites/default/files/documentation/esp32-wroom-32_datasheet_en.pdf" TargetMode="External"/><Relationship Id="rId11" Type="http://schemas.openxmlformats.org/officeDocument/2006/relationships/image" Target="media/image10.png"/><Relationship Id="rId33" Type="http://schemas.openxmlformats.org/officeDocument/2006/relationships/hyperlink" Target="https://www.winsen-sensor.com/d/files/infrared-gas-sensor/mh-z19b-co2-ver1_0.pdf" TargetMode="External"/><Relationship Id="rId10" Type="http://schemas.openxmlformats.org/officeDocument/2006/relationships/image" Target="media/image5.png"/><Relationship Id="rId32" Type="http://schemas.openxmlformats.org/officeDocument/2006/relationships/hyperlink" Target="https://www.bosch-sensortec.com/media/boschsensortec/downloads/datasheets/bst-bme280-ds002.pdf" TargetMode="External"/><Relationship Id="rId13" Type="http://schemas.openxmlformats.org/officeDocument/2006/relationships/image" Target="media/image13.png"/><Relationship Id="rId35" Type="http://schemas.openxmlformats.org/officeDocument/2006/relationships/hyperlink" Target="https://www.google.com/search?q=https://monre.gov.vn/" TargetMode="External"/><Relationship Id="rId12" Type="http://schemas.openxmlformats.org/officeDocument/2006/relationships/image" Target="media/image7.png"/><Relationship Id="rId34" Type="http://schemas.openxmlformats.org/officeDocument/2006/relationships/hyperlink" Target="https://cdn-shop.adafruit.com/datasheets/SSD1306.pdf" TargetMode="External"/><Relationship Id="rId15" Type="http://schemas.openxmlformats.org/officeDocument/2006/relationships/image" Target="media/image8.png"/><Relationship Id="rId37" Type="http://schemas.openxmlformats.org/officeDocument/2006/relationships/hyperlink" Target="https://www.who.int/publications/i/item/9789240034228" TargetMode="External"/><Relationship Id="rId14" Type="http://schemas.openxmlformats.org/officeDocument/2006/relationships/image" Target="media/image15.png"/><Relationship Id="rId36" Type="http://schemas.openxmlformats.org/officeDocument/2006/relationships/hyperlink" Target="https://www.google.com/search?q=https://www.epa.gov/sites/default/files/2014-05/documents/aqi_rg.pdf" TargetMode="External"/><Relationship Id="rId17" Type="http://schemas.openxmlformats.org/officeDocument/2006/relationships/image" Target="media/image21.png"/><Relationship Id="rId39" Type="http://schemas.openxmlformats.org/officeDocument/2006/relationships/hyperlink" Target="https://doi.org/10.3390/s23052731" TargetMode="External"/><Relationship Id="rId16" Type="http://schemas.openxmlformats.org/officeDocument/2006/relationships/image" Target="media/image17.png"/><Relationship Id="rId38" Type="http://schemas.openxmlformats.org/officeDocument/2006/relationships/hyperlink" Target="https://doi.org/10.3390/s18103249" TargetMode="External"/><Relationship Id="rId19" Type="http://schemas.openxmlformats.org/officeDocument/2006/relationships/image" Target="media/image19.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